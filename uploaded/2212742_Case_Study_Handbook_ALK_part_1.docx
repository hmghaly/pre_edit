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AFA7D" w14:textId="77777777" w:rsidR="00A9382E" w:rsidRPr="00D97E22" w:rsidRDefault="00A9382E" w:rsidP="004C3845">
      <w:pPr>
        <w:jc w:val="both"/>
        <w:rPr>
          <w:rFonts w:asciiTheme="majorHAnsi" w:hAnsiTheme="majorHAnsi" w:cstheme="majorHAnsi"/>
          <w:b/>
          <w:bCs/>
          <w:color w:val="2E74B5" w:themeColor="accent5" w:themeShade="BF"/>
          <w:sz w:val="52"/>
          <w:szCs w:val="52"/>
          <w:lang w:val="en-GB"/>
        </w:rPr>
      </w:pPr>
    </w:p>
    <w:p w14:paraId="6CD83549" w14:textId="5718E96C" w:rsidR="00A9382E" w:rsidRPr="00287AFC" w:rsidRDefault="00A9382E" w:rsidP="004C3845">
      <w:pPr>
        <w:jc w:val="both"/>
        <w:rPr>
          <w:rFonts w:asciiTheme="majorHAnsi" w:hAnsiTheme="majorHAnsi" w:cstheme="majorHAnsi"/>
          <w:b/>
          <w:bCs/>
          <w:color w:val="2E74B5" w:themeColor="accent5" w:themeShade="BF"/>
          <w:sz w:val="52"/>
          <w:szCs w:val="52"/>
          <w:lang w:val="en-GB"/>
        </w:rPr>
      </w:pPr>
    </w:p>
    <w:p w14:paraId="71BFB2B7" w14:textId="42323514" w:rsidR="003B71F2" w:rsidRPr="00287AFC" w:rsidRDefault="003B71F2" w:rsidP="004C3845">
      <w:pPr>
        <w:jc w:val="both"/>
        <w:rPr>
          <w:rFonts w:asciiTheme="majorHAnsi" w:hAnsiTheme="majorHAnsi" w:cstheme="majorHAnsi"/>
          <w:b/>
          <w:bCs/>
          <w:color w:val="2E74B5" w:themeColor="accent5" w:themeShade="BF"/>
          <w:sz w:val="52"/>
          <w:szCs w:val="52"/>
          <w:lang w:val="en-GB"/>
        </w:rPr>
      </w:pPr>
    </w:p>
    <w:p w14:paraId="1B2B1F6D" w14:textId="6E12D595" w:rsidR="003B71F2" w:rsidRPr="00287AFC" w:rsidRDefault="003B71F2" w:rsidP="004C3845">
      <w:pPr>
        <w:jc w:val="both"/>
        <w:rPr>
          <w:rFonts w:asciiTheme="majorHAnsi" w:hAnsiTheme="majorHAnsi" w:cstheme="majorHAnsi"/>
          <w:b/>
          <w:bCs/>
          <w:color w:val="2E74B5" w:themeColor="accent5" w:themeShade="BF"/>
          <w:sz w:val="52"/>
          <w:szCs w:val="52"/>
          <w:lang w:val="en-GB"/>
        </w:rPr>
      </w:pPr>
    </w:p>
    <w:p w14:paraId="6398A6DE" w14:textId="77777777" w:rsidR="003B71F2" w:rsidRPr="00287AFC" w:rsidRDefault="003B71F2" w:rsidP="004C3845">
      <w:pPr>
        <w:jc w:val="both"/>
        <w:rPr>
          <w:rFonts w:asciiTheme="majorHAnsi" w:hAnsiTheme="majorHAnsi" w:cstheme="majorHAnsi"/>
          <w:b/>
          <w:bCs/>
          <w:color w:val="2E74B5" w:themeColor="accent5" w:themeShade="BF"/>
          <w:sz w:val="52"/>
          <w:szCs w:val="52"/>
          <w:lang w:val="en-GB"/>
        </w:rPr>
      </w:pPr>
    </w:p>
    <w:p w14:paraId="1B678DBE" w14:textId="77777777" w:rsidR="003B71F2" w:rsidRPr="002B7818" w:rsidRDefault="003B71F2" w:rsidP="003B71F2">
      <w:pPr>
        <w:rPr>
          <w:rFonts w:asciiTheme="majorHAnsi" w:hAnsiTheme="majorHAnsi" w:cstheme="majorHAnsi"/>
          <w:color w:val="2F5496" w:themeColor="accent1" w:themeShade="BF"/>
          <w:lang w:val="en-GB"/>
        </w:rPr>
      </w:pPr>
    </w:p>
    <w:p w14:paraId="6EB57F32" w14:textId="77777777" w:rsidR="003B71F2" w:rsidRPr="002E20A3" w:rsidRDefault="003B71F2" w:rsidP="003B71F2">
      <w:pPr>
        <w:rPr>
          <w:rFonts w:asciiTheme="majorHAnsi" w:hAnsiTheme="majorHAnsi" w:cstheme="majorHAnsi"/>
          <w:b/>
          <w:bCs/>
          <w:color w:val="2F5496" w:themeColor="accent1" w:themeShade="BF"/>
          <w:sz w:val="24"/>
          <w:szCs w:val="24"/>
          <w:lang w:val="en-GB"/>
        </w:rPr>
      </w:pPr>
      <w:commentRangeStart w:id="0"/>
      <w:r w:rsidRPr="002E20A3">
        <w:rPr>
          <w:rFonts w:asciiTheme="majorHAnsi" w:hAnsiTheme="majorHAnsi" w:cstheme="majorHAnsi"/>
          <w:b/>
          <w:bCs/>
          <w:color w:val="2F5496" w:themeColor="accent1" w:themeShade="BF"/>
          <w:sz w:val="24"/>
          <w:szCs w:val="24"/>
          <w:lang w:val="en-GB"/>
        </w:rPr>
        <w:t>UNITED NATIONS</w:t>
      </w:r>
      <w:commentRangeEnd w:id="0"/>
      <w:r w:rsidR="001F1452">
        <w:rPr>
          <w:rStyle w:val="CommentReference"/>
        </w:rPr>
        <w:commentReference w:id="0"/>
      </w:r>
    </w:p>
    <w:p w14:paraId="43DDA4D0" w14:textId="558E67A2" w:rsidR="003B71F2" w:rsidRPr="002E20A3" w:rsidRDefault="003B71F2" w:rsidP="003B71F2">
      <w:pPr>
        <w:rPr>
          <w:rFonts w:asciiTheme="majorHAnsi" w:hAnsiTheme="majorHAnsi" w:cstheme="majorHAnsi"/>
          <w:b/>
          <w:bCs/>
          <w:color w:val="2F5496" w:themeColor="accent1" w:themeShade="BF"/>
          <w:sz w:val="32"/>
          <w:szCs w:val="32"/>
          <w:lang w:val="en-GB"/>
        </w:rPr>
      </w:pPr>
      <w:r w:rsidRPr="002E20A3">
        <w:rPr>
          <w:rFonts w:asciiTheme="majorHAnsi" w:hAnsiTheme="majorHAnsi" w:cstheme="majorHAnsi"/>
          <w:b/>
          <w:bCs/>
          <w:color w:val="2F5496" w:themeColor="accent1" w:themeShade="BF"/>
          <w:sz w:val="32"/>
          <w:szCs w:val="32"/>
          <w:lang w:val="en-GB"/>
        </w:rPr>
        <w:t>CASE</w:t>
      </w:r>
      <w:del w:id="1" w:author="Author" w:date="2023-04-14T09:33:00Z">
        <w:r w:rsidRPr="002E20A3" w:rsidDel="001F1452">
          <w:rPr>
            <w:rFonts w:asciiTheme="majorHAnsi" w:hAnsiTheme="majorHAnsi" w:cstheme="majorHAnsi"/>
            <w:b/>
            <w:bCs/>
            <w:color w:val="2F5496" w:themeColor="accent1" w:themeShade="BF"/>
            <w:sz w:val="32"/>
            <w:szCs w:val="32"/>
            <w:lang w:val="en-GB"/>
          </w:rPr>
          <w:delText>-</w:delText>
        </w:r>
      </w:del>
      <w:ins w:id="2" w:author="Author" w:date="2023-04-14T09:33:00Z">
        <w:r w:rsidR="001F1452">
          <w:rPr>
            <w:rFonts w:asciiTheme="majorHAnsi" w:hAnsiTheme="majorHAnsi" w:cstheme="majorHAnsi"/>
            <w:b/>
            <w:bCs/>
            <w:color w:val="2F5496" w:themeColor="accent1" w:themeShade="BF"/>
            <w:sz w:val="32"/>
            <w:szCs w:val="32"/>
            <w:lang w:val="en-GB"/>
          </w:rPr>
          <w:t xml:space="preserve"> </w:t>
        </w:r>
      </w:ins>
      <w:r w:rsidRPr="002E20A3">
        <w:rPr>
          <w:rFonts w:asciiTheme="majorHAnsi" w:hAnsiTheme="majorHAnsi" w:cstheme="majorHAnsi"/>
          <w:b/>
          <w:bCs/>
          <w:color w:val="2F5496" w:themeColor="accent1" w:themeShade="BF"/>
          <w:sz w:val="32"/>
          <w:szCs w:val="32"/>
          <w:lang w:val="en-GB"/>
        </w:rPr>
        <w:t xml:space="preserve">STUDY HANDBOOK ON </w:t>
      </w:r>
    </w:p>
    <w:p w14:paraId="29089EF3" w14:textId="77777777" w:rsidR="003B71F2" w:rsidRPr="002E20A3" w:rsidRDefault="003B71F2" w:rsidP="003B71F2">
      <w:pPr>
        <w:rPr>
          <w:rFonts w:asciiTheme="majorHAnsi" w:hAnsiTheme="majorHAnsi" w:cstheme="majorHAnsi"/>
          <w:b/>
          <w:bCs/>
          <w:color w:val="2F5496" w:themeColor="accent1" w:themeShade="BF"/>
          <w:sz w:val="32"/>
          <w:szCs w:val="32"/>
          <w:lang w:val="en-GB"/>
        </w:rPr>
      </w:pPr>
      <w:r w:rsidRPr="002E20A3">
        <w:rPr>
          <w:rFonts w:asciiTheme="majorHAnsi" w:hAnsiTheme="majorHAnsi" w:cstheme="majorHAnsi"/>
          <w:b/>
          <w:bCs/>
          <w:color w:val="2F5496" w:themeColor="accent1" w:themeShade="BF"/>
          <w:sz w:val="32"/>
          <w:szCs w:val="32"/>
          <w:lang w:val="en-GB"/>
        </w:rPr>
        <w:t xml:space="preserve">GENDER, PEACE AND SECURITY </w:t>
      </w:r>
    </w:p>
    <w:p w14:paraId="4AC68C85" w14:textId="7E4F14DC" w:rsidR="003B71F2" w:rsidRPr="002E20A3" w:rsidRDefault="003B71F2" w:rsidP="003B71F2">
      <w:pPr>
        <w:rPr>
          <w:rFonts w:asciiTheme="majorHAnsi" w:hAnsiTheme="majorHAnsi" w:cstheme="majorHAnsi"/>
          <w:b/>
          <w:bCs/>
          <w:color w:val="2F5496" w:themeColor="accent1" w:themeShade="BF"/>
          <w:sz w:val="24"/>
          <w:szCs w:val="24"/>
          <w:lang w:val="en-GB"/>
        </w:rPr>
      </w:pPr>
      <w:r w:rsidRPr="002E20A3">
        <w:rPr>
          <w:rFonts w:asciiTheme="majorHAnsi" w:hAnsiTheme="majorHAnsi" w:cstheme="majorHAnsi"/>
          <w:b/>
          <w:bCs/>
          <w:color w:val="2F5496" w:themeColor="accent1" w:themeShade="BF"/>
          <w:sz w:val="24"/>
          <w:szCs w:val="24"/>
          <w:lang w:val="en-GB"/>
        </w:rPr>
        <w:t xml:space="preserve">for </w:t>
      </w:r>
      <w:del w:id="3" w:author="Author" w:date="2023-02-16T17:12:00Z">
        <w:r w:rsidRPr="002E20A3" w:rsidDel="00A006F6">
          <w:rPr>
            <w:rFonts w:asciiTheme="majorHAnsi" w:hAnsiTheme="majorHAnsi" w:cstheme="majorHAnsi"/>
            <w:b/>
            <w:bCs/>
            <w:color w:val="2F5496" w:themeColor="accent1" w:themeShade="BF"/>
            <w:sz w:val="24"/>
            <w:szCs w:val="24"/>
            <w:lang w:val="en-GB"/>
          </w:rPr>
          <w:delText>UN</w:delText>
        </w:r>
      </w:del>
      <w:ins w:id="4" w:author="Author" w:date="2023-02-16T17:12:00Z">
        <w:r w:rsidR="00A006F6">
          <w:rPr>
            <w:rFonts w:asciiTheme="majorHAnsi" w:hAnsiTheme="majorHAnsi" w:cstheme="majorHAnsi"/>
            <w:b/>
            <w:bCs/>
            <w:color w:val="2F5496" w:themeColor="accent1" w:themeShade="BF"/>
            <w:sz w:val="24"/>
            <w:szCs w:val="24"/>
            <w:lang w:val="en-GB"/>
          </w:rPr>
          <w:t>United Nations</w:t>
        </w:r>
      </w:ins>
      <w:r w:rsidRPr="002E20A3">
        <w:rPr>
          <w:rFonts w:asciiTheme="majorHAnsi" w:hAnsiTheme="majorHAnsi" w:cstheme="majorHAnsi"/>
          <w:b/>
          <w:bCs/>
          <w:color w:val="2F5496" w:themeColor="accent1" w:themeShade="BF"/>
          <w:sz w:val="24"/>
          <w:szCs w:val="24"/>
          <w:lang w:val="en-GB"/>
        </w:rPr>
        <w:t xml:space="preserve"> Infantry Battalions in </w:t>
      </w:r>
      <w:del w:id="5" w:author="Author" w:date="2023-04-13T22:02:00Z">
        <w:r w:rsidRPr="002E20A3" w:rsidDel="009D2C87">
          <w:rPr>
            <w:rFonts w:asciiTheme="majorHAnsi" w:hAnsiTheme="majorHAnsi" w:cstheme="majorHAnsi"/>
            <w:b/>
            <w:bCs/>
            <w:color w:val="2F5496" w:themeColor="accent1" w:themeShade="BF"/>
            <w:sz w:val="24"/>
            <w:szCs w:val="24"/>
            <w:lang w:val="en-GB"/>
          </w:rPr>
          <w:delText>P</w:delText>
        </w:r>
      </w:del>
      <w:ins w:id="6" w:author="Author" w:date="2023-04-13T22:02:00Z">
        <w:r w:rsidR="009D2C87">
          <w:rPr>
            <w:rFonts w:asciiTheme="majorHAnsi" w:hAnsiTheme="majorHAnsi" w:cstheme="majorHAnsi"/>
            <w:b/>
            <w:bCs/>
            <w:color w:val="2F5496" w:themeColor="accent1" w:themeShade="BF"/>
            <w:sz w:val="24"/>
            <w:szCs w:val="24"/>
            <w:lang w:val="en-GB"/>
          </w:rPr>
          <w:t>p</w:t>
        </w:r>
      </w:ins>
      <w:r w:rsidRPr="002E20A3">
        <w:rPr>
          <w:rFonts w:asciiTheme="majorHAnsi" w:hAnsiTheme="majorHAnsi" w:cstheme="majorHAnsi"/>
          <w:b/>
          <w:bCs/>
          <w:color w:val="2F5496" w:themeColor="accent1" w:themeShade="BF"/>
          <w:sz w:val="24"/>
          <w:szCs w:val="24"/>
          <w:lang w:val="en-GB"/>
        </w:rPr>
        <w:t xml:space="preserve">eace </w:t>
      </w:r>
      <w:del w:id="7" w:author="Author" w:date="2023-04-13T22:02:00Z">
        <w:r w:rsidRPr="002E20A3" w:rsidDel="009D2C87">
          <w:rPr>
            <w:rFonts w:asciiTheme="majorHAnsi" w:hAnsiTheme="majorHAnsi" w:cstheme="majorHAnsi"/>
            <w:b/>
            <w:bCs/>
            <w:color w:val="2F5496" w:themeColor="accent1" w:themeShade="BF"/>
            <w:sz w:val="24"/>
            <w:szCs w:val="24"/>
            <w:lang w:val="en-GB"/>
          </w:rPr>
          <w:delText>O</w:delText>
        </w:r>
      </w:del>
      <w:ins w:id="8" w:author="Author" w:date="2023-04-13T22:02:00Z">
        <w:r w:rsidR="009D2C87">
          <w:rPr>
            <w:rFonts w:asciiTheme="majorHAnsi" w:hAnsiTheme="majorHAnsi" w:cstheme="majorHAnsi"/>
            <w:b/>
            <w:bCs/>
            <w:color w:val="2F5496" w:themeColor="accent1" w:themeShade="BF"/>
            <w:sz w:val="24"/>
            <w:szCs w:val="24"/>
            <w:lang w:val="en-GB"/>
          </w:rPr>
          <w:t>o</w:t>
        </w:r>
      </w:ins>
      <w:r w:rsidRPr="002E20A3">
        <w:rPr>
          <w:rFonts w:asciiTheme="majorHAnsi" w:hAnsiTheme="majorHAnsi" w:cstheme="majorHAnsi"/>
          <w:b/>
          <w:bCs/>
          <w:color w:val="2F5496" w:themeColor="accent1" w:themeShade="BF"/>
          <w:sz w:val="24"/>
          <w:szCs w:val="24"/>
          <w:lang w:val="en-GB"/>
        </w:rPr>
        <w:t xml:space="preserve">perations and </w:t>
      </w:r>
      <w:del w:id="9" w:author="Author" w:date="2023-04-13T22:02:00Z">
        <w:r w:rsidRPr="002E20A3" w:rsidDel="009D2C87">
          <w:rPr>
            <w:rFonts w:asciiTheme="majorHAnsi" w:hAnsiTheme="majorHAnsi" w:cstheme="majorHAnsi"/>
            <w:b/>
            <w:bCs/>
            <w:color w:val="2F5496" w:themeColor="accent1" w:themeShade="BF"/>
            <w:sz w:val="24"/>
            <w:szCs w:val="24"/>
            <w:lang w:val="en-GB"/>
          </w:rPr>
          <w:delText>O</w:delText>
        </w:r>
      </w:del>
      <w:ins w:id="10" w:author="Author" w:date="2023-04-13T22:02:00Z">
        <w:r w:rsidR="009D2C87">
          <w:rPr>
            <w:rFonts w:asciiTheme="majorHAnsi" w:hAnsiTheme="majorHAnsi" w:cstheme="majorHAnsi"/>
            <w:b/>
            <w:bCs/>
            <w:color w:val="2F5496" w:themeColor="accent1" w:themeShade="BF"/>
            <w:sz w:val="24"/>
            <w:szCs w:val="24"/>
            <w:lang w:val="en-GB"/>
          </w:rPr>
          <w:t>o</w:t>
        </w:r>
      </w:ins>
      <w:r w:rsidRPr="002E20A3">
        <w:rPr>
          <w:rFonts w:asciiTheme="majorHAnsi" w:hAnsiTheme="majorHAnsi" w:cstheme="majorHAnsi"/>
          <w:b/>
          <w:bCs/>
          <w:color w:val="2F5496" w:themeColor="accent1" w:themeShade="BF"/>
          <w:sz w:val="24"/>
          <w:szCs w:val="24"/>
          <w:lang w:val="en-GB"/>
        </w:rPr>
        <w:t xml:space="preserve">ther </w:t>
      </w:r>
      <w:del w:id="11" w:author="Author" w:date="2023-04-13T22:02:00Z">
        <w:r w:rsidRPr="002E20A3" w:rsidDel="009D2C87">
          <w:rPr>
            <w:rFonts w:asciiTheme="majorHAnsi" w:hAnsiTheme="majorHAnsi" w:cstheme="majorHAnsi"/>
            <w:b/>
            <w:bCs/>
            <w:color w:val="2F5496" w:themeColor="accent1" w:themeShade="BF"/>
            <w:sz w:val="24"/>
            <w:szCs w:val="24"/>
            <w:lang w:val="en-GB"/>
          </w:rPr>
          <w:delText>M</w:delText>
        </w:r>
      </w:del>
      <w:ins w:id="12" w:author="Author" w:date="2023-04-13T22:02:00Z">
        <w:r w:rsidR="009D2C87">
          <w:rPr>
            <w:rFonts w:asciiTheme="majorHAnsi" w:hAnsiTheme="majorHAnsi" w:cstheme="majorHAnsi"/>
            <w:b/>
            <w:bCs/>
            <w:color w:val="2F5496" w:themeColor="accent1" w:themeShade="BF"/>
            <w:sz w:val="24"/>
            <w:szCs w:val="24"/>
            <w:lang w:val="en-GB"/>
          </w:rPr>
          <w:t>m</w:t>
        </w:r>
      </w:ins>
      <w:r w:rsidRPr="002E20A3">
        <w:rPr>
          <w:rFonts w:asciiTheme="majorHAnsi" w:hAnsiTheme="majorHAnsi" w:cstheme="majorHAnsi"/>
          <w:b/>
          <w:bCs/>
          <w:color w:val="2F5496" w:themeColor="accent1" w:themeShade="BF"/>
          <w:sz w:val="24"/>
          <w:szCs w:val="24"/>
          <w:lang w:val="en-GB"/>
        </w:rPr>
        <w:t xml:space="preserve">ilitary </w:t>
      </w:r>
      <w:del w:id="13" w:author="Author" w:date="2023-04-13T22:02:00Z">
        <w:r w:rsidRPr="002E20A3" w:rsidDel="009D2C87">
          <w:rPr>
            <w:rFonts w:asciiTheme="majorHAnsi" w:hAnsiTheme="majorHAnsi" w:cstheme="majorHAnsi"/>
            <w:b/>
            <w:bCs/>
            <w:color w:val="2F5496" w:themeColor="accent1" w:themeShade="BF"/>
            <w:sz w:val="24"/>
            <w:szCs w:val="24"/>
            <w:lang w:val="en-GB"/>
          </w:rPr>
          <w:delText>P</w:delText>
        </w:r>
      </w:del>
      <w:ins w:id="14" w:author="Author" w:date="2023-04-13T22:02:00Z">
        <w:r w:rsidR="009D2C87">
          <w:rPr>
            <w:rFonts w:asciiTheme="majorHAnsi" w:hAnsiTheme="majorHAnsi" w:cstheme="majorHAnsi"/>
            <w:b/>
            <w:bCs/>
            <w:color w:val="2F5496" w:themeColor="accent1" w:themeShade="BF"/>
            <w:sz w:val="24"/>
            <w:szCs w:val="24"/>
            <w:lang w:val="en-GB"/>
          </w:rPr>
          <w:t>p</w:t>
        </w:r>
      </w:ins>
      <w:r w:rsidRPr="002E20A3">
        <w:rPr>
          <w:rFonts w:asciiTheme="majorHAnsi" w:hAnsiTheme="majorHAnsi" w:cstheme="majorHAnsi"/>
          <w:b/>
          <w:bCs/>
          <w:color w:val="2F5496" w:themeColor="accent1" w:themeShade="BF"/>
          <w:sz w:val="24"/>
          <w:szCs w:val="24"/>
          <w:lang w:val="en-GB"/>
        </w:rPr>
        <w:t>ersonnel</w:t>
      </w:r>
      <w:r w:rsidRPr="002E20A3">
        <w:rPr>
          <w:rFonts w:asciiTheme="majorHAnsi" w:hAnsiTheme="majorHAnsi" w:cstheme="majorHAnsi"/>
          <w:b/>
          <w:bCs/>
          <w:sz w:val="32"/>
          <w:szCs w:val="32"/>
          <w:lang w:val="en-GB"/>
        </w:rPr>
        <w:tab/>
      </w:r>
    </w:p>
    <w:p w14:paraId="3E09A5A8"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1324E19F"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08F03E19"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038AF471"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04D03EBD"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4403882A"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568B933D"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439C7F26" w14:textId="77777777" w:rsidR="003B71F2" w:rsidRPr="002E20A3" w:rsidRDefault="003B71F2" w:rsidP="003B71F2">
      <w:pPr>
        <w:rPr>
          <w:rFonts w:asciiTheme="majorHAnsi" w:hAnsiTheme="majorHAnsi" w:cstheme="majorHAnsi"/>
          <w:color w:val="2F5496" w:themeColor="accent1" w:themeShade="BF"/>
          <w:sz w:val="18"/>
          <w:szCs w:val="18"/>
          <w:lang w:val="en-GB"/>
        </w:rPr>
      </w:pPr>
    </w:p>
    <w:p w14:paraId="51ECA9C2" w14:textId="54AC04E5" w:rsidR="003B71F2" w:rsidRPr="002E20A3" w:rsidRDefault="003B71F2" w:rsidP="003B71F2">
      <w:pPr>
        <w:rPr>
          <w:rFonts w:asciiTheme="majorHAnsi" w:hAnsiTheme="majorHAnsi" w:cstheme="majorHAnsi"/>
          <w:color w:val="2F5496" w:themeColor="accent1" w:themeShade="BF"/>
          <w:sz w:val="18"/>
          <w:szCs w:val="18"/>
          <w:lang w:val="en-GB"/>
        </w:rPr>
      </w:pPr>
    </w:p>
    <w:p w14:paraId="6644B91A" w14:textId="3C6CB67A" w:rsidR="003B71F2" w:rsidRPr="002E20A3" w:rsidRDefault="003B71F2" w:rsidP="003B71F2">
      <w:pPr>
        <w:rPr>
          <w:rFonts w:asciiTheme="majorHAnsi" w:hAnsiTheme="majorHAnsi" w:cstheme="majorHAnsi"/>
          <w:color w:val="2F5496" w:themeColor="accent1" w:themeShade="BF"/>
          <w:sz w:val="18"/>
          <w:szCs w:val="18"/>
          <w:lang w:val="en-GB"/>
        </w:rPr>
      </w:pPr>
    </w:p>
    <w:p w14:paraId="31A146AE" w14:textId="4DCBB8D2" w:rsidR="003B71F2" w:rsidRPr="002E20A3" w:rsidRDefault="003B71F2" w:rsidP="003B71F2">
      <w:pPr>
        <w:rPr>
          <w:rFonts w:asciiTheme="majorHAnsi" w:hAnsiTheme="majorHAnsi" w:cstheme="majorHAnsi"/>
          <w:color w:val="2F5496" w:themeColor="accent1" w:themeShade="BF"/>
          <w:sz w:val="18"/>
          <w:szCs w:val="18"/>
          <w:lang w:val="en-GB"/>
        </w:rPr>
      </w:pPr>
    </w:p>
    <w:p w14:paraId="1B7E3C57" w14:textId="43476253" w:rsidR="003B71F2" w:rsidRPr="002E20A3" w:rsidRDefault="003B71F2" w:rsidP="003B71F2">
      <w:pPr>
        <w:rPr>
          <w:rFonts w:asciiTheme="majorHAnsi" w:hAnsiTheme="majorHAnsi" w:cstheme="majorHAnsi"/>
          <w:color w:val="2F5496" w:themeColor="accent1" w:themeShade="BF"/>
          <w:sz w:val="18"/>
          <w:szCs w:val="18"/>
          <w:lang w:val="en-GB"/>
        </w:rPr>
      </w:pPr>
    </w:p>
    <w:p w14:paraId="2493E68A" w14:textId="26378683" w:rsidR="003B71F2" w:rsidRPr="002E20A3" w:rsidRDefault="003B71F2" w:rsidP="003B71F2">
      <w:pPr>
        <w:rPr>
          <w:rFonts w:asciiTheme="majorHAnsi" w:hAnsiTheme="majorHAnsi" w:cstheme="majorHAnsi"/>
          <w:color w:val="2F5496" w:themeColor="accent1" w:themeShade="BF"/>
          <w:sz w:val="18"/>
          <w:szCs w:val="18"/>
          <w:lang w:val="en-GB"/>
        </w:rPr>
      </w:pPr>
    </w:p>
    <w:p w14:paraId="436019BA"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132F35B8" w14:textId="77777777" w:rsidR="003B71F2" w:rsidRPr="002E20A3" w:rsidRDefault="003B71F2" w:rsidP="003B71F2">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1</w:t>
      </w:r>
      <w:r w:rsidRPr="002E20A3">
        <w:rPr>
          <w:rFonts w:asciiTheme="majorHAnsi" w:hAnsiTheme="majorHAnsi" w:cstheme="majorHAnsi"/>
          <w:color w:val="2F5496" w:themeColor="accent1" w:themeShade="BF"/>
          <w:sz w:val="24"/>
          <w:szCs w:val="24"/>
          <w:vertAlign w:val="superscript"/>
          <w:lang w:val="en-GB"/>
        </w:rPr>
        <w:t>st</w:t>
      </w:r>
      <w:r w:rsidRPr="002E20A3">
        <w:rPr>
          <w:rFonts w:asciiTheme="majorHAnsi" w:hAnsiTheme="majorHAnsi" w:cstheme="majorHAnsi"/>
          <w:color w:val="2F5496" w:themeColor="accent1" w:themeShade="BF"/>
          <w:sz w:val="24"/>
          <w:szCs w:val="24"/>
          <w:lang w:val="en-GB"/>
        </w:rPr>
        <w:t xml:space="preserve"> edition</w:t>
      </w:r>
    </w:p>
    <w:p w14:paraId="152C8B5E" w14:textId="079862B4" w:rsidR="002878FD" w:rsidRPr="002E20A3" w:rsidRDefault="003B71F2" w:rsidP="003B71F2">
      <w:pPr>
        <w:rPr>
          <w:rFonts w:asciiTheme="majorHAnsi" w:hAnsiTheme="majorHAnsi" w:cstheme="majorHAnsi"/>
          <w:color w:val="2F5496" w:themeColor="accent1" w:themeShade="BF"/>
          <w:sz w:val="24"/>
          <w:szCs w:val="24"/>
          <w:lang w:val="en-GB"/>
        </w:rPr>
      </w:pPr>
      <w:commentRangeStart w:id="15"/>
      <w:r w:rsidRPr="002E20A3">
        <w:rPr>
          <w:rFonts w:asciiTheme="majorHAnsi" w:hAnsiTheme="majorHAnsi" w:cstheme="majorHAnsi"/>
          <w:color w:val="2F5496" w:themeColor="accent1" w:themeShade="BF"/>
          <w:sz w:val="24"/>
          <w:szCs w:val="24"/>
          <w:lang w:val="en-GB"/>
        </w:rPr>
        <w:lastRenderedPageBreak/>
        <w:t xml:space="preserve">Department of Peace Operations </w:t>
      </w:r>
      <w:commentRangeEnd w:id="15"/>
      <w:r w:rsidR="001F1452">
        <w:rPr>
          <w:rStyle w:val="CommentReference"/>
        </w:rPr>
        <w:commentReference w:id="15"/>
      </w:r>
      <w:r w:rsidRPr="002E20A3">
        <w:rPr>
          <w:rFonts w:asciiTheme="majorHAnsi" w:hAnsiTheme="majorHAnsi" w:cstheme="majorHAnsi"/>
          <w:color w:val="2F5496" w:themeColor="accent1" w:themeShade="BF"/>
          <w:sz w:val="24"/>
          <w:szCs w:val="24"/>
          <w:lang w:val="en-GB"/>
        </w:rPr>
        <w:br/>
        <w:t>Integrated Training Service</w:t>
      </w:r>
      <w:r w:rsidRPr="002E20A3">
        <w:rPr>
          <w:rFonts w:asciiTheme="majorHAnsi" w:hAnsiTheme="majorHAnsi" w:cstheme="majorHAnsi"/>
          <w:color w:val="2F5496" w:themeColor="accent1" w:themeShade="BF"/>
          <w:sz w:val="24"/>
          <w:szCs w:val="24"/>
          <w:lang w:val="en-GB"/>
        </w:rPr>
        <w:br/>
        <w:t xml:space="preserve">Office of Military Affairs </w:t>
      </w:r>
    </w:p>
    <w:p w14:paraId="7C0F3A80" w14:textId="509D7381" w:rsidR="002878FD" w:rsidRPr="002E20A3" w:rsidRDefault="002878FD">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br w:type="page"/>
      </w:r>
    </w:p>
    <w:p w14:paraId="42DF3245"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1C72DB27" w14:textId="77777777" w:rsidR="003B71F2" w:rsidRPr="002E20A3" w:rsidRDefault="003B71F2" w:rsidP="003B71F2">
      <w:pPr>
        <w:rPr>
          <w:rFonts w:asciiTheme="majorHAnsi" w:hAnsiTheme="majorHAnsi" w:cstheme="majorHAnsi"/>
          <w:color w:val="2F5496" w:themeColor="accent1" w:themeShade="BF"/>
          <w:sz w:val="40"/>
          <w:szCs w:val="40"/>
          <w:lang w:val="en-GB"/>
        </w:rPr>
      </w:pPr>
    </w:p>
    <w:p w14:paraId="7D4E3491" w14:textId="77777777" w:rsidR="003B71F2" w:rsidRPr="002E20A3" w:rsidRDefault="003B71F2" w:rsidP="003B71F2">
      <w:pPr>
        <w:rPr>
          <w:rFonts w:asciiTheme="majorHAnsi" w:hAnsiTheme="majorHAnsi" w:cstheme="majorHAnsi"/>
          <w:color w:val="2F5496" w:themeColor="accent1" w:themeShade="BF"/>
          <w:sz w:val="40"/>
          <w:szCs w:val="40"/>
          <w:lang w:val="en-GB"/>
        </w:rPr>
      </w:pPr>
      <w:r w:rsidRPr="002E20A3">
        <w:rPr>
          <w:rFonts w:asciiTheme="majorHAnsi" w:hAnsiTheme="majorHAnsi" w:cstheme="majorHAnsi"/>
          <w:color w:val="2F5496" w:themeColor="accent1" w:themeShade="BF"/>
          <w:sz w:val="40"/>
          <w:szCs w:val="40"/>
          <w:lang w:val="en-GB"/>
        </w:rPr>
        <w:t>PRODUCED BY</w:t>
      </w:r>
    </w:p>
    <w:p w14:paraId="3C4390DE"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commentRangeStart w:id="16"/>
      <w:r w:rsidRPr="002E20A3">
        <w:rPr>
          <w:rFonts w:asciiTheme="majorHAnsi" w:hAnsiTheme="majorHAnsi" w:cstheme="majorHAnsi"/>
          <w:color w:val="2F5496" w:themeColor="accent1" w:themeShade="BF"/>
          <w:sz w:val="24"/>
          <w:szCs w:val="24"/>
          <w:lang w:val="en-GB"/>
        </w:rPr>
        <w:t>Office of Military Affairs</w:t>
      </w:r>
      <w:commentRangeEnd w:id="16"/>
      <w:r w:rsidR="00A006F6">
        <w:rPr>
          <w:rStyle w:val="CommentReference"/>
        </w:rPr>
        <w:commentReference w:id="16"/>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t xml:space="preserve">Integrated Training Service </w:t>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p>
    <w:p w14:paraId="07196799"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 xml:space="preserve">Department of Peace Operations </w:t>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t>Department of Peace Operations</w:t>
      </w:r>
    </w:p>
    <w:p w14:paraId="74A80EFA" w14:textId="77777777" w:rsidR="003B71F2" w:rsidRPr="002E20A3" w:rsidRDefault="003B71F2" w:rsidP="003B71F2">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United Nations Secretariat</w:t>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r>
      <w:r w:rsidRPr="002E20A3">
        <w:rPr>
          <w:rFonts w:asciiTheme="majorHAnsi" w:hAnsiTheme="majorHAnsi" w:cstheme="majorHAnsi"/>
          <w:color w:val="2F5496" w:themeColor="accent1" w:themeShade="BF"/>
          <w:sz w:val="24"/>
          <w:szCs w:val="24"/>
          <w:lang w:val="en-GB"/>
        </w:rPr>
        <w:tab/>
        <w:t>United Nations Secretariat</w:t>
      </w:r>
    </w:p>
    <w:p w14:paraId="6E538813"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15983977" w14:textId="77777777" w:rsidR="003B71F2" w:rsidRPr="002E20A3" w:rsidRDefault="003B71F2" w:rsidP="003B71F2">
      <w:pPr>
        <w:rPr>
          <w:rFonts w:asciiTheme="majorHAnsi" w:hAnsiTheme="majorHAnsi" w:cstheme="majorHAnsi"/>
          <w:color w:val="2F5496" w:themeColor="accent1" w:themeShade="BF"/>
          <w:lang w:val="en-GB"/>
        </w:rPr>
      </w:pPr>
    </w:p>
    <w:p w14:paraId="52C85A52"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40"/>
          <w:szCs w:val="40"/>
          <w:lang w:val="en-GB"/>
        </w:rPr>
      </w:pPr>
    </w:p>
    <w:p w14:paraId="1E1CE00A"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40"/>
          <w:szCs w:val="40"/>
          <w:lang w:val="en-GB"/>
        </w:rPr>
      </w:pPr>
    </w:p>
    <w:p w14:paraId="10DEB74A"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40"/>
          <w:szCs w:val="40"/>
          <w:lang w:val="en-GB"/>
        </w:rPr>
      </w:pPr>
    </w:p>
    <w:p w14:paraId="0BE147C0" w14:textId="38D2FA72"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40"/>
          <w:szCs w:val="40"/>
          <w:lang w:val="en-GB"/>
        </w:rPr>
      </w:pPr>
      <w:r w:rsidRPr="002E20A3">
        <w:rPr>
          <w:rFonts w:asciiTheme="majorHAnsi" w:hAnsiTheme="majorHAnsi" w:cstheme="majorHAnsi"/>
          <w:color w:val="2F5496" w:themeColor="accent1" w:themeShade="BF"/>
          <w:sz w:val="40"/>
          <w:szCs w:val="40"/>
          <w:lang w:val="en-GB"/>
        </w:rPr>
        <w:t>APPROVED BY</w:t>
      </w:r>
    </w:p>
    <w:p w14:paraId="5C8A4918"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Jean-Pierre Lacroix</w:t>
      </w:r>
    </w:p>
    <w:p w14:paraId="40230E56"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Under-Secretary-General for</w:t>
      </w:r>
    </w:p>
    <w:p w14:paraId="1BE9D34F"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Peace Operations</w:t>
      </w:r>
    </w:p>
    <w:p w14:paraId="745C3DE9" w14:textId="77777777" w:rsidR="003B71F2" w:rsidRPr="002E20A3" w:rsidRDefault="003B71F2" w:rsidP="003B71F2">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Department of Peace Operations</w:t>
      </w:r>
    </w:p>
    <w:p w14:paraId="11C0070A" w14:textId="77777777" w:rsidR="003B71F2" w:rsidRPr="002E20A3" w:rsidRDefault="003B71F2" w:rsidP="003B71F2">
      <w:pPr>
        <w:rPr>
          <w:rFonts w:asciiTheme="majorHAnsi" w:hAnsiTheme="majorHAnsi" w:cstheme="majorHAnsi"/>
          <w:color w:val="2F5496" w:themeColor="accent1" w:themeShade="BF"/>
          <w:lang w:val="en-GB"/>
        </w:rPr>
      </w:pPr>
    </w:p>
    <w:p w14:paraId="0EDAB39F" w14:textId="77777777" w:rsidR="003B71F2" w:rsidRPr="002E20A3" w:rsidRDefault="003B71F2" w:rsidP="003B71F2">
      <w:pPr>
        <w:rPr>
          <w:rFonts w:asciiTheme="majorHAnsi" w:hAnsiTheme="majorHAnsi" w:cstheme="majorHAnsi"/>
          <w:color w:val="2F5496" w:themeColor="accent1" w:themeShade="BF"/>
          <w:lang w:val="en-GB"/>
        </w:rPr>
      </w:pPr>
    </w:p>
    <w:p w14:paraId="324338CA" w14:textId="77777777" w:rsidR="003B71F2" w:rsidRPr="002E20A3" w:rsidRDefault="003B71F2" w:rsidP="003B71F2">
      <w:pPr>
        <w:rPr>
          <w:rFonts w:asciiTheme="majorHAnsi" w:hAnsiTheme="majorHAnsi" w:cstheme="majorHAnsi"/>
          <w:color w:val="2F5496" w:themeColor="accent1" w:themeShade="BF"/>
          <w:sz w:val="40"/>
          <w:szCs w:val="40"/>
          <w:lang w:val="en-GB"/>
        </w:rPr>
      </w:pPr>
    </w:p>
    <w:p w14:paraId="3F86FEB3" w14:textId="77777777" w:rsidR="003B71F2" w:rsidRPr="002E20A3" w:rsidRDefault="003B71F2" w:rsidP="003B71F2">
      <w:pPr>
        <w:rPr>
          <w:rFonts w:asciiTheme="majorHAnsi" w:hAnsiTheme="majorHAnsi" w:cstheme="majorHAnsi"/>
          <w:color w:val="2F5496" w:themeColor="accent1" w:themeShade="BF"/>
          <w:sz w:val="40"/>
          <w:szCs w:val="40"/>
          <w:lang w:val="en-GB"/>
        </w:rPr>
      </w:pPr>
    </w:p>
    <w:p w14:paraId="77299BF2" w14:textId="67BDF32A" w:rsidR="003B71F2" w:rsidRPr="002E20A3" w:rsidRDefault="003B71F2" w:rsidP="003B71F2">
      <w:pPr>
        <w:rPr>
          <w:rFonts w:asciiTheme="majorHAnsi" w:hAnsiTheme="majorHAnsi" w:cstheme="majorHAnsi"/>
          <w:color w:val="2F5496" w:themeColor="accent1" w:themeShade="BF"/>
          <w:sz w:val="40"/>
          <w:szCs w:val="40"/>
          <w:lang w:val="en-GB"/>
        </w:rPr>
      </w:pPr>
      <w:r w:rsidRPr="002E20A3">
        <w:rPr>
          <w:rFonts w:asciiTheme="majorHAnsi" w:hAnsiTheme="majorHAnsi" w:cstheme="majorHAnsi"/>
          <w:color w:val="2F5496" w:themeColor="accent1" w:themeShade="BF"/>
          <w:sz w:val="40"/>
          <w:szCs w:val="40"/>
          <w:lang w:val="en-GB"/>
        </w:rPr>
        <w:t>CONTACT</w:t>
      </w:r>
    </w:p>
    <w:p w14:paraId="1250942B"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Policy and Doctrine Team</w:t>
      </w:r>
    </w:p>
    <w:p w14:paraId="3850F5D6"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Office of Military Affairs</w:t>
      </w:r>
    </w:p>
    <w:p w14:paraId="14F3DFC5" w14:textId="77777777" w:rsidR="003B71F2" w:rsidRPr="002E20A3" w:rsidRDefault="003B71F2" w:rsidP="003B71F2">
      <w:pPr>
        <w:autoSpaceDE w:val="0"/>
        <w:autoSpaceDN w:val="0"/>
        <w:adjustRightInd w:val="0"/>
        <w:spacing w:after="0" w:line="240" w:lineRule="auto"/>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Department of Peace Operations</w:t>
      </w:r>
    </w:p>
    <w:p w14:paraId="6ADC57EA" w14:textId="77777777" w:rsidR="003B71F2" w:rsidRPr="002E20A3" w:rsidRDefault="003B71F2" w:rsidP="003B71F2">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New York, NY 10017</w:t>
      </w:r>
    </w:p>
    <w:p w14:paraId="475E4AFC" w14:textId="77777777" w:rsidR="003B71F2" w:rsidRPr="002E20A3" w:rsidRDefault="003B71F2" w:rsidP="003B71F2">
      <w:pPr>
        <w:rPr>
          <w:rFonts w:asciiTheme="majorHAnsi" w:hAnsiTheme="majorHAnsi" w:cstheme="majorHAnsi"/>
          <w:color w:val="2F5496" w:themeColor="accent1" w:themeShade="BF"/>
          <w:lang w:val="en-GB"/>
        </w:rPr>
      </w:pPr>
    </w:p>
    <w:p w14:paraId="076F89BB" w14:textId="109429F5" w:rsidR="003B71F2" w:rsidRPr="002E20A3" w:rsidRDefault="003B71F2" w:rsidP="003B71F2">
      <w:pPr>
        <w:rPr>
          <w:rFonts w:asciiTheme="majorHAnsi" w:hAnsiTheme="majorHAnsi" w:cstheme="majorHAnsi"/>
          <w:color w:val="2F5496" w:themeColor="accent1" w:themeShade="BF"/>
          <w:lang w:val="en-GB"/>
        </w:rPr>
      </w:pPr>
    </w:p>
    <w:p w14:paraId="1F1A504E" w14:textId="77777777" w:rsidR="00260705" w:rsidRPr="002E20A3" w:rsidRDefault="00260705" w:rsidP="003B71F2">
      <w:pPr>
        <w:rPr>
          <w:rFonts w:asciiTheme="majorHAnsi" w:hAnsiTheme="majorHAnsi" w:cstheme="majorHAnsi"/>
          <w:color w:val="2F5496" w:themeColor="accent1" w:themeShade="BF"/>
          <w:lang w:val="en-GB"/>
        </w:rPr>
      </w:pPr>
    </w:p>
    <w:p w14:paraId="5D0378CA" w14:textId="77777777" w:rsidR="003B71F2" w:rsidRPr="002E20A3" w:rsidRDefault="003B71F2" w:rsidP="003B71F2">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Next review date: June 2025</w:t>
      </w:r>
    </w:p>
    <w:p w14:paraId="5794D5B1" w14:textId="194B7637" w:rsidR="003B71F2" w:rsidRPr="002E20A3" w:rsidRDefault="003B71F2" w:rsidP="000C784A">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Reference number: 2022.</w:t>
      </w:r>
      <w:r w:rsidR="00417F8B" w:rsidRPr="002E20A3">
        <w:rPr>
          <w:rFonts w:asciiTheme="majorHAnsi" w:hAnsiTheme="majorHAnsi" w:cstheme="majorHAnsi"/>
          <w:color w:val="2F5496" w:themeColor="accent1" w:themeShade="BF"/>
          <w:sz w:val="24"/>
          <w:szCs w:val="24"/>
          <w:lang w:val="en-GB"/>
        </w:rPr>
        <w:t>07</w:t>
      </w:r>
    </w:p>
    <w:p w14:paraId="03D6C989"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61FE4544"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72B419E4"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02523804"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273BB26B"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383878DB"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69814D10"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2076410C"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60E1A6BF"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4BC6E5A5"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2864D93D"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3FEEBB06"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4489A20E"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2A3FD33D" w14:textId="77777777" w:rsidR="00947FCC" w:rsidRPr="002E20A3" w:rsidRDefault="00947FCC" w:rsidP="003B71F2">
      <w:pPr>
        <w:rPr>
          <w:rFonts w:asciiTheme="majorHAnsi" w:hAnsiTheme="majorHAnsi" w:cstheme="majorHAnsi"/>
          <w:color w:val="2F5496" w:themeColor="accent1" w:themeShade="BF"/>
          <w:sz w:val="24"/>
          <w:szCs w:val="24"/>
          <w:lang w:val="en-GB"/>
        </w:rPr>
      </w:pPr>
    </w:p>
    <w:p w14:paraId="6F1ADADC"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744B19B6" w14:textId="71A2F8B6" w:rsidR="003B71F2" w:rsidRPr="002E20A3" w:rsidRDefault="003B71F2" w:rsidP="003B71F2">
      <w:pPr>
        <w:rPr>
          <w:rFonts w:asciiTheme="majorHAnsi" w:hAnsiTheme="majorHAnsi" w:cstheme="majorHAnsi"/>
          <w:color w:val="2F5496" w:themeColor="accent1" w:themeShade="BF"/>
          <w:sz w:val="24"/>
          <w:szCs w:val="24"/>
          <w:lang w:val="en-GB"/>
        </w:rPr>
      </w:pPr>
    </w:p>
    <w:p w14:paraId="142C576E" w14:textId="4DD168A7" w:rsidR="003B71F2" w:rsidRPr="002E20A3" w:rsidRDefault="003B71F2" w:rsidP="003B71F2">
      <w:pPr>
        <w:rPr>
          <w:rFonts w:asciiTheme="majorHAnsi" w:hAnsiTheme="majorHAnsi" w:cstheme="majorHAnsi"/>
          <w:color w:val="2F5496" w:themeColor="accent1" w:themeShade="BF"/>
          <w:sz w:val="24"/>
          <w:szCs w:val="24"/>
          <w:lang w:val="en-GB"/>
        </w:rPr>
      </w:pPr>
    </w:p>
    <w:p w14:paraId="75A8ABBA" w14:textId="77777777" w:rsidR="003B71F2" w:rsidRPr="002E20A3" w:rsidRDefault="003B71F2" w:rsidP="003B71F2">
      <w:pPr>
        <w:rPr>
          <w:rFonts w:asciiTheme="majorHAnsi" w:hAnsiTheme="majorHAnsi" w:cstheme="majorHAnsi"/>
          <w:color w:val="2F5496" w:themeColor="accent1" w:themeShade="BF"/>
          <w:sz w:val="24"/>
          <w:szCs w:val="24"/>
          <w:lang w:val="en-GB"/>
        </w:rPr>
      </w:pPr>
    </w:p>
    <w:p w14:paraId="00265BA0" w14:textId="7F02EB2D" w:rsidR="003B71F2" w:rsidRDefault="003B71F2" w:rsidP="003B71F2">
      <w:pPr>
        <w:rPr>
          <w:rFonts w:asciiTheme="majorHAnsi" w:hAnsiTheme="majorHAnsi" w:cstheme="majorHAnsi"/>
          <w:color w:val="2F5496" w:themeColor="accent1" w:themeShade="BF"/>
          <w:sz w:val="24"/>
          <w:szCs w:val="24"/>
          <w:lang w:val="en-GB"/>
        </w:rPr>
      </w:pPr>
    </w:p>
    <w:p w14:paraId="2E051D54" w14:textId="1542DC49" w:rsidR="000C784A" w:rsidRDefault="000C784A" w:rsidP="003B71F2">
      <w:pPr>
        <w:rPr>
          <w:rFonts w:asciiTheme="majorHAnsi" w:hAnsiTheme="majorHAnsi" w:cstheme="majorHAnsi"/>
          <w:color w:val="2F5496" w:themeColor="accent1" w:themeShade="BF"/>
          <w:sz w:val="24"/>
          <w:szCs w:val="24"/>
          <w:lang w:val="en-GB"/>
        </w:rPr>
      </w:pPr>
    </w:p>
    <w:p w14:paraId="41099BE9" w14:textId="28AF06BF" w:rsidR="000C784A" w:rsidRDefault="000C784A" w:rsidP="003B71F2">
      <w:pPr>
        <w:rPr>
          <w:rFonts w:asciiTheme="majorHAnsi" w:hAnsiTheme="majorHAnsi" w:cstheme="majorHAnsi"/>
          <w:color w:val="2F5496" w:themeColor="accent1" w:themeShade="BF"/>
          <w:sz w:val="24"/>
          <w:szCs w:val="24"/>
          <w:lang w:val="en-GB"/>
        </w:rPr>
      </w:pPr>
    </w:p>
    <w:p w14:paraId="5DA2A3B4" w14:textId="436F13D2" w:rsidR="000C784A" w:rsidRDefault="000C784A" w:rsidP="003B71F2">
      <w:pPr>
        <w:rPr>
          <w:rFonts w:asciiTheme="majorHAnsi" w:hAnsiTheme="majorHAnsi" w:cstheme="majorHAnsi"/>
          <w:color w:val="2F5496" w:themeColor="accent1" w:themeShade="BF"/>
          <w:sz w:val="24"/>
          <w:szCs w:val="24"/>
          <w:lang w:val="en-GB"/>
        </w:rPr>
      </w:pPr>
    </w:p>
    <w:p w14:paraId="17583A8E" w14:textId="2ECB1634" w:rsidR="000C784A" w:rsidRDefault="000C784A" w:rsidP="003B71F2">
      <w:pPr>
        <w:rPr>
          <w:rFonts w:asciiTheme="majorHAnsi" w:hAnsiTheme="majorHAnsi" w:cstheme="majorHAnsi"/>
          <w:color w:val="2F5496" w:themeColor="accent1" w:themeShade="BF"/>
          <w:sz w:val="24"/>
          <w:szCs w:val="24"/>
          <w:lang w:val="en-GB"/>
        </w:rPr>
      </w:pPr>
    </w:p>
    <w:p w14:paraId="401FA0B5" w14:textId="77777777" w:rsidR="000C784A" w:rsidRPr="002E20A3" w:rsidRDefault="000C784A" w:rsidP="003B71F2">
      <w:pPr>
        <w:rPr>
          <w:rFonts w:asciiTheme="majorHAnsi" w:hAnsiTheme="majorHAnsi" w:cstheme="majorHAnsi"/>
          <w:color w:val="2F5496" w:themeColor="accent1" w:themeShade="BF"/>
          <w:sz w:val="24"/>
          <w:szCs w:val="24"/>
          <w:lang w:val="en-GB"/>
        </w:rPr>
      </w:pPr>
    </w:p>
    <w:p w14:paraId="5A95AA04" w14:textId="34AB9B18" w:rsidR="003B71F2" w:rsidRPr="002E20A3" w:rsidRDefault="003B71F2" w:rsidP="00DC34BB">
      <w:pPr>
        <w:jc w:val="both"/>
        <w:rPr>
          <w:color w:val="2F5496" w:themeColor="accent1" w:themeShade="BF"/>
          <w:sz w:val="18"/>
          <w:szCs w:val="18"/>
          <w:lang w:val="en-GB"/>
        </w:rPr>
      </w:pPr>
      <w:r w:rsidRPr="002E20A3">
        <w:rPr>
          <w:rFonts w:asciiTheme="majorHAnsi" w:hAnsiTheme="majorHAnsi" w:cstheme="majorHAnsi"/>
          <w:color w:val="2F5496" w:themeColor="accent1" w:themeShade="BF"/>
          <w:sz w:val="24"/>
          <w:szCs w:val="24"/>
          <w:lang w:val="en-GB"/>
        </w:rPr>
        <w:t>© United Nations 202</w:t>
      </w:r>
      <w:r w:rsidR="002E20A3">
        <w:rPr>
          <w:rFonts w:asciiTheme="majorHAnsi" w:hAnsiTheme="majorHAnsi" w:cstheme="majorHAnsi"/>
          <w:color w:val="2F5496" w:themeColor="accent1" w:themeShade="BF"/>
          <w:sz w:val="24"/>
          <w:szCs w:val="24"/>
          <w:lang w:val="en-GB"/>
        </w:rPr>
        <w:t>2</w:t>
      </w:r>
      <w:r w:rsidRPr="002E20A3">
        <w:rPr>
          <w:rFonts w:asciiTheme="majorHAnsi" w:hAnsiTheme="majorHAnsi" w:cstheme="majorHAnsi"/>
          <w:color w:val="2F5496" w:themeColor="accent1" w:themeShade="BF"/>
          <w:sz w:val="24"/>
          <w:szCs w:val="24"/>
          <w:lang w:val="en-GB"/>
        </w:rPr>
        <w:t xml:space="preserve">. </w:t>
      </w:r>
      <w:commentRangeStart w:id="17"/>
      <w:r w:rsidRPr="002E20A3">
        <w:rPr>
          <w:rFonts w:asciiTheme="majorHAnsi" w:hAnsiTheme="majorHAnsi" w:cstheme="majorHAnsi"/>
          <w:color w:val="2F5496" w:themeColor="accent1" w:themeShade="BF"/>
          <w:sz w:val="24"/>
          <w:szCs w:val="24"/>
          <w:lang w:val="en-GB"/>
        </w:rPr>
        <w:t xml:space="preserve">This publication enjoys copyright under Protocol 2 of the Universal </w:t>
      </w:r>
      <w:commentRangeEnd w:id="17"/>
      <w:r w:rsidR="00A006F6">
        <w:rPr>
          <w:rStyle w:val="CommentReference"/>
        </w:rPr>
        <w:commentReference w:id="17"/>
      </w:r>
      <w:r w:rsidRPr="002E20A3">
        <w:rPr>
          <w:rFonts w:asciiTheme="majorHAnsi" w:hAnsiTheme="majorHAnsi" w:cstheme="majorHAnsi"/>
          <w:color w:val="2F5496" w:themeColor="accent1" w:themeShade="BF"/>
          <w:sz w:val="24"/>
          <w:szCs w:val="24"/>
          <w:lang w:val="en-GB"/>
        </w:rPr>
        <w:t xml:space="preserve">Copyright Convention. Nevertheless, governmental authorities or Member States may freely photocopy any part of this publication for exclusive use within their training institutes. However, no portion of this publication may be reproduced for sale or mass publication without the express consent, in writing, of the Office of Military Affairs, </w:t>
      </w:r>
      <w:del w:id="18" w:author="Author" w:date="2023-02-16T17:14:00Z">
        <w:r w:rsidRPr="002E20A3" w:rsidDel="00A006F6">
          <w:rPr>
            <w:rFonts w:asciiTheme="majorHAnsi" w:hAnsiTheme="majorHAnsi" w:cstheme="majorHAnsi"/>
            <w:color w:val="2F5496" w:themeColor="accent1" w:themeShade="BF"/>
            <w:sz w:val="24"/>
            <w:szCs w:val="24"/>
            <w:lang w:val="en-GB"/>
          </w:rPr>
          <w:delText xml:space="preserve">United Nations </w:delText>
        </w:r>
      </w:del>
      <w:r w:rsidRPr="002E20A3">
        <w:rPr>
          <w:rFonts w:asciiTheme="majorHAnsi" w:hAnsiTheme="majorHAnsi" w:cstheme="majorHAnsi"/>
          <w:color w:val="2F5496" w:themeColor="accent1" w:themeShade="BF"/>
          <w:sz w:val="24"/>
          <w:szCs w:val="24"/>
          <w:lang w:val="en-GB"/>
        </w:rPr>
        <w:t>Department of Peace Operations</w:t>
      </w:r>
      <w:ins w:id="19" w:author="Author" w:date="2023-02-16T17:15:00Z">
        <w:r w:rsidR="00A006F6">
          <w:rPr>
            <w:rFonts w:asciiTheme="majorHAnsi" w:hAnsiTheme="majorHAnsi" w:cstheme="majorHAnsi"/>
            <w:color w:val="2F5496" w:themeColor="accent1" w:themeShade="BF"/>
            <w:sz w:val="24"/>
            <w:szCs w:val="24"/>
            <w:lang w:val="en-GB"/>
          </w:rPr>
          <w:t xml:space="preserve"> of the United Nations</w:t>
        </w:r>
      </w:ins>
      <w:r w:rsidRPr="002E20A3">
        <w:rPr>
          <w:rFonts w:asciiTheme="majorHAnsi" w:hAnsiTheme="majorHAnsi" w:cstheme="majorHAnsi"/>
          <w:color w:val="2F5496" w:themeColor="accent1" w:themeShade="BF"/>
          <w:sz w:val="24"/>
          <w:szCs w:val="24"/>
          <w:lang w:val="en-GB"/>
        </w:rPr>
        <w:t>.</w:t>
      </w:r>
      <w:r w:rsidRPr="002E20A3">
        <w:rPr>
          <w:color w:val="2F5496" w:themeColor="accent1" w:themeShade="BF"/>
          <w:sz w:val="18"/>
          <w:szCs w:val="18"/>
          <w:lang w:val="en-GB"/>
        </w:rPr>
        <w:t xml:space="preserve"> </w:t>
      </w:r>
      <w:r w:rsidRPr="002E20A3">
        <w:rPr>
          <w:color w:val="2F5496" w:themeColor="accent1" w:themeShade="BF"/>
          <w:sz w:val="18"/>
          <w:szCs w:val="18"/>
          <w:lang w:val="en-GB"/>
        </w:rPr>
        <w:br w:type="page"/>
      </w:r>
    </w:p>
    <w:sdt>
      <w:sdtPr>
        <w:rPr>
          <w:rFonts w:asciiTheme="minorHAnsi" w:eastAsiaTheme="minorHAnsi" w:hAnsiTheme="minorHAnsi" w:cstheme="minorBidi"/>
          <w:color w:val="auto"/>
          <w:sz w:val="22"/>
          <w:szCs w:val="22"/>
          <w:lang w:val="en-GB" w:eastAsia="en-US"/>
        </w:rPr>
        <w:id w:val="-1074039604"/>
        <w:docPartObj>
          <w:docPartGallery w:val="Table of Contents"/>
          <w:docPartUnique/>
        </w:docPartObj>
      </w:sdtPr>
      <w:sdtEndPr>
        <w:rPr>
          <w:b/>
          <w:bCs/>
          <w:noProof/>
        </w:rPr>
      </w:sdtEndPr>
      <w:sdtContent>
        <w:p w14:paraId="48712789" w14:textId="2CD8DC9E" w:rsidR="001B12BA" w:rsidRPr="002E20A3" w:rsidRDefault="00CC226F">
          <w:pPr>
            <w:pStyle w:val="TOCHeading"/>
            <w:rPr>
              <w:rStyle w:val="Heading1Char"/>
              <w:lang w:val="en-GB"/>
            </w:rPr>
          </w:pPr>
          <w:r w:rsidRPr="002E20A3">
            <w:rPr>
              <w:rStyle w:val="Heading1Char"/>
              <w:lang w:val="en-GB"/>
            </w:rPr>
            <w:t>CONTENTS</w:t>
          </w:r>
        </w:p>
        <w:p w14:paraId="2BD3C3BE" w14:textId="1ACD3439" w:rsidR="00CA4DE8" w:rsidRDefault="008578C8">
          <w:pPr>
            <w:pStyle w:val="TOC1"/>
            <w:rPr>
              <w:rFonts w:eastAsiaTheme="minorEastAsia"/>
              <w:noProof/>
              <w:lang w:val="en-US" w:eastAsia="zh-CN"/>
            </w:rPr>
          </w:pPr>
          <w:r w:rsidRPr="002E20A3">
            <w:rPr>
              <w:b/>
              <w:bCs/>
              <w:noProof/>
              <w:lang w:val="en-GB"/>
            </w:rPr>
            <w:fldChar w:fldCharType="begin"/>
          </w:r>
          <w:r w:rsidRPr="002E20A3">
            <w:rPr>
              <w:b/>
              <w:bCs/>
              <w:noProof/>
              <w:lang w:val="en-GB"/>
            </w:rPr>
            <w:instrText xml:space="preserve"> TOC \o "1-2" \h \z \u </w:instrText>
          </w:r>
          <w:r w:rsidRPr="002E20A3">
            <w:rPr>
              <w:b/>
              <w:bCs/>
              <w:noProof/>
              <w:lang w:val="en-GB"/>
            </w:rPr>
            <w:fldChar w:fldCharType="separate"/>
          </w:r>
          <w:hyperlink w:anchor="_Toc101956192" w:history="1">
            <w:r w:rsidR="00CA4DE8" w:rsidRPr="00B46725">
              <w:rPr>
                <w:rStyle w:val="Hyperlink"/>
                <w:b/>
                <w:bCs/>
                <w:noProof/>
                <w:lang w:val="en-GB"/>
              </w:rPr>
              <w:t>ABOUT THIS HANDBOOK</w:t>
            </w:r>
            <w:r w:rsidR="00CA4DE8">
              <w:rPr>
                <w:noProof/>
                <w:webHidden/>
              </w:rPr>
              <w:tab/>
            </w:r>
            <w:r w:rsidR="00CA4DE8">
              <w:rPr>
                <w:noProof/>
                <w:webHidden/>
              </w:rPr>
              <w:fldChar w:fldCharType="begin"/>
            </w:r>
            <w:r w:rsidR="00CA4DE8">
              <w:rPr>
                <w:noProof/>
                <w:webHidden/>
              </w:rPr>
              <w:instrText xml:space="preserve"> PAGEREF _Toc101956192 \h </w:instrText>
            </w:r>
            <w:r w:rsidR="00CA4DE8">
              <w:rPr>
                <w:noProof/>
                <w:webHidden/>
              </w:rPr>
            </w:r>
            <w:r w:rsidR="00CA4DE8">
              <w:rPr>
                <w:noProof/>
                <w:webHidden/>
              </w:rPr>
              <w:fldChar w:fldCharType="separate"/>
            </w:r>
            <w:r w:rsidR="00CA4DE8">
              <w:rPr>
                <w:noProof/>
                <w:webHidden/>
              </w:rPr>
              <w:t>7</w:t>
            </w:r>
            <w:r w:rsidR="00CA4DE8">
              <w:rPr>
                <w:noProof/>
                <w:webHidden/>
              </w:rPr>
              <w:fldChar w:fldCharType="end"/>
            </w:r>
          </w:hyperlink>
        </w:p>
        <w:p w14:paraId="760917F4" w14:textId="18421C1D" w:rsidR="00CA4DE8" w:rsidRDefault="00000000">
          <w:pPr>
            <w:pStyle w:val="TOC1"/>
            <w:rPr>
              <w:rFonts w:eastAsiaTheme="minorEastAsia"/>
              <w:noProof/>
              <w:lang w:val="en-US" w:eastAsia="zh-CN"/>
            </w:rPr>
          </w:pPr>
          <w:hyperlink w:anchor="_Toc101956193" w:history="1">
            <w:r w:rsidR="00CA4DE8" w:rsidRPr="00B46725">
              <w:rPr>
                <w:rStyle w:val="Hyperlink"/>
                <w:b/>
                <w:bCs/>
                <w:noProof/>
                <w:lang w:val="en-GB"/>
              </w:rPr>
              <w:t>HOW TO USE THIS HANDBOOK</w:t>
            </w:r>
            <w:r w:rsidR="00CA4DE8">
              <w:rPr>
                <w:noProof/>
                <w:webHidden/>
              </w:rPr>
              <w:tab/>
            </w:r>
            <w:r w:rsidR="00CA4DE8">
              <w:rPr>
                <w:noProof/>
                <w:webHidden/>
              </w:rPr>
              <w:fldChar w:fldCharType="begin"/>
            </w:r>
            <w:r w:rsidR="00CA4DE8">
              <w:rPr>
                <w:noProof/>
                <w:webHidden/>
              </w:rPr>
              <w:instrText xml:space="preserve"> PAGEREF _Toc101956193 \h </w:instrText>
            </w:r>
            <w:r w:rsidR="00CA4DE8">
              <w:rPr>
                <w:noProof/>
                <w:webHidden/>
              </w:rPr>
            </w:r>
            <w:r w:rsidR="00CA4DE8">
              <w:rPr>
                <w:noProof/>
                <w:webHidden/>
              </w:rPr>
              <w:fldChar w:fldCharType="separate"/>
            </w:r>
            <w:r w:rsidR="00CA4DE8">
              <w:rPr>
                <w:noProof/>
                <w:webHidden/>
              </w:rPr>
              <w:t>8</w:t>
            </w:r>
            <w:r w:rsidR="00CA4DE8">
              <w:rPr>
                <w:noProof/>
                <w:webHidden/>
              </w:rPr>
              <w:fldChar w:fldCharType="end"/>
            </w:r>
          </w:hyperlink>
        </w:p>
        <w:p w14:paraId="55E8D3DD" w14:textId="2B71733E" w:rsidR="00CA4DE8" w:rsidRDefault="00000000">
          <w:pPr>
            <w:pStyle w:val="TOC1"/>
            <w:rPr>
              <w:rFonts w:eastAsiaTheme="minorEastAsia"/>
              <w:noProof/>
              <w:lang w:val="en-US" w:eastAsia="zh-CN"/>
            </w:rPr>
          </w:pPr>
          <w:hyperlink w:anchor="_Toc101956194" w:history="1">
            <w:r w:rsidR="00CA4DE8" w:rsidRPr="00B46725">
              <w:rPr>
                <w:rStyle w:val="Hyperlink"/>
                <w:b/>
                <w:bCs/>
                <w:noProof/>
                <w:lang w:val="en-GB"/>
              </w:rPr>
              <w:t>CARANA COUNTRY SUMMARY</w:t>
            </w:r>
            <w:r w:rsidR="00CA4DE8">
              <w:rPr>
                <w:noProof/>
                <w:webHidden/>
              </w:rPr>
              <w:tab/>
            </w:r>
            <w:r w:rsidR="00CA4DE8">
              <w:rPr>
                <w:noProof/>
                <w:webHidden/>
              </w:rPr>
              <w:fldChar w:fldCharType="begin"/>
            </w:r>
            <w:r w:rsidR="00CA4DE8">
              <w:rPr>
                <w:noProof/>
                <w:webHidden/>
              </w:rPr>
              <w:instrText xml:space="preserve"> PAGEREF _Toc101956194 \h </w:instrText>
            </w:r>
            <w:r w:rsidR="00CA4DE8">
              <w:rPr>
                <w:noProof/>
                <w:webHidden/>
              </w:rPr>
            </w:r>
            <w:r w:rsidR="00CA4DE8">
              <w:rPr>
                <w:noProof/>
                <w:webHidden/>
              </w:rPr>
              <w:fldChar w:fldCharType="separate"/>
            </w:r>
            <w:r w:rsidR="00CA4DE8">
              <w:rPr>
                <w:noProof/>
                <w:webHidden/>
              </w:rPr>
              <w:t>15</w:t>
            </w:r>
            <w:r w:rsidR="00CA4DE8">
              <w:rPr>
                <w:noProof/>
                <w:webHidden/>
              </w:rPr>
              <w:fldChar w:fldCharType="end"/>
            </w:r>
          </w:hyperlink>
        </w:p>
        <w:p w14:paraId="6014B899" w14:textId="016D128B" w:rsidR="00CA4DE8" w:rsidRDefault="00000000">
          <w:pPr>
            <w:pStyle w:val="TOC1"/>
            <w:rPr>
              <w:rFonts w:eastAsiaTheme="minorEastAsia"/>
              <w:noProof/>
              <w:lang w:val="en-US" w:eastAsia="zh-CN"/>
            </w:rPr>
          </w:pPr>
          <w:hyperlink w:anchor="_Toc101956195" w:history="1">
            <w:r w:rsidR="00CA4DE8" w:rsidRPr="00B46725">
              <w:rPr>
                <w:rStyle w:val="Hyperlink"/>
                <w:b/>
                <w:bCs/>
                <w:noProof/>
                <w:lang w:val="en-GB"/>
              </w:rPr>
              <w:t>SECTION 1: COMMANDING AND PLANNING OPERATIONS</w:t>
            </w:r>
            <w:r w:rsidR="00CA4DE8">
              <w:rPr>
                <w:noProof/>
                <w:webHidden/>
              </w:rPr>
              <w:tab/>
            </w:r>
            <w:r w:rsidR="00CA4DE8">
              <w:rPr>
                <w:noProof/>
                <w:webHidden/>
              </w:rPr>
              <w:fldChar w:fldCharType="begin"/>
            </w:r>
            <w:r w:rsidR="00CA4DE8">
              <w:rPr>
                <w:noProof/>
                <w:webHidden/>
              </w:rPr>
              <w:instrText xml:space="preserve"> PAGEREF _Toc101956195 \h </w:instrText>
            </w:r>
            <w:r w:rsidR="00CA4DE8">
              <w:rPr>
                <w:noProof/>
                <w:webHidden/>
              </w:rPr>
            </w:r>
            <w:r w:rsidR="00CA4DE8">
              <w:rPr>
                <w:noProof/>
                <w:webHidden/>
              </w:rPr>
              <w:fldChar w:fldCharType="separate"/>
            </w:r>
            <w:r w:rsidR="00CA4DE8">
              <w:rPr>
                <w:noProof/>
                <w:webHidden/>
              </w:rPr>
              <w:t>26</w:t>
            </w:r>
            <w:r w:rsidR="00CA4DE8">
              <w:rPr>
                <w:noProof/>
                <w:webHidden/>
              </w:rPr>
              <w:fldChar w:fldCharType="end"/>
            </w:r>
          </w:hyperlink>
        </w:p>
        <w:p w14:paraId="15FAB454" w14:textId="5755A66D" w:rsidR="00CA4DE8" w:rsidRDefault="00000000">
          <w:pPr>
            <w:pStyle w:val="TOC2"/>
            <w:rPr>
              <w:rFonts w:eastAsiaTheme="minorEastAsia"/>
              <w:noProof/>
              <w:lang w:val="en-US" w:eastAsia="zh-CN"/>
            </w:rPr>
          </w:pPr>
          <w:hyperlink w:anchor="_Toc101956196" w:history="1">
            <w:r w:rsidR="00CA4DE8" w:rsidRPr="00B46725">
              <w:rPr>
                <w:rStyle w:val="Hyperlink"/>
                <w:b/>
                <w:bCs/>
                <w:noProof/>
                <w:lang w:val="en-GB"/>
              </w:rPr>
              <w:t>CASE STUDY 1: GENDER-RESPONSIVE PLANNING FOR MILITARY OPERATIONS</w:t>
            </w:r>
            <w:r w:rsidR="00CA4DE8">
              <w:rPr>
                <w:noProof/>
                <w:webHidden/>
              </w:rPr>
              <w:tab/>
            </w:r>
            <w:r w:rsidR="00CA4DE8">
              <w:rPr>
                <w:noProof/>
                <w:webHidden/>
              </w:rPr>
              <w:fldChar w:fldCharType="begin"/>
            </w:r>
            <w:r w:rsidR="00CA4DE8">
              <w:rPr>
                <w:noProof/>
                <w:webHidden/>
              </w:rPr>
              <w:instrText xml:space="preserve"> PAGEREF _Toc101956196 \h </w:instrText>
            </w:r>
            <w:r w:rsidR="00CA4DE8">
              <w:rPr>
                <w:noProof/>
                <w:webHidden/>
              </w:rPr>
            </w:r>
            <w:r w:rsidR="00CA4DE8">
              <w:rPr>
                <w:noProof/>
                <w:webHidden/>
              </w:rPr>
              <w:fldChar w:fldCharType="separate"/>
            </w:r>
            <w:r w:rsidR="00CA4DE8">
              <w:rPr>
                <w:noProof/>
                <w:webHidden/>
              </w:rPr>
              <w:t>28</w:t>
            </w:r>
            <w:r w:rsidR="00CA4DE8">
              <w:rPr>
                <w:noProof/>
                <w:webHidden/>
              </w:rPr>
              <w:fldChar w:fldCharType="end"/>
            </w:r>
          </w:hyperlink>
        </w:p>
        <w:p w14:paraId="4DE4BFD3" w14:textId="486B5F3B" w:rsidR="00CA4DE8" w:rsidRDefault="00000000">
          <w:pPr>
            <w:pStyle w:val="TOC2"/>
            <w:rPr>
              <w:rFonts w:eastAsiaTheme="minorEastAsia"/>
              <w:noProof/>
              <w:lang w:val="en-US" w:eastAsia="zh-CN"/>
            </w:rPr>
          </w:pPr>
          <w:hyperlink w:anchor="_Toc101956197" w:history="1">
            <w:r w:rsidR="00CA4DE8" w:rsidRPr="00B46725">
              <w:rPr>
                <w:rStyle w:val="Hyperlink"/>
                <w:noProof/>
                <w:lang w:val="en-GB"/>
              </w:rPr>
              <w:t>-SELF-LEARNING</w:t>
            </w:r>
            <w:r w:rsidR="00CA4DE8">
              <w:rPr>
                <w:noProof/>
                <w:webHidden/>
              </w:rPr>
              <w:tab/>
            </w:r>
            <w:r w:rsidR="00CA4DE8">
              <w:rPr>
                <w:noProof/>
                <w:webHidden/>
              </w:rPr>
              <w:fldChar w:fldCharType="begin"/>
            </w:r>
            <w:r w:rsidR="00CA4DE8">
              <w:rPr>
                <w:noProof/>
                <w:webHidden/>
              </w:rPr>
              <w:instrText xml:space="preserve"> PAGEREF _Toc101956197 \h </w:instrText>
            </w:r>
            <w:r w:rsidR="00CA4DE8">
              <w:rPr>
                <w:noProof/>
                <w:webHidden/>
              </w:rPr>
            </w:r>
            <w:r w:rsidR="00CA4DE8">
              <w:rPr>
                <w:noProof/>
                <w:webHidden/>
              </w:rPr>
              <w:fldChar w:fldCharType="separate"/>
            </w:r>
            <w:r w:rsidR="00CA4DE8">
              <w:rPr>
                <w:noProof/>
                <w:webHidden/>
              </w:rPr>
              <w:t>36</w:t>
            </w:r>
            <w:r w:rsidR="00CA4DE8">
              <w:rPr>
                <w:noProof/>
                <w:webHidden/>
              </w:rPr>
              <w:fldChar w:fldCharType="end"/>
            </w:r>
          </w:hyperlink>
        </w:p>
        <w:p w14:paraId="5B9FDC2A" w14:textId="626EA8F3" w:rsidR="00CA4DE8" w:rsidRDefault="00000000">
          <w:pPr>
            <w:pStyle w:val="TOC2"/>
            <w:rPr>
              <w:rFonts w:eastAsiaTheme="minorEastAsia"/>
              <w:noProof/>
              <w:lang w:val="en-US" w:eastAsia="zh-CN"/>
            </w:rPr>
          </w:pPr>
          <w:hyperlink w:anchor="_Toc101956198" w:history="1">
            <w:r w:rsidR="00CA4DE8" w:rsidRPr="00B46725">
              <w:rPr>
                <w:rStyle w:val="Hyperlink"/>
                <w:noProof/>
                <w:lang w:val="en-GB"/>
              </w:rPr>
              <w:t>-MODERATED LEARNING</w:t>
            </w:r>
            <w:r w:rsidR="00CA4DE8">
              <w:rPr>
                <w:noProof/>
                <w:webHidden/>
              </w:rPr>
              <w:tab/>
            </w:r>
            <w:r w:rsidR="00CA4DE8">
              <w:rPr>
                <w:noProof/>
                <w:webHidden/>
              </w:rPr>
              <w:fldChar w:fldCharType="begin"/>
            </w:r>
            <w:r w:rsidR="00CA4DE8">
              <w:rPr>
                <w:noProof/>
                <w:webHidden/>
              </w:rPr>
              <w:instrText xml:space="preserve"> PAGEREF _Toc101956198 \h </w:instrText>
            </w:r>
            <w:r w:rsidR="00CA4DE8">
              <w:rPr>
                <w:noProof/>
                <w:webHidden/>
              </w:rPr>
            </w:r>
            <w:r w:rsidR="00CA4DE8">
              <w:rPr>
                <w:noProof/>
                <w:webHidden/>
              </w:rPr>
              <w:fldChar w:fldCharType="separate"/>
            </w:r>
            <w:r w:rsidR="00CA4DE8">
              <w:rPr>
                <w:noProof/>
                <w:webHidden/>
              </w:rPr>
              <w:t>40</w:t>
            </w:r>
            <w:r w:rsidR="00CA4DE8">
              <w:rPr>
                <w:noProof/>
                <w:webHidden/>
              </w:rPr>
              <w:fldChar w:fldCharType="end"/>
            </w:r>
          </w:hyperlink>
        </w:p>
        <w:p w14:paraId="1ECE2149" w14:textId="60921C7C" w:rsidR="00CA4DE8" w:rsidRDefault="00000000">
          <w:pPr>
            <w:pStyle w:val="TOC2"/>
            <w:rPr>
              <w:rFonts w:eastAsiaTheme="minorEastAsia"/>
              <w:noProof/>
              <w:lang w:val="en-US" w:eastAsia="zh-CN"/>
            </w:rPr>
          </w:pPr>
          <w:hyperlink w:anchor="_Toc101956199" w:history="1">
            <w:r w:rsidR="00CA4DE8" w:rsidRPr="00B46725">
              <w:rPr>
                <w:rStyle w:val="Hyperlink"/>
                <w:noProof/>
                <w:lang w:val="en-GB"/>
              </w:rPr>
              <w:t>-FACILITATOR INSTRUCTIONS – MODERATED LEARNING</w:t>
            </w:r>
            <w:r w:rsidR="00CA4DE8">
              <w:rPr>
                <w:noProof/>
                <w:webHidden/>
              </w:rPr>
              <w:tab/>
            </w:r>
            <w:r w:rsidR="00CA4DE8">
              <w:rPr>
                <w:noProof/>
                <w:webHidden/>
              </w:rPr>
              <w:fldChar w:fldCharType="begin"/>
            </w:r>
            <w:r w:rsidR="00CA4DE8">
              <w:rPr>
                <w:noProof/>
                <w:webHidden/>
              </w:rPr>
              <w:instrText xml:space="preserve"> PAGEREF _Toc101956199 \h </w:instrText>
            </w:r>
            <w:r w:rsidR="00CA4DE8">
              <w:rPr>
                <w:noProof/>
                <w:webHidden/>
              </w:rPr>
            </w:r>
            <w:r w:rsidR="00CA4DE8">
              <w:rPr>
                <w:noProof/>
                <w:webHidden/>
              </w:rPr>
              <w:fldChar w:fldCharType="separate"/>
            </w:r>
            <w:r w:rsidR="00CA4DE8">
              <w:rPr>
                <w:noProof/>
                <w:webHidden/>
              </w:rPr>
              <w:t>42</w:t>
            </w:r>
            <w:r w:rsidR="00CA4DE8">
              <w:rPr>
                <w:noProof/>
                <w:webHidden/>
              </w:rPr>
              <w:fldChar w:fldCharType="end"/>
            </w:r>
          </w:hyperlink>
        </w:p>
        <w:p w14:paraId="64DFA1D1" w14:textId="760A9A5F" w:rsidR="00CA4DE8" w:rsidRDefault="00000000">
          <w:pPr>
            <w:pStyle w:val="TOC2"/>
            <w:rPr>
              <w:rFonts w:eastAsiaTheme="minorEastAsia"/>
              <w:noProof/>
              <w:lang w:val="en-US" w:eastAsia="zh-CN"/>
            </w:rPr>
          </w:pPr>
          <w:hyperlink w:anchor="_Toc101956200"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_Toc101956200 \h </w:instrText>
            </w:r>
            <w:r w:rsidR="00CA4DE8">
              <w:rPr>
                <w:noProof/>
                <w:webHidden/>
              </w:rPr>
            </w:r>
            <w:r w:rsidR="00CA4DE8">
              <w:rPr>
                <w:noProof/>
                <w:webHidden/>
              </w:rPr>
              <w:fldChar w:fldCharType="separate"/>
            </w:r>
            <w:r w:rsidR="00CA4DE8">
              <w:rPr>
                <w:noProof/>
                <w:webHidden/>
              </w:rPr>
              <w:t>52</w:t>
            </w:r>
            <w:r w:rsidR="00CA4DE8">
              <w:rPr>
                <w:noProof/>
                <w:webHidden/>
              </w:rPr>
              <w:fldChar w:fldCharType="end"/>
            </w:r>
          </w:hyperlink>
        </w:p>
        <w:p w14:paraId="724FC6E2" w14:textId="337539EF" w:rsidR="00CA4DE8" w:rsidRDefault="00000000">
          <w:pPr>
            <w:pStyle w:val="TOC2"/>
            <w:rPr>
              <w:rFonts w:eastAsiaTheme="minorEastAsia"/>
              <w:noProof/>
              <w:lang w:val="en-US" w:eastAsia="zh-CN"/>
            </w:rPr>
          </w:pPr>
          <w:hyperlink w:anchor="_Toc101956201" w:history="1">
            <w:r w:rsidR="00CA4DE8" w:rsidRPr="00B46725">
              <w:rPr>
                <w:rStyle w:val="Hyperlink"/>
                <w:noProof/>
                <w:lang w:val="en-GB"/>
              </w:rPr>
              <w:t>-FACILITATOR INSTRUCTIONS – ENACTED LEARNING</w:t>
            </w:r>
            <w:r w:rsidR="00CA4DE8">
              <w:rPr>
                <w:noProof/>
                <w:webHidden/>
              </w:rPr>
              <w:tab/>
            </w:r>
            <w:r w:rsidR="00CA4DE8">
              <w:rPr>
                <w:noProof/>
                <w:webHidden/>
              </w:rPr>
              <w:fldChar w:fldCharType="begin"/>
            </w:r>
            <w:r w:rsidR="00CA4DE8">
              <w:rPr>
                <w:noProof/>
                <w:webHidden/>
              </w:rPr>
              <w:instrText xml:space="preserve"> PAGEREF _Toc101956201 \h </w:instrText>
            </w:r>
            <w:r w:rsidR="00CA4DE8">
              <w:rPr>
                <w:noProof/>
                <w:webHidden/>
              </w:rPr>
            </w:r>
            <w:r w:rsidR="00CA4DE8">
              <w:rPr>
                <w:noProof/>
                <w:webHidden/>
              </w:rPr>
              <w:fldChar w:fldCharType="separate"/>
            </w:r>
            <w:r w:rsidR="00CA4DE8">
              <w:rPr>
                <w:noProof/>
                <w:webHidden/>
              </w:rPr>
              <w:t>54</w:t>
            </w:r>
            <w:r w:rsidR="00CA4DE8">
              <w:rPr>
                <w:noProof/>
                <w:webHidden/>
              </w:rPr>
              <w:fldChar w:fldCharType="end"/>
            </w:r>
          </w:hyperlink>
        </w:p>
        <w:p w14:paraId="798DC4E2" w14:textId="280E8874" w:rsidR="00CA4DE8" w:rsidRDefault="00000000">
          <w:pPr>
            <w:pStyle w:val="TOC2"/>
            <w:rPr>
              <w:rFonts w:eastAsiaTheme="minorEastAsia"/>
              <w:noProof/>
              <w:lang w:val="en-US" w:eastAsia="zh-CN"/>
            </w:rPr>
          </w:pPr>
          <w:hyperlink w:anchor="_Toc101956202" w:history="1">
            <w:r w:rsidR="00CA4DE8" w:rsidRPr="00B46725">
              <w:rPr>
                <w:rStyle w:val="Hyperlink"/>
                <w:b/>
                <w:bCs/>
                <w:noProof/>
                <w:lang w:val="en-GB"/>
              </w:rPr>
              <w:t>CASE STUDY 2: CREATING AN ENABLING WORK ENVIRONMENT AS INFANTRY BATTALION COMMANDER FOR ALL TROOP PERSONNEL</w:t>
            </w:r>
            <w:r w:rsidR="00CA4DE8">
              <w:rPr>
                <w:noProof/>
                <w:webHidden/>
              </w:rPr>
              <w:tab/>
            </w:r>
            <w:r w:rsidR="00CA4DE8">
              <w:rPr>
                <w:noProof/>
                <w:webHidden/>
              </w:rPr>
              <w:fldChar w:fldCharType="begin"/>
            </w:r>
            <w:r w:rsidR="00CA4DE8">
              <w:rPr>
                <w:noProof/>
                <w:webHidden/>
              </w:rPr>
              <w:instrText xml:space="preserve"> PAGEREF _Toc101956202 \h </w:instrText>
            </w:r>
            <w:r w:rsidR="00CA4DE8">
              <w:rPr>
                <w:noProof/>
                <w:webHidden/>
              </w:rPr>
            </w:r>
            <w:r w:rsidR="00CA4DE8">
              <w:rPr>
                <w:noProof/>
                <w:webHidden/>
              </w:rPr>
              <w:fldChar w:fldCharType="separate"/>
            </w:r>
            <w:r w:rsidR="00CA4DE8">
              <w:rPr>
                <w:noProof/>
                <w:webHidden/>
              </w:rPr>
              <w:t>71</w:t>
            </w:r>
            <w:r w:rsidR="00CA4DE8">
              <w:rPr>
                <w:noProof/>
                <w:webHidden/>
              </w:rPr>
              <w:fldChar w:fldCharType="end"/>
            </w:r>
          </w:hyperlink>
        </w:p>
        <w:p w14:paraId="4EC70ACF" w14:textId="13B516B0" w:rsidR="00CA4DE8" w:rsidRDefault="00000000">
          <w:pPr>
            <w:pStyle w:val="TOC2"/>
            <w:rPr>
              <w:rFonts w:eastAsiaTheme="minorEastAsia"/>
              <w:noProof/>
              <w:lang w:val="en-US" w:eastAsia="zh-CN"/>
            </w:rPr>
          </w:pPr>
          <w:hyperlink w:anchor="_Toc101956203" w:history="1">
            <w:r w:rsidR="00CA4DE8" w:rsidRPr="00B46725">
              <w:rPr>
                <w:rStyle w:val="Hyperlink"/>
                <w:noProof/>
                <w:lang w:val="en-GB"/>
              </w:rPr>
              <w:t>-SELF-LEARNING</w:t>
            </w:r>
            <w:r w:rsidR="00CA4DE8">
              <w:rPr>
                <w:noProof/>
                <w:webHidden/>
              </w:rPr>
              <w:tab/>
            </w:r>
            <w:r w:rsidR="00CA4DE8">
              <w:rPr>
                <w:noProof/>
                <w:webHidden/>
              </w:rPr>
              <w:fldChar w:fldCharType="begin"/>
            </w:r>
            <w:r w:rsidR="00CA4DE8">
              <w:rPr>
                <w:noProof/>
                <w:webHidden/>
              </w:rPr>
              <w:instrText xml:space="preserve"> PAGEREF _Toc101956203 \h </w:instrText>
            </w:r>
            <w:r w:rsidR="00CA4DE8">
              <w:rPr>
                <w:noProof/>
                <w:webHidden/>
              </w:rPr>
            </w:r>
            <w:r w:rsidR="00CA4DE8">
              <w:rPr>
                <w:noProof/>
                <w:webHidden/>
              </w:rPr>
              <w:fldChar w:fldCharType="separate"/>
            </w:r>
            <w:r w:rsidR="00CA4DE8">
              <w:rPr>
                <w:noProof/>
                <w:webHidden/>
              </w:rPr>
              <w:t>82</w:t>
            </w:r>
            <w:r w:rsidR="00CA4DE8">
              <w:rPr>
                <w:noProof/>
                <w:webHidden/>
              </w:rPr>
              <w:fldChar w:fldCharType="end"/>
            </w:r>
          </w:hyperlink>
        </w:p>
        <w:p w14:paraId="44F69904" w14:textId="4DC90798" w:rsidR="00CA4DE8" w:rsidRDefault="00000000">
          <w:pPr>
            <w:pStyle w:val="TOC2"/>
            <w:rPr>
              <w:rFonts w:eastAsiaTheme="minorEastAsia"/>
              <w:noProof/>
              <w:lang w:val="en-US" w:eastAsia="zh-CN"/>
            </w:rPr>
          </w:pPr>
          <w:hyperlink w:anchor="_Toc101956204" w:history="1">
            <w:r w:rsidR="00CA4DE8" w:rsidRPr="00B46725">
              <w:rPr>
                <w:rStyle w:val="Hyperlink"/>
                <w:noProof/>
                <w:lang w:val="en-GB"/>
              </w:rPr>
              <w:t>-MODERATED LEARNING</w:t>
            </w:r>
            <w:r w:rsidR="00CA4DE8">
              <w:rPr>
                <w:noProof/>
                <w:webHidden/>
              </w:rPr>
              <w:tab/>
            </w:r>
            <w:r w:rsidR="00CA4DE8">
              <w:rPr>
                <w:noProof/>
                <w:webHidden/>
              </w:rPr>
              <w:fldChar w:fldCharType="begin"/>
            </w:r>
            <w:r w:rsidR="00CA4DE8">
              <w:rPr>
                <w:noProof/>
                <w:webHidden/>
              </w:rPr>
              <w:instrText xml:space="preserve"> PAGEREF _Toc101956204 \h </w:instrText>
            </w:r>
            <w:r w:rsidR="00CA4DE8">
              <w:rPr>
                <w:noProof/>
                <w:webHidden/>
              </w:rPr>
            </w:r>
            <w:r w:rsidR="00CA4DE8">
              <w:rPr>
                <w:noProof/>
                <w:webHidden/>
              </w:rPr>
              <w:fldChar w:fldCharType="separate"/>
            </w:r>
            <w:r w:rsidR="00CA4DE8">
              <w:rPr>
                <w:noProof/>
                <w:webHidden/>
              </w:rPr>
              <w:t>85</w:t>
            </w:r>
            <w:r w:rsidR="00CA4DE8">
              <w:rPr>
                <w:noProof/>
                <w:webHidden/>
              </w:rPr>
              <w:fldChar w:fldCharType="end"/>
            </w:r>
          </w:hyperlink>
        </w:p>
        <w:p w14:paraId="435904EC" w14:textId="2681249F" w:rsidR="00CA4DE8" w:rsidRDefault="00000000">
          <w:pPr>
            <w:pStyle w:val="TOC2"/>
            <w:rPr>
              <w:rFonts w:eastAsiaTheme="minorEastAsia"/>
              <w:noProof/>
              <w:lang w:val="en-US" w:eastAsia="zh-CN"/>
            </w:rPr>
          </w:pPr>
          <w:hyperlink w:anchor="_Toc101956205" w:history="1">
            <w:r w:rsidR="00CA4DE8" w:rsidRPr="00B46725">
              <w:rPr>
                <w:rStyle w:val="Hyperlink"/>
                <w:noProof/>
                <w:lang w:val="en-GB"/>
              </w:rPr>
              <w:t>-FACILITATOR INSTRUCTIONS – MODERATED LEARNING</w:t>
            </w:r>
            <w:r w:rsidR="00CA4DE8">
              <w:rPr>
                <w:noProof/>
                <w:webHidden/>
              </w:rPr>
              <w:tab/>
            </w:r>
            <w:r w:rsidR="00CA4DE8">
              <w:rPr>
                <w:noProof/>
                <w:webHidden/>
              </w:rPr>
              <w:fldChar w:fldCharType="begin"/>
            </w:r>
            <w:r w:rsidR="00CA4DE8">
              <w:rPr>
                <w:noProof/>
                <w:webHidden/>
              </w:rPr>
              <w:instrText xml:space="preserve"> PAGEREF _Toc101956205 \h </w:instrText>
            </w:r>
            <w:r w:rsidR="00CA4DE8">
              <w:rPr>
                <w:noProof/>
                <w:webHidden/>
              </w:rPr>
            </w:r>
            <w:r w:rsidR="00CA4DE8">
              <w:rPr>
                <w:noProof/>
                <w:webHidden/>
              </w:rPr>
              <w:fldChar w:fldCharType="separate"/>
            </w:r>
            <w:r w:rsidR="00CA4DE8">
              <w:rPr>
                <w:noProof/>
                <w:webHidden/>
              </w:rPr>
              <w:t>87</w:t>
            </w:r>
            <w:r w:rsidR="00CA4DE8">
              <w:rPr>
                <w:noProof/>
                <w:webHidden/>
              </w:rPr>
              <w:fldChar w:fldCharType="end"/>
            </w:r>
          </w:hyperlink>
        </w:p>
        <w:p w14:paraId="491E9CBD" w14:textId="065A55B1" w:rsidR="00CA4DE8" w:rsidRDefault="00000000">
          <w:pPr>
            <w:pStyle w:val="TOC2"/>
            <w:rPr>
              <w:rFonts w:eastAsiaTheme="minorEastAsia"/>
              <w:noProof/>
              <w:lang w:val="en-US" w:eastAsia="zh-CN"/>
            </w:rPr>
          </w:pPr>
          <w:hyperlink w:anchor="_Toc101956206"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_Toc101956206 \h </w:instrText>
            </w:r>
            <w:r w:rsidR="00CA4DE8">
              <w:rPr>
                <w:noProof/>
                <w:webHidden/>
              </w:rPr>
            </w:r>
            <w:r w:rsidR="00CA4DE8">
              <w:rPr>
                <w:noProof/>
                <w:webHidden/>
              </w:rPr>
              <w:fldChar w:fldCharType="separate"/>
            </w:r>
            <w:r w:rsidR="00CA4DE8">
              <w:rPr>
                <w:noProof/>
                <w:webHidden/>
              </w:rPr>
              <w:t>97</w:t>
            </w:r>
            <w:r w:rsidR="00CA4DE8">
              <w:rPr>
                <w:noProof/>
                <w:webHidden/>
              </w:rPr>
              <w:fldChar w:fldCharType="end"/>
            </w:r>
          </w:hyperlink>
        </w:p>
        <w:p w14:paraId="366FD1AE" w14:textId="7A68E22E" w:rsidR="00CA4DE8" w:rsidRDefault="00000000">
          <w:pPr>
            <w:pStyle w:val="TOC2"/>
            <w:rPr>
              <w:rFonts w:eastAsiaTheme="minorEastAsia"/>
              <w:noProof/>
              <w:lang w:val="en-US" w:eastAsia="zh-CN"/>
            </w:rPr>
          </w:pPr>
          <w:hyperlink w:anchor="_Toc101956207" w:history="1">
            <w:r w:rsidR="00CA4DE8" w:rsidRPr="00B46725">
              <w:rPr>
                <w:rStyle w:val="Hyperlink"/>
                <w:noProof/>
                <w:lang w:val="en-GB"/>
              </w:rPr>
              <w:t>-FACILITATOR INSTRUCTIONS: ENACTED LEARNING</w:t>
            </w:r>
            <w:r w:rsidR="00CA4DE8">
              <w:rPr>
                <w:noProof/>
                <w:webHidden/>
              </w:rPr>
              <w:tab/>
            </w:r>
            <w:r w:rsidR="00CA4DE8">
              <w:rPr>
                <w:noProof/>
                <w:webHidden/>
              </w:rPr>
              <w:fldChar w:fldCharType="begin"/>
            </w:r>
            <w:r w:rsidR="00CA4DE8">
              <w:rPr>
                <w:noProof/>
                <w:webHidden/>
              </w:rPr>
              <w:instrText xml:space="preserve"> PAGEREF _Toc101956207 \h </w:instrText>
            </w:r>
            <w:r w:rsidR="00CA4DE8">
              <w:rPr>
                <w:noProof/>
                <w:webHidden/>
              </w:rPr>
            </w:r>
            <w:r w:rsidR="00CA4DE8">
              <w:rPr>
                <w:noProof/>
                <w:webHidden/>
              </w:rPr>
              <w:fldChar w:fldCharType="separate"/>
            </w:r>
            <w:r w:rsidR="00CA4DE8">
              <w:rPr>
                <w:noProof/>
                <w:webHidden/>
              </w:rPr>
              <w:t>99</w:t>
            </w:r>
            <w:r w:rsidR="00CA4DE8">
              <w:rPr>
                <w:noProof/>
                <w:webHidden/>
              </w:rPr>
              <w:fldChar w:fldCharType="end"/>
            </w:r>
          </w:hyperlink>
        </w:p>
        <w:p w14:paraId="7ACBE3F0" w14:textId="507ADD36" w:rsidR="00CA4DE8" w:rsidRDefault="00000000">
          <w:pPr>
            <w:pStyle w:val="TOC2"/>
            <w:rPr>
              <w:rFonts w:eastAsiaTheme="minorEastAsia"/>
              <w:noProof/>
              <w:lang w:val="en-US" w:eastAsia="zh-CN"/>
            </w:rPr>
          </w:pPr>
          <w:hyperlink w:anchor="_Toc101956208" w:history="1">
            <w:r w:rsidR="00CA4DE8" w:rsidRPr="00B46725">
              <w:rPr>
                <w:rStyle w:val="Hyperlink"/>
                <w:b/>
                <w:bCs/>
                <w:noProof/>
                <w:lang w:val="en-GB"/>
              </w:rPr>
              <w:t>CASE STUDY 3: DEVELOPING GENDER-RESPONSIVE CIVIL ASSISTANCE PROJECTS</w:t>
            </w:r>
            <w:r w:rsidR="00CA4DE8">
              <w:rPr>
                <w:noProof/>
                <w:webHidden/>
              </w:rPr>
              <w:tab/>
            </w:r>
            <w:r w:rsidR="00CA4DE8">
              <w:rPr>
                <w:noProof/>
                <w:webHidden/>
              </w:rPr>
              <w:fldChar w:fldCharType="begin"/>
            </w:r>
            <w:r w:rsidR="00CA4DE8">
              <w:rPr>
                <w:noProof/>
                <w:webHidden/>
              </w:rPr>
              <w:instrText xml:space="preserve"> PAGEREF _Toc101956208 \h </w:instrText>
            </w:r>
            <w:r w:rsidR="00CA4DE8">
              <w:rPr>
                <w:noProof/>
                <w:webHidden/>
              </w:rPr>
            </w:r>
            <w:r w:rsidR="00CA4DE8">
              <w:rPr>
                <w:noProof/>
                <w:webHidden/>
              </w:rPr>
              <w:fldChar w:fldCharType="separate"/>
            </w:r>
            <w:r w:rsidR="00CA4DE8">
              <w:rPr>
                <w:noProof/>
                <w:webHidden/>
              </w:rPr>
              <w:t>117</w:t>
            </w:r>
            <w:r w:rsidR="00CA4DE8">
              <w:rPr>
                <w:noProof/>
                <w:webHidden/>
              </w:rPr>
              <w:fldChar w:fldCharType="end"/>
            </w:r>
          </w:hyperlink>
        </w:p>
        <w:p w14:paraId="7AF46552" w14:textId="123FD9EA" w:rsidR="00CA4DE8" w:rsidRDefault="00000000">
          <w:pPr>
            <w:pStyle w:val="TOC2"/>
            <w:rPr>
              <w:rFonts w:eastAsiaTheme="minorEastAsia"/>
              <w:noProof/>
              <w:lang w:val="en-US" w:eastAsia="zh-CN"/>
            </w:rPr>
          </w:pPr>
          <w:hyperlink w:anchor="_Toc101956209" w:history="1">
            <w:r w:rsidR="00CA4DE8" w:rsidRPr="00B46725">
              <w:rPr>
                <w:rStyle w:val="Hyperlink"/>
                <w:noProof/>
                <w:lang w:val="en-GB"/>
              </w:rPr>
              <w:t>-SELF LEARNING</w:t>
            </w:r>
            <w:r w:rsidR="00CA4DE8">
              <w:rPr>
                <w:noProof/>
                <w:webHidden/>
              </w:rPr>
              <w:tab/>
            </w:r>
            <w:r w:rsidR="00CA4DE8">
              <w:rPr>
                <w:noProof/>
                <w:webHidden/>
              </w:rPr>
              <w:fldChar w:fldCharType="begin"/>
            </w:r>
            <w:r w:rsidR="00CA4DE8">
              <w:rPr>
                <w:noProof/>
                <w:webHidden/>
              </w:rPr>
              <w:instrText xml:space="preserve"> PAGEREF _Toc101956209 \h </w:instrText>
            </w:r>
            <w:r w:rsidR="00CA4DE8">
              <w:rPr>
                <w:noProof/>
                <w:webHidden/>
              </w:rPr>
            </w:r>
            <w:r w:rsidR="00CA4DE8">
              <w:rPr>
                <w:noProof/>
                <w:webHidden/>
              </w:rPr>
              <w:fldChar w:fldCharType="separate"/>
            </w:r>
            <w:r w:rsidR="00CA4DE8">
              <w:rPr>
                <w:noProof/>
                <w:webHidden/>
              </w:rPr>
              <w:t>123</w:t>
            </w:r>
            <w:r w:rsidR="00CA4DE8">
              <w:rPr>
                <w:noProof/>
                <w:webHidden/>
              </w:rPr>
              <w:fldChar w:fldCharType="end"/>
            </w:r>
          </w:hyperlink>
        </w:p>
        <w:p w14:paraId="0CDFF3CD" w14:textId="5824FC71" w:rsidR="00CA4DE8" w:rsidRDefault="00000000">
          <w:pPr>
            <w:pStyle w:val="TOC2"/>
            <w:rPr>
              <w:rFonts w:eastAsiaTheme="minorEastAsia"/>
              <w:noProof/>
              <w:lang w:val="en-US" w:eastAsia="zh-CN"/>
            </w:rPr>
          </w:pPr>
          <w:hyperlink w:anchor="_Toc101956210" w:history="1">
            <w:r w:rsidR="00CA4DE8" w:rsidRPr="00B46725">
              <w:rPr>
                <w:rStyle w:val="Hyperlink"/>
                <w:noProof/>
                <w:lang w:val="en-GB"/>
              </w:rPr>
              <w:t>-MODERATED LEARNING</w:t>
            </w:r>
            <w:r w:rsidR="00CA4DE8">
              <w:rPr>
                <w:noProof/>
                <w:webHidden/>
              </w:rPr>
              <w:tab/>
            </w:r>
            <w:r w:rsidR="00CA4DE8">
              <w:rPr>
                <w:noProof/>
                <w:webHidden/>
              </w:rPr>
              <w:fldChar w:fldCharType="begin"/>
            </w:r>
            <w:r w:rsidR="00CA4DE8">
              <w:rPr>
                <w:noProof/>
                <w:webHidden/>
              </w:rPr>
              <w:instrText xml:space="preserve"> PAGEREF _Toc101956210 \h </w:instrText>
            </w:r>
            <w:r w:rsidR="00CA4DE8">
              <w:rPr>
                <w:noProof/>
                <w:webHidden/>
              </w:rPr>
            </w:r>
            <w:r w:rsidR="00CA4DE8">
              <w:rPr>
                <w:noProof/>
                <w:webHidden/>
              </w:rPr>
              <w:fldChar w:fldCharType="separate"/>
            </w:r>
            <w:r w:rsidR="00CA4DE8">
              <w:rPr>
                <w:noProof/>
                <w:webHidden/>
              </w:rPr>
              <w:t>126</w:t>
            </w:r>
            <w:r w:rsidR="00CA4DE8">
              <w:rPr>
                <w:noProof/>
                <w:webHidden/>
              </w:rPr>
              <w:fldChar w:fldCharType="end"/>
            </w:r>
          </w:hyperlink>
        </w:p>
        <w:p w14:paraId="0698C070" w14:textId="014E0319" w:rsidR="00CA4DE8" w:rsidRDefault="00000000">
          <w:pPr>
            <w:pStyle w:val="TOC2"/>
            <w:rPr>
              <w:rFonts w:eastAsiaTheme="minorEastAsia"/>
              <w:noProof/>
              <w:lang w:val="en-US" w:eastAsia="zh-CN"/>
            </w:rPr>
          </w:pPr>
          <w:hyperlink w:anchor="_Toc101956211" w:history="1">
            <w:r w:rsidR="00CA4DE8" w:rsidRPr="00B46725">
              <w:rPr>
                <w:rStyle w:val="Hyperlink"/>
                <w:noProof/>
                <w:lang w:val="en-GB"/>
              </w:rPr>
              <w:t>-FACILITATOR INSTRUCTIONS: MODERATED LEARNING</w:t>
            </w:r>
            <w:r w:rsidR="00CA4DE8">
              <w:rPr>
                <w:noProof/>
                <w:webHidden/>
              </w:rPr>
              <w:tab/>
            </w:r>
            <w:r w:rsidR="00CA4DE8">
              <w:rPr>
                <w:noProof/>
                <w:webHidden/>
              </w:rPr>
              <w:fldChar w:fldCharType="begin"/>
            </w:r>
            <w:r w:rsidR="00CA4DE8">
              <w:rPr>
                <w:noProof/>
                <w:webHidden/>
              </w:rPr>
              <w:instrText xml:space="preserve"> PAGEREF _Toc101956211 \h </w:instrText>
            </w:r>
            <w:r w:rsidR="00CA4DE8">
              <w:rPr>
                <w:noProof/>
                <w:webHidden/>
              </w:rPr>
            </w:r>
            <w:r w:rsidR="00CA4DE8">
              <w:rPr>
                <w:noProof/>
                <w:webHidden/>
              </w:rPr>
              <w:fldChar w:fldCharType="separate"/>
            </w:r>
            <w:r w:rsidR="00CA4DE8">
              <w:rPr>
                <w:noProof/>
                <w:webHidden/>
              </w:rPr>
              <w:t>128</w:t>
            </w:r>
            <w:r w:rsidR="00CA4DE8">
              <w:rPr>
                <w:noProof/>
                <w:webHidden/>
              </w:rPr>
              <w:fldChar w:fldCharType="end"/>
            </w:r>
          </w:hyperlink>
        </w:p>
        <w:p w14:paraId="2D1B4EAC" w14:textId="782F383C" w:rsidR="00CA4DE8" w:rsidRDefault="00000000">
          <w:pPr>
            <w:pStyle w:val="TOC2"/>
            <w:rPr>
              <w:rFonts w:eastAsiaTheme="minorEastAsia"/>
              <w:noProof/>
              <w:lang w:val="en-US" w:eastAsia="zh-CN"/>
            </w:rPr>
          </w:pPr>
          <w:hyperlink w:anchor="_Toc101956212"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_Toc101956212 \h </w:instrText>
            </w:r>
            <w:r w:rsidR="00CA4DE8">
              <w:rPr>
                <w:noProof/>
                <w:webHidden/>
              </w:rPr>
            </w:r>
            <w:r w:rsidR="00CA4DE8">
              <w:rPr>
                <w:noProof/>
                <w:webHidden/>
              </w:rPr>
              <w:fldChar w:fldCharType="separate"/>
            </w:r>
            <w:r w:rsidR="00CA4DE8">
              <w:rPr>
                <w:noProof/>
                <w:webHidden/>
              </w:rPr>
              <w:t>138</w:t>
            </w:r>
            <w:r w:rsidR="00CA4DE8">
              <w:rPr>
                <w:noProof/>
                <w:webHidden/>
              </w:rPr>
              <w:fldChar w:fldCharType="end"/>
            </w:r>
          </w:hyperlink>
        </w:p>
        <w:p w14:paraId="0BA5E8FD" w14:textId="3A4D57D5" w:rsidR="00CA4DE8" w:rsidRDefault="00000000">
          <w:pPr>
            <w:pStyle w:val="TOC2"/>
            <w:rPr>
              <w:rFonts w:eastAsiaTheme="minorEastAsia"/>
              <w:noProof/>
              <w:lang w:val="en-US" w:eastAsia="zh-CN"/>
            </w:rPr>
          </w:pPr>
          <w:hyperlink w:anchor="_Toc101956213" w:history="1">
            <w:r w:rsidR="00CA4DE8" w:rsidRPr="00B46725">
              <w:rPr>
                <w:rStyle w:val="Hyperlink"/>
                <w:noProof/>
                <w:lang w:val="en-GB"/>
              </w:rPr>
              <w:t>-FACILITATOR INSTRUCTIONS: ENACTED LEARNING</w:t>
            </w:r>
            <w:r w:rsidR="00CA4DE8">
              <w:rPr>
                <w:noProof/>
                <w:webHidden/>
              </w:rPr>
              <w:tab/>
            </w:r>
            <w:r w:rsidR="00CA4DE8">
              <w:rPr>
                <w:noProof/>
                <w:webHidden/>
              </w:rPr>
              <w:fldChar w:fldCharType="begin"/>
            </w:r>
            <w:r w:rsidR="00CA4DE8">
              <w:rPr>
                <w:noProof/>
                <w:webHidden/>
              </w:rPr>
              <w:instrText xml:space="preserve"> PAGEREF _Toc101956213 \h </w:instrText>
            </w:r>
            <w:r w:rsidR="00CA4DE8">
              <w:rPr>
                <w:noProof/>
                <w:webHidden/>
              </w:rPr>
            </w:r>
            <w:r w:rsidR="00CA4DE8">
              <w:rPr>
                <w:noProof/>
                <w:webHidden/>
              </w:rPr>
              <w:fldChar w:fldCharType="separate"/>
            </w:r>
            <w:r w:rsidR="00CA4DE8">
              <w:rPr>
                <w:noProof/>
                <w:webHidden/>
              </w:rPr>
              <w:t>140</w:t>
            </w:r>
            <w:r w:rsidR="00CA4DE8">
              <w:rPr>
                <w:noProof/>
                <w:webHidden/>
              </w:rPr>
              <w:fldChar w:fldCharType="end"/>
            </w:r>
          </w:hyperlink>
        </w:p>
        <w:p w14:paraId="76E7F6D7" w14:textId="3845FA3C" w:rsidR="00CA4DE8" w:rsidRDefault="00000000">
          <w:pPr>
            <w:pStyle w:val="TOC1"/>
            <w:rPr>
              <w:rFonts w:eastAsiaTheme="minorEastAsia"/>
              <w:noProof/>
              <w:lang w:val="en-US" w:eastAsia="zh-CN"/>
            </w:rPr>
          </w:pPr>
          <w:hyperlink w:anchor="_Toc101956214" w:history="1">
            <w:r w:rsidR="00CA4DE8" w:rsidRPr="00B46725">
              <w:rPr>
                <w:rStyle w:val="Hyperlink"/>
                <w:b/>
                <w:bCs/>
                <w:noProof/>
                <w:lang w:val="en-GB"/>
              </w:rPr>
              <w:t>SECTION 2: CONDUCTING OPERATIONS</w:t>
            </w:r>
            <w:r w:rsidR="00CA4DE8">
              <w:rPr>
                <w:noProof/>
                <w:webHidden/>
              </w:rPr>
              <w:tab/>
            </w:r>
            <w:r w:rsidR="00CA4DE8">
              <w:rPr>
                <w:noProof/>
                <w:webHidden/>
              </w:rPr>
              <w:fldChar w:fldCharType="begin"/>
            </w:r>
            <w:r w:rsidR="00CA4DE8">
              <w:rPr>
                <w:noProof/>
                <w:webHidden/>
              </w:rPr>
              <w:instrText xml:space="preserve"> PAGEREF _Toc101956214 \h </w:instrText>
            </w:r>
            <w:r w:rsidR="00CA4DE8">
              <w:rPr>
                <w:noProof/>
                <w:webHidden/>
              </w:rPr>
            </w:r>
            <w:r w:rsidR="00CA4DE8">
              <w:rPr>
                <w:noProof/>
                <w:webHidden/>
              </w:rPr>
              <w:fldChar w:fldCharType="separate"/>
            </w:r>
            <w:r w:rsidR="00CA4DE8">
              <w:rPr>
                <w:noProof/>
                <w:webHidden/>
              </w:rPr>
              <w:t>158</w:t>
            </w:r>
            <w:r w:rsidR="00CA4DE8">
              <w:rPr>
                <w:noProof/>
                <w:webHidden/>
              </w:rPr>
              <w:fldChar w:fldCharType="end"/>
            </w:r>
          </w:hyperlink>
        </w:p>
        <w:p w14:paraId="3BF59A81" w14:textId="404B5941" w:rsidR="00CA4DE8" w:rsidRDefault="00000000">
          <w:pPr>
            <w:pStyle w:val="TOC2"/>
            <w:rPr>
              <w:rFonts w:eastAsiaTheme="minorEastAsia"/>
              <w:noProof/>
              <w:lang w:val="en-US" w:eastAsia="zh-CN"/>
            </w:rPr>
          </w:pPr>
          <w:hyperlink w:anchor="_Toc101956215" w:history="1">
            <w:r w:rsidR="00CA4DE8" w:rsidRPr="00B46725">
              <w:rPr>
                <w:rStyle w:val="Hyperlink"/>
                <w:b/>
                <w:bCs/>
                <w:noProof/>
                <w:lang w:val="en-GB"/>
              </w:rPr>
              <w:t>CASE STUDY 4: ACQUIRING GENDER-RESPONSIVE INFORMATION THROUGH PATROLS</w:t>
            </w:r>
            <w:r w:rsidR="00CA4DE8">
              <w:rPr>
                <w:noProof/>
                <w:webHidden/>
              </w:rPr>
              <w:tab/>
            </w:r>
            <w:r w:rsidR="00CA4DE8">
              <w:rPr>
                <w:noProof/>
                <w:webHidden/>
              </w:rPr>
              <w:fldChar w:fldCharType="begin"/>
            </w:r>
            <w:r w:rsidR="00CA4DE8">
              <w:rPr>
                <w:noProof/>
                <w:webHidden/>
              </w:rPr>
              <w:instrText xml:space="preserve"> PAGEREF _Toc101956215 \h </w:instrText>
            </w:r>
            <w:r w:rsidR="00CA4DE8">
              <w:rPr>
                <w:noProof/>
                <w:webHidden/>
              </w:rPr>
            </w:r>
            <w:r w:rsidR="00CA4DE8">
              <w:rPr>
                <w:noProof/>
                <w:webHidden/>
              </w:rPr>
              <w:fldChar w:fldCharType="separate"/>
            </w:r>
            <w:r w:rsidR="00CA4DE8">
              <w:rPr>
                <w:noProof/>
                <w:webHidden/>
              </w:rPr>
              <w:t>160</w:t>
            </w:r>
            <w:r w:rsidR="00CA4DE8">
              <w:rPr>
                <w:noProof/>
                <w:webHidden/>
              </w:rPr>
              <w:fldChar w:fldCharType="end"/>
            </w:r>
          </w:hyperlink>
        </w:p>
        <w:p w14:paraId="58351F34" w14:textId="57E805A6" w:rsidR="00CA4DE8" w:rsidRDefault="00000000">
          <w:pPr>
            <w:pStyle w:val="TOC2"/>
            <w:rPr>
              <w:rFonts w:eastAsiaTheme="minorEastAsia"/>
              <w:noProof/>
              <w:lang w:val="en-US" w:eastAsia="zh-CN"/>
            </w:rPr>
          </w:pPr>
          <w:hyperlink w:anchor="_Toc101956216" w:history="1">
            <w:r w:rsidR="00CA4DE8" w:rsidRPr="00B46725">
              <w:rPr>
                <w:rStyle w:val="Hyperlink"/>
                <w:noProof/>
                <w:lang w:val="en-GB"/>
              </w:rPr>
              <w:t>-SELF-LEARNING</w:t>
            </w:r>
            <w:r w:rsidR="00CA4DE8">
              <w:rPr>
                <w:noProof/>
                <w:webHidden/>
              </w:rPr>
              <w:tab/>
            </w:r>
            <w:r w:rsidR="00CA4DE8">
              <w:rPr>
                <w:noProof/>
                <w:webHidden/>
              </w:rPr>
              <w:fldChar w:fldCharType="begin"/>
            </w:r>
            <w:r w:rsidR="00CA4DE8">
              <w:rPr>
                <w:noProof/>
                <w:webHidden/>
              </w:rPr>
              <w:instrText xml:space="preserve"> PAGEREF _Toc101956216 \h </w:instrText>
            </w:r>
            <w:r w:rsidR="00CA4DE8">
              <w:rPr>
                <w:noProof/>
                <w:webHidden/>
              </w:rPr>
            </w:r>
            <w:r w:rsidR="00CA4DE8">
              <w:rPr>
                <w:noProof/>
                <w:webHidden/>
              </w:rPr>
              <w:fldChar w:fldCharType="separate"/>
            </w:r>
            <w:r w:rsidR="00CA4DE8">
              <w:rPr>
                <w:noProof/>
                <w:webHidden/>
              </w:rPr>
              <w:t>167</w:t>
            </w:r>
            <w:r w:rsidR="00CA4DE8">
              <w:rPr>
                <w:noProof/>
                <w:webHidden/>
              </w:rPr>
              <w:fldChar w:fldCharType="end"/>
            </w:r>
          </w:hyperlink>
        </w:p>
        <w:p w14:paraId="08FAEDA7" w14:textId="4E88FB44" w:rsidR="00CA4DE8" w:rsidRDefault="00000000">
          <w:pPr>
            <w:pStyle w:val="TOC2"/>
            <w:rPr>
              <w:rFonts w:eastAsiaTheme="minorEastAsia"/>
              <w:noProof/>
              <w:lang w:val="en-US" w:eastAsia="zh-CN"/>
            </w:rPr>
          </w:pPr>
          <w:hyperlink w:anchor="_Toc101956217" w:history="1">
            <w:r w:rsidR="00CA4DE8" w:rsidRPr="00B46725">
              <w:rPr>
                <w:rStyle w:val="Hyperlink"/>
                <w:noProof/>
                <w:lang w:val="en-GB"/>
              </w:rPr>
              <w:t>-MODERATED LEARNING</w:t>
            </w:r>
            <w:r w:rsidR="00CA4DE8">
              <w:rPr>
                <w:noProof/>
                <w:webHidden/>
              </w:rPr>
              <w:tab/>
            </w:r>
            <w:r w:rsidR="00CA4DE8">
              <w:rPr>
                <w:noProof/>
                <w:webHidden/>
              </w:rPr>
              <w:fldChar w:fldCharType="begin"/>
            </w:r>
            <w:r w:rsidR="00CA4DE8">
              <w:rPr>
                <w:noProof/>
                <w:webHidden/>
              </w:rPr>
              <w:instrText xml:space="preserve"> PAGEREF _Toc101956217 \h </w:instrText>
            </w:r>
            <w:r w:rsidR="00CA4DE8">
              <w:rPr>
                <w:noProof/>
                <w:webHidden/>
              </w:rPr>
            </w:r>
            <w:r w:rsidR="00CA4DE8">
              <w:rPr>
                <w:noProof/>
                <w:webHidden/>
              </w:rPr>
              <w:fldChar w:fldCharType="separate"/>
            </w:r>
            <w:r w:rsidR="00CA4DE8">
              <w:rPr>
                <w:noProof/>
                <w:webHidden/>
              </w:rPr>
              <w:t>170</w:t>
            </w:r>
            <w:r w:rsidR="00CA4DE8">
              <w:rPr>
                <w:noProof/>
                <w:webHidden/>
              </w:rPr>
              <w:fldChar w:fldCharType="end"/>
            </w:r>
          </w:hyperlink>
        </w:p>
        <w:p w14:paraId="1D7BD864" w14:textId="2E607C7E" w:rsidR="00CA4DE8" w:rsidRDefault="00000000">
          <w:pPr>
            <w:pStyle w:val="TOC2"/>
            <w:rPr>
              <w:rFonts w:eastAsiaTheme="minorEastAsia"/>
              <w:noProof/>
              <w:lang w:val="en-US" w:eastAsia="zh-CN"/>
            </w:rPr>
          </w:pPr>
          <w:hyperlink w:anchor="_Toc101956218" w:history="1">
            <w:r w:rsidR="00CA4DE8" w:rsidRPr="00B46725">
              <w:rPr>
                <w:rStyle w:val="Hyperlink"/>
                <w:noProof/>
                <w:lang w:val="en-GB"/>
              </w:rPr>
              <w:t>-FACILITATOR INSTRUCTIONS: MODERATED LEARNING</w:t>
            </w:r>
            <w:r w:rsidR="00CA4DE8">
              <w:rPr>
                <w:noProof/>
                <w:webHidden/>
              </w:rPr>
              <w:tab/>
            </w:r>
            <w:r w:rsidR="00CA4DE8">
              <w:rPr>
                <w:noProof/>
                <w:webHidden/>
              </w:rPr>
              <w:fldChar w:fldCharType="begin"/>
            </w:r>
            <w:r w:rsidR="00CA4DE8">
              <w:rPr>
                <w:noProof/>
                <w:webHidden/>
              </w:rPr>
              <w:instrText xml:space="preserve"> PAGEREF _Toc101956218 \h </w:instrText>
            </w:r>
            <w:r w:rsidR="00CA4DE8">
              <w:rPr>
                <w:noProof/>
                <w:webHidden/>
              </w:rPr>
            </w:r>
            <w:r w:rsidR="00CA4DE8">
              <w:rPr>
                <w:noProof/>
                <w:webHidden/>
              </w:rPr>
              <w:fldChar w:fldCharType="separate"/>
            </w:r>
            <w:r w:rsidR="00CA4DE8">
              <w:rPr>
                <w:noProof/>
                <w:webHidden/>
              </w:rPr>
              <w:t>172</w:t>
            </w:r>
            <w:r w:rsidR="00CA4DE8">
              <w:rPr>
                <w:noProof/>
                <w:webHidden/>
              </w:rPr>
              <w:fldChar w:fldCharType="end"/>
            </w:r>
          </w:hyperlink>
        </w:p>
        <w:p w14:paraId="33293B10" w14:textId="3BCC8414" w:rsidR="00CA4DE8" w:rsidRDefault="00000000">
          <w:pPr>
            <w:pStyle w:val="TOC2"/>
            <w:rPr>
              <w:rFonts w:eastAsiaTheme="minorEastAsia"/>
              <w:noProof/>
              <w:lang w:val="en-US" w:eastAsia="zh-CN"/>
            </w:rPr>
          </w:pPr>
          <w:hyperlink w:anchor="_Toc101956219"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_Toc101956219 \h </w:instrText>
            </w:r>
            <w:r w:rsidR="00CA4DE8">
              <w:rPr>
                <w:noProof/>
                <w:webHidden/>
              </w:rPr>
            </w:r>
            <w:r w:rsidR="00CA4DE8">
              <w:rPr>
                <w:noProof/>
                <w:webHidden/>
              </w:rPr>
              <w:fldChar w:fldCharType="separate"/>
            </w:r>
            <w:r w:rsidR="00CA4DE8">
              <w:rPr>
                <w:noProof/>
                <w:webHidden/>
              </w:rPr>
              <w:t>182</w:t>
            </w:r>
            <w:r w:rsidR="00CA4DE8">
              <w:rPr>
                <w:noProof/>
                <w:webHidden/>
              </w:rPr>
              <w:fldChar w:fldCharType="end"/>
            </w:r>
          </w:hyperlink>
        </w:p>
        <w:p w14:paraId="4FCB9A45" w14:textId="71F12D51" w:rsidR="00CA4DE8" w:rsidRDefault="00000000">
          <w:pPr>
            <w:pStyle w:val="TOC2"/>
            <w:rPr>
              <w:rFonts w:eastAsiaTheme="minorEastAsia"/>
              <w:noProof/>
              <w:lang w:val="en-US" w:eastAsia="zh-CN"/>
            </w:rPr>
          </w:pPr>
          <w:hyperlink w:anchor="_Toc101956220" w:history="1">
            <w:r w:rsidR="00CA4DE8" w:rsidRPr="00B46725">
              <w:rPr>
                <w:rStyle w:val="Hyperlink"/>
                <w:noProof/>
                <w:lang w:val="en-GB"/>
              </w:rPr>
              <w:t>-FACILITATOR INSTRUCTIONS: ENACTED LEARNING</w:t>
            </w:r>
            <w:r w:rsidR="00CA4DE8">
              <w:rPr>
                <w:noProof/>
                <w:webHidden/>
              </w:rPr>
              <w:tab/>
            </w:r>
            <w:r w:rsidR="00CA4DE8">
              <w:rPr>
                <w:noProof/>
                <w:webHidden/>
              </w:rPr>
              <w:fldChar w:fldCharType="begin"/>
            </w:r>
            <w:r w:rsidR="00CA4DE8">
              <w:rPr>
                <w:noProof/>
                <w:webHidden/>
              </w:rPr>
              <w:instrText xml:space="preserve"> PAGEREF _Toc101956220 \h </w:instrText>
            </w:r>
            <w:r w:rsidR="00CA4DE8">
              <w:rPr>
                <w:noProof/>
                <w:webHidden/>
              </w:rPr>
            </w:r>
            <w:r w:rsidR="00CA4DE8">
              <w:rPr>
                <w:noProof/>
                <w:webHidden/>
              </w:rPr>
              <w:fldChar w:fldCharType="separate"/>
            </w:r>
            <w:r w:rsidR="00CA4DE8">
              <w:rPr>
                <w:noProof/>
                <w:webHidden/>
              </w:rPr>
              <w:t>184</w:t>
            </w:r>
            <w:r w:rsidR="00CA4DE8">
              <w:rPr>
                <w:noProof/>
                <w:webHidden/>
              </w:rPr>
              <w:fldChar w:fldCharType="end"/>
            </w:r>
          </w:hyperlink>
        </w:p>
        <w:p w14:paraId="50EA3184" w14:textId="43C88253" w:rsidR="00CA4DE8" w:rsidRDefault="00000000">
          <w:pPr>
            <w:pStyle w:val="TOC2"/>
            <w:rPr>
              <w:rFonts w:eastAsiaTheme="minorEastAsia"/>
              <w:noProof/>
              <w:lang w:val="en-US" w:eastAsia="zh-CN"/>
            </w:rPr>
          </w:pPr>
          <w:hyperlink w:anchor="_Toc101956221" w:history="1">
            <w:r w:rsidR="00CA4DE8" w:rsidRPr="00B46725">
              <w:rPr>
                <w:rStyle w:val="Hyperlink"/>
                <w:b/>
                <w:bCs/>
                <w:noProof/>
                <w:lang w:val="en-GB"/>
              </w:rPr>
              <w:t>CASE STUDY 5: RESPONDING EFFECTIVELY TO VICTIMS AND SURVIVORS OF CONFLICT</w:t>
            </w:r>
            <w:r w:rsidR="00CA4DE8">
              <w:rPr>
                <w:noProof/>
                <w:webHidden/>
              </w:rPr>
              <w:tab/>
            </w:r>
            <w:r w:rsidR="00CA4DE8">
              <w:rPr>
                <w:noProof/>
                <w:webHidden/>
              </w:rPr>
              <w:fldChar w:fldCharType="begin"/>
            </w:r>
            <w:r w:rsidR="00CA4DE8">
              <w:rPr>
                <w:noProof/>
                <w:webHidden/>
              </w:rPr>
              <w:instrText xml:space="preserve"> PAGEREF _Toc101956221 \h </w:instrText>
            </w:r>
            <w:r w:rsidR="00CA4DE8">
              <w:rPr>
                <w:noProof/>
                <w:webHidden/>
              </w:rPr>
            </w:r>
            <w:r w:rsidR="00CA4DE8">
              <w:rPr>
                <w:noProof/>
                <w:webHidden/>
              </w:rPr>
              <w:fldChar w:fldCharType="separate"/>
            </w:r>
            <w:r w:rsidR="00CA4DE8">
              <w:rPr>
                <w:noProof/>
                <w:webHidden/>
              </w:rPr>
              <w:t>200</w:t>
            </w:r>
            <w:r w:rsidR="00CA4DE8">
              <w:rPr>
                <w:noProof/>
                <w:webHidden/>
              </w:rPr>
              <w:fldChar w:fldCharType="end"/>
            </w:r>
          </w:hyperlink>
        </w:p>
        <w:p w14:paraId="437A76BC" w14:textId="3D489D7A" w:rsidR="00CA4DE8" w:rsidRDefault="00000000">
          <w:pPr>
            <w:pStyle w:val="TOC2"/>
            <w:rPr>
              <w:rFonts w:eastAsiaTheme="minorEastAsia"/>
              <w:noProof/>
              <w:lang w:val="en-US" w:eastAsia="zh-CN"/>
            </w:rPr>
          </w:pPr>
          <w:hyperlink w:anchor="_Toc101956222" w:history="1">
            <w:r w:rsidR="00CA4DE8" w:rsidRPr="00B46725">
              <w:rPr>
                <w:rStyle w:val="Hyperlink"/>
                <w:noProof/>
                <w:lang w:val="en-GB"/>
              </w:rPr>
              <w:t>-SELF-LEARNING</w:t>
            </w:r>
            <w:r w:rsidR="00CA4DE8">
              <w:rPr>
                <w:noProof/>
                <w:webHidden/>
              </w:rPr>
              <w:tab/>
            </w:r>
            <w:r w:rsidR="00CA4DE8">
              <w:rPr>
                <w:noProof/>
                <w:webHidden/>
              </w:rPr>
              <w:fldChar w:fldCharType="begin"/>
            </w:r>
            <w:r w:rsidR="00CA4DE8">
              <w:rPr>
                <w:noProof/>
                <w:webHidden/>
              </w:rPr>
              <w:instrText xml:space="preserve"> PAGEREF _Toc101956222 \h </w:instrText>
            </w:r>
            <w:r w:rsidR="00CA4DE8">
              <w:rPr>
                <w:noProof/>
                <w:webHidden/>
              </w:rPr>
            </w:r>
            <w:r w:rsidR="00CA4DE8">
              <w:rPr>
                <w:noProof/>
                <w:webHidden/>
              </w:rPr>
              <w:fldChar w:fldCharType="separate"/>
            </w:r>
            <w:r w:rsidR="00CA4DE8">
              <w:rPr>
                <w:noProof/>
                <w:webHidden/>
              </w:rPr>
              <w:t>210</w:t>
            </w:r>
            <w:r w:rsidR="00CA4DE8">
              <w:rPr>
                <w:noProof/>
                <w:webHidden/>
              </w:rPr>
              <w:fldChar w:fldCharType="end"/>
            </w:r>
          </w:hyperlink>
        </w:p>
        <w:p w14:paraId="4C29E5B5" w14:textId="24028497" w:rsidR="00CA4DE8" w:rsidRDefault="00000000">
          <w:pPr>
            <w:pStyle w:val="TOC2"/>
            <w:rPr>
              <w:rFonts w:eastAsiaTheme="minorEastAsia"/>
              <w:noProof/>
              <w:lang w:val="en-US" w:eastAsia="zh-CN"/>
            </w:rPr>
          </w:pPr>
          <w:hyperlink w:anchor="_Toc101956223" w:history="1">
            <w:r w:rsidR="00CA4DE8" w:rsidRPr="00B46725">
              <w:rPr>
                <w:rStyle w:val="Hyperlink"/>
                <w:noProof/>
                <w:lang w:val="en-GB"/>
              </w:rPr>
              <w:t>-MODERATED LEARNING</w:t>
            </w:r>
            <w:r w:rsidR="00CA4DE8">
              <w:rPr>
                <w:noProof/>
                <w:webHidden/>
              </w:rPr>
              <w:tab/>
            </w:r>
            <w:r w:rsidR="00CA4DE8">
              <w:rPr>
                <w:noProof/>
                <w:webHidden/>
              </w:rPr>
              <w:fldChar w:fldCharType="begin"/>
            </w:r>
            <w:r w:rsidR="00CA4DE8">
              <w:rPr>
                <w:noProof/>
                <w:webHidden/>
              </w:rPr>
              <w:instrText xml:space="preserve"> PAGEREF _Toc101956223 \h </w:instrText>
            </w:r>
            <w:r w:rsidR="00CA4DE8">
              <w:rPr>
                <w:noProof/>
                <w:webHidden/>
              </w:rPr>
            </w:r>
            <w:r w:rsidR="00CA4DE8">
              <w:rPr>
                <w:noProof/>
                <w:webHidden/>
              </w:rPr>
              <w:fldChar w:fldCharType="separate"/>
            </w:r>
            <w:r w:rsidR="00CA4DE8">
              <w:rPr>
                <w:noProof/>
                <w:webHidden/>
              </w:rPr>
              <w:t>213</w:t>
            </w:r>
            <w:r w:rsidR="00CA4DE8">
              <w:rPr>
                <w:noProof/>
                <w:webHidden/>
              </w:rPr>
              <w:fldChar w:fldCharType="end"/>
            </w:r>
          </w:hyperlink>
        </w:p>
        <w:p w14:paraId="7E5E41AB" w14:textId="2632A804" w:rsidR="00CA4DE8" w:rsidRDefault="00000000">
          <w:pPr>
            <w:pStyle w:val="TOC2"/>
            <w:rPr>
              <w:rFonts w:eastAsiaTheme="minorEastAsia"/>
              <w:noProof/>
              <w:lang w:val="en-US" w:eastAsia="zh-CN"/>
            </w:rPr>
          </w:pPr>
          <w:hyperlink w:anchor="_Toc101956224" w:history="1">
            <w:r w:rsidR="00CA4DE8" w:rsidRPr="00B46725">
              <w:rPr>
                <w:rStyle w:val="Hyperlink"/>
                <w:noProof/>
                <w:lang w:val="en-GB"/>
              </w:rPr>
              <w:t>-FACILITATOR INSTRUCTIONS: MODERATED LEARNING</w:t>
            </w:r>
            <w:r w:rsidR="00CA4DE8">
              <w:rPr>
                <w:noProof/>
                <w:webHidden/>
              </w:rPr>
              <w:tab/>
            </w:r>
            <w:r w:rsidR="00CA4DE8">
              <w:rPr>
                <w:noProof/>
                <w:webHidden/>
              </w:rPr>
              <w:fldChar w:fldCharType="begin"/>
            </w:r>
            <w:r w:rsidR="00CA4DE8">
              <w:rPr>
                <w:noProof/>
                <w:webHidden/>
              </w:rPr>
              <w:instrText xml:space="preserve"> PAGEREF _Toc101956224 \h </w:instrText>
            </w:r>
            <w:r w:rsidR="00CA4DE8">
              <w:rPr>
                <w:noProof/>
                <w:webHidden/>
              </w:rPr>
            </w:r>
            <w:r w:rsidR="00CA4DE8">
              <w:rPr>
                <w:noProof/>
                <w:webHidden/>
              </w:rPr>
              <w:fldChar w:fldCharType="separate"/>
            </w:r>
            <w:r w:rsidR="00CA4DE8">
              <w:rPr>
                <w:noProof/>
                <w:webHidden/>
              </w:rPr>
              <w:t>215</w:t>
            </w:r>
            <w:r w:rsidR="00CA4DE8">
              <w:rPr>
                <w:noProof/>
                <w:webHidden/>
              </w:rPr>
              <w:fldChar w:fldCharType="end"/>
            </w:r>
          </w:hyperlink>
        </w:p>
        <w:p w14:paraId="010A3310" w14:textId="13D03EF5" w:rsidR="00CA4DE8" w:rsidRDefault="00000000">
          <w:pPr>
            <w:pStyle w:val="TOC2"/>
            <w:rPr>
              <w:rFonts w:eastAsiaTheme="minorEastAsia"/>
              <w:noProof/>
              <w:lang w:val="en-US" w:eastAsia="zh-CN"/>
            </w:rPr>
          </w:pPr>
          <w:hyperlink w:anchor="_Toc101956225"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_Toc101956225 \h </w:instrText>
            </w:r>
            <w:r w:rsidR="00CA4DE8">
              <w:rPr>
                <w:noProof/>
                <w:webHidden/>
              </w:rPr>
            </w:r>
            <w:r w:rsidR="00CA4DE8">
              <w:rPr>
                <w:noProof/>
                <w:webHidden/>
              </w:rPr>
              <w:fldChar w:fldCharType="separate"/>
            </w:r>
            <w:r w:rsidR="00CA4DE8">
              <w:rPr>
                <w:noProof/>
                <w:webHidden/>
              </w:rPr>
              <w:t>225</w:t>
            </w:r>
            <w:r w:rsidR="00CA4DE8">
              <w:rPr>
                <w:noProof/>
                <w:webHidden/>
              </w:rPr>
              <w:fldChar w:fldCharType="end"/>
            </w:r>
          </w:hyperlink>
        </w:p>
        <w:p w14:paraId="7F559CB0" w14:textId="3659E487" w:rsidR="00CA4DE8" w:rsidRDefault="00000000">
          <w:pPr>
            <w:pStyle w:val="TOC2"/>
            <w:rPr>
              <w:rFonts w:eastAsiaTheme="minorEastAsia"/>
              <w:noProof/>
              <w:lang w:val="en-US" w:eastAsia="zh-CN"/>
            </w:rPr>
          </w:pPr>
          <w:hyperlink w:anchor="_Toc101956226" w:history="1">
            <w:r w:rsidR="00CA4DE8" w:rsidRPr="00B46725">
              <w:rPr>
                <w:rStyle w:val="Hyperlink"/>
                <w:noProof/>
                <w:lang w:val="en-GB"/>
              </w:rPr>
              <w:t>-FACILITATOR INSTRUCTIONS: ENACTED LEARNING</w:t>
            </w:r>
            <w:r w:rsidR="00CA4DE8">
              <w:rPr>
                <w:noProof/>
                <w:webHidden/>
              </w:rPr>
              <w:tab/>
            </w:r>
            <w:r w:rsidR="00CA4DE8">
              <w:rPr>
                <w:noProof/>
                <w:webHidden/>
              </w:rPr>
              <w:fldChar w:fldCharType="begin"/>
            </w:r>
            <w:r w:rsidR="00CA4DE8">
              <w:rPr>
                <w:noProof/>
                <w:webHidden/>
              </w:rPr>
              <w:instrText xml:space="preserve"> PAGEREF _Toc101956226 \h </w:instrText>
            </w:r>
            <w:r w:rsidR="00CA4DE8">
              <w:rPr>
                <w:noProof/>
                <w:webHidden/>
              </w:rPr>
            </w:r>
            <w:r w:rsidR="00CA4DE8">
              <w:rPr>
                <w:noProof/>
                <w:webHidden/>
              </w:rPr>
              <w:fldChar w:fldCharType="separate"/>
            </w:r>
            <w:r w:rsidR="00CA4DE8">
              <w:rPr>
                <w:noProof/>
                <w:webHidden/>
              </w:rPr>
              <w:t>227</w:t>
            </w:r>
            <w:r w:rsidR="00CA4DE8">
              <w:rPr>
                <w:noProof/>
                <w:webHidden/>
              </w:rPr>
              <w:fldChar w:fldCharType="end"/>
            </w:r>
          </w:hyperlink>
        </w:p>
        <w:p w14:paraId="12690EC4" w14:textId="790EBE2D" w:rsidR="00CA4DE8" w:rsidRDefault="00000000">
          <w:pPr>
            <w:pStyle w:val="TOC2"/>
            <w:rPr>
              <w:rFonts w:eastAsiaTheme="minorEastAsia"/>
              <w:noProof/>
              <w:lang w:val="en-US" w:eastAsia="zh-CN"/>
            </w:rPr>
          </w:pPr>
          <w:hyperlink w:anchor="_Toc101956227" w:history="1">
            <w:r w:rsidR="00CA4DE8" w:rsidRPr="00B46725">
              <w:rPr>
                <w:rStyle w:val="Hyperlink"/>
                <w:b/>
                <w:bCs/>
                <w:noProof/>
                <w:lang w:val="en-GB"/>
              </w:rPr>
              <w:t>CASE STUDY 6: CREATING AN ENABLING WORK ENVIRONMENT FOR ALL TROOP PERSONNEL</w:t>
            </w:r>
            <w:r w:rsidR="00CA4DE8">
              <w:rPr>
                <w:noProof/>
                <w:webHidden/>
              </w:rPr>
              <w:tab/>
            </w:r>
            <w:r w:rsidR="00CA4DE8">
              <w:rPr>
                <w:noProof/>
                <w:webHidden/>
              </w:rPr>
              <w:fldChar w:fldCharType="begin"/>
            </w:r>
            <w:r w:rsidR="00CA4DE8">
              <w:rPr>
                <w:noProof/>
                <w:webHidden/>
              </w:rPr>
              <w:instrText xml:space="preserve"> PAGEREF _Toc101956227 \h </w:instrText>
            </w:r>
            <w:r w:rsidR="00CA4DE8">
              <w:rPr>
                <w:noProof/>
                <w:webHidden/>
              </w:rPr>
            </w:r>
            <w:r w:rsidR="00CA4DE8">
              <w:rPr>
                <w:noProof/>
                <w:webHidden/>
              </w:rPr>
              <w:fldChar w:fldCharType="separate"/>
            </w:r>
            <w:r w:rsidR="00CA4DE8">
              <w:rPr>
                <w:noProof/>
                <w:webHidden/>
              </w:rPr>
              <w:t>242</w:t>
            </w:r>
            <w:r w:rsidR="00CA4DE8">
              <w:rPr>
                <w:noProof/>
                <w:webHidden/>
              </w:rPr>
              <w:fldChar w:fldCharType="end"/>
            </w:r>
          </w:hyperlink>
        </w:p>
        <w:p w14:paraId="636839C3" w14:textId="3468EC33" w:rsidR="00CA4DE8" w:rsidRDefault="00000000">
          <w:pPr>
            <w:pStyle w:val="TOC2"/>
            <w:rPr>
              <w:rFonts w:eastAsiaTheme="minorEastAsia"/>
              <w:noProof/>
              <w:lang w:val="en-US" w:eastAsia="zh-CN"/>
            </w:rPr>
          </w:pPr>
          <w:hyperlink w:anchor="_Toc101956228" w:history="1">
            <w:r w:rsidR="00CA4DE8" w:rsidRPr="00B46725">
              <w:rPr>
                <w:rStyle w:val="Hyperlink"/>
                <w:noProof/>
                <w:lang w:val="en-GB"/>
              </w:rPr>
              <w:t>-SELF-LEARNING</w:t>
            </w:r>
            <w:r w:rsidR="00CA4DE8">
              <w:rPr>
                <w:noProof/>
                <w:webHidden/>
              </w:rPr>
              <w:tab/>
            </w:r>
            <w:r w:rsidR="00CA4DE8">
              <w:rPr>
                <w:noProof/>
                <w:webHidden/>
              </w:rPr>
              <w:fldChar w:fldCharType="begin"/>
            </w:r>
            <w:r w:rsidR="00CA4DE8">
              <w:rPr>
                <w:noProof/>
                <w:webHidden/>
              </w:rPr>
              <w:instrText xml:space="preserve"> PAGEREF _Toc101956228 \h </w:instrText>
            </w:r>
            <w:r w:rsidR="00CA4DE8">
              <w:rPr>
                <w:noProof/>
                <w:webHidden/>
              </w:rPr>
            </w:r>
            <w:r w:rsidR="00CA4DE8">
              <w:rPr>
                <w:noProof/>
                <w:webHidden/>
              </w:rPr>
              <w:fldChar w:fldCharType="separate"/>
            </w:r>
            <w:r w:rsidR="00CA4DE8">
              <w:rPr>
                <w:noProof/>
                <w:webHidden/>
              </w:rPr>
              <w:t>250</w:t>
            </w:r>
            <w:r w:rsidR="00CA4DE8">
              <w:rPr>
                <w:noProof/>
                <w:webHidden/>
              </w:rPr>
              <w:fldChar w:fldCharType="end"/>
            </w:r>
          </w:hyperlink>
        </w:p>
        <w:p w14:paraId="307CCF66" w14:textId="1200BA3E" w:rsidR="00CA4DE8" w:rsidRDefault="00000000">
          <w:pPr>
            <w:pStyle w:val="TOC2"/>
            <w:rPr>
              <w:rFonts w:eastAsiaTheme="minorEastAsia"/>
              <w:noProof/>
              <w:lang w:val="en-US" w:eastAsia="zh-CN"/>
            </w:rPr>
          </w:pPr>
          <w:hyperlink w:anchor="_Toc101956229" w:history="1">
            <w:r w:rsidR="00CA4DE8" w:rsidRPr="00B46725">
              <w:rPr>
                <w:rStyle w:val="Hyperlink"/>
                <w:noProof/>
                <w:lang w:val="en-GB"/>
              </w:rPr>
              <w:t>-MODERATED LEARNING</w:t>
            </w:r>
            <w:r w:rsidR="00CA4DE8">
              <w:rPr>
                <w:noProof/>
                <w:webHidden/>
              </w:rPr>
              <w:tab/>
            </w:r>
            <w:r w:rsidR="00CA4DE8">
              <w:rPr>
                <w:noProof/>
                <w:webHidden/>
              </w:rPr>
              <w:fldChar w:fldCharType="begin"/>
            </w:r>
            <w:r w:rsidR="00CA4DE8">
              <w:rPr>
                <w:noProof/>
                <w:webHidden/>
              </w:rPr>
              <w:instrText xml:space="preserve"> PAGEREF _Toc101956229 \h </w:instrText>
            </w:r>
            <w:r w:rsidR="00CA4DE8">
              <w:rPr>
                <w:noProof/>
                <w:webHidden/>
              </w:rPr>
            </w:r>
            <w:r w:rsidR="00CA4DE8">
              <w:rPr>
                <w:noProof/>
                <w:webHidden/>
              </w:rPr>
              <w:fldChar w:fldCharType="separate"/>
            </w:r>
            <w:r w:rsidR="00CA4DE8">
              <w:rPr>
                <w:noProof/>
                <w:webHidden/>
              </w:rPr>
              <w:t>253</w:t>
            </w:r>
            <w:r w:rsidR="00CA4DE8">
              <w:rPr>
                <w:noProof/>
                <w:webHidden/>
              </w:rPr>
              <w:fldChar w:fldCharType="end"/>
            </w:r>
          </w:hyperlink>
        </w:p>
        <w:p w14:paraId="3F2D4290" w14:textId="483A91EB" w:rsidR="00CA4DE8" w:rsidRDefault="00000000">
          <w:pPr>
            <w:pStyle w:val="TOC2"/>
            <w:rPr>
              <w:rFonts w:eastAsiaTheme="minorEastAsia"/>
              <w:noProof/>
              <w:lang w:val="en-US" w:eastAsia="zh-CN"/>
            </w:rPr>
          </w:pPr>
          <w:hyperlink w:anchor="_Toc101956230" w:history="1">
            <w:r w:rsidR="00CA4DE8" w:rsidRPr="00B46725">
              <w:rPr>
                <w:rStyle w:val="Hyperlink"/>
                <w:noProof/>
                <w:lang w:val="en-GB"/>
              </w:rPr>
              <w:t>-FACILITATOR INSTRUCTIONS: MODERATED LEARNING</w:t>
            </w:r>
            <w:r w:rsidR="00CA4DE8">
              <w:rPr>
                <w:noProof/>
                <w:webHidden/>
              </w:rPr>
              <w:tab/>
            </w:r>
            <w:r w:rsidR="00CA4DE8">
              <w:rPr>
                <w:noProof/>
                <w:webHidden/>
              </w:rPr>
              <w:fldChar w:fldCharType="begin"/>
            </w:r>
            <w:r w:rsidR="00CA4DE8">
              <w:rPr>
                <w:noProof/>
                <w:webHidden/>
              </w:rPr>
              <w:instrText xml:space="preserve"> PAGEREF _Toc101956230 \h </w:instrText>
            </w:r>
            <w:r w:rsidR="00CA4DE8">
              <w:rPr>
                <w:noProof/>
                <w:webHidden/>
              </w:rPr>
            </w:r>
            <w:r w:rsidR="00CA4DE8">
              <w:rPr>
                <w:noProof/>
                <w:webHidden/>
              </w:rPr>
              <w:fldChar w:fldCharType="separate"/>
            </w:r>
            <w:r w:rsidR="00CA4DE8">
              <w:rPr>
                <w:noProof/>
                <w:webHidden/>
              </w:rPr>
              <w:t>255</w:t>
            </w:r>
            <w:r w:rsidR="00CA4DE8">
              <w:rPr>
                <w:noProof/>
                <w:webHidden/>
              </w:rPr>
              <w:fldChar w:fldCharType="end"/>
            </w:r>
          </w:hyperlink>
        </w:p>
        <w:p w14:paraId="465F653B" w14:textId="281BB47F" w:rsidR="00CA4DE8" w:rsidRDefault="00000000">
          <w:pPr>
            <w:pStyle w:val="TOC2"/>
            <w:rPr>
              <w:rFonts w:eastAsiaTheme="minorEastAsia"/>
              <w:noProof/>
              <w:lang w:val="en-US" w:eastAsia="zh-CN"/>
            </w:rPr>
          </w:pPr>
          <w:hyperlink w:anchor="_Toc101956231"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_Toc101956231 \h </w:instrText>
            </w:r>
            <w:r w:rsidR="00CA4DE8">
              <w:rPr>
                <w:noProof/>
                <w:webHidden/>
              </w:rPr>
            </w:r>
            <w:r w:rsidR="00CA4DE8">
              <w:rPr>
                <w:noProof/>
                <w:webHidden/>
              </w:rPr>
              <w:fldChar w:fldCharType="separate"/>
            </w:r>
            <w:r w:rsidR="00CA4DE8">
              <w:rPr>
                <w:noProof/>
                <w:webHidden/>
              </w:rPr>
              <w:t>266</w:t>
            </w:r>
            <w:r w:rsidR="00CA4DE8">
              <w:rPr>
                <w:noProof/>
                <w:webHidden/>
              </w:rPr>
              <w:fldChar w:fldCharType="end"/>
            </w:r>
          </w:hyperlink>
        </w:p>
        <w:p w14:paraId="54BB56E2" w14:textId="337F9BF0" w:rsidR="00CA4DE8" w:rsidRDefault="00000000">
          <w:pPr>
            <w:pStyle w:val="TOC2"/>
            <w:rPr>
              <w:rFonts w:eastAsiaTheme="minorEastAsia"/>
              <w:noProof/>
              <w:lang w:val="en-US" w:eastAsia="zh-CN"/>
            </w:rPr>
          </w:pPr>
          <w:hyperlink w:anchor="_Toc101956232" w:history="1">
            <w:r w:rsidR="00CA4DE8" w:rsidRPr="00B46725">
              <w:rPr>
                <w:rStyle w:val="Hyperlink"/>
                <w:noProof/>
                <w:lang w:val="en-GB"/>
              </w:rPr>
              <w:t>-FACILITATOR INSTRUCTIONS: ENACTED LEARNING</w:t>
            </w:r>
            <w:r w:rsidR="00CA4DE8">
              <w:rPr>
                <w:noProof/>
                <w:webHidden/>
              </w:rPr>
              <w:tab/>
            </w:r>
            <w:r w:rsidR="00CA4DE8">
              <w:rPr>
                <w:noProof/>
                <w:webHidden/>
              </w:rPr>
              <w:fldChar w:fldCharType="begin"/>
            </w:r>
            <w:r w:rsidR="00CA4DE8">
              <w:rPr>
                <w:noProof/>
                <w:webHidden/>
              </w:rPr>
              <w:instrText xml:space="preserve"> PAGEREF _Toc101956232 \h </w:instrText>
            </w:r>
            <w:r w:rsidR="00CA4DE8">
              <w:rPr>
                <w:noProof/>
                <w:webHidden/>
              </w:rPr>
            </w:r>
            <w:r w:rsidR="00CA4DE8">
              <w:rPr>
                <w:noProof/>
                <w:webHidden/>
              </w:rPr>
              <w:fldChar w:fldCharType="separate"/>
            </w:r>
            <w:r w:rsidR="00CA4DE8">
              <w:rPr>
                <w:noProof/>
                <w:webHidden/>
              </w:rPr>
              <w:t>268</w:t>
            </w:r>
            <w:r w:rsidR="00CA4DE8">
              <w:rPr>
                <w:noProof/>
                <w:webHidden/>
              </w:rPr>
              <w:fldChar w:fldCharType="end"/>
            </w:r>
          </w:hyperlink>
        </w:p>
        <w:p w14:paraId="3200FCC3" w14:textId="640BE3F2" w:rsidR="00CA4DE8" w:rsidRDefault="00000000">
          <w:pPr>
            <w:pStyle w:val="TOC2"/>
            <w:rPr>
              <w:rFonts w:eastAsiaTheme="minorEastAsia"/>
              <w:noProof/>
              <w:lang w:val="en-US" w:eastAsia="zh-CN"/>
            </w:rPr>
          </w:pPr>
          <w:hyperlink w:anchor="_Toc101956233" w:history="1">
            <w:r w:rsidR="00CA4DE8" w:rsidRPr="00B46725">
              <w:rPr>
                <w:rStyle w:val="Hyperlink"/>
                <w:b/>
                <w:bCs/>
                <w:noProof/>
                <w:lang w:val="en-GB"/>
              </w:rPr>
              <w:t>CASE STUDY 7: OPERATING GENDER-RESPONSIVE CHECKPOINTS</w:t>
            </w:r>
            <w:r w:rsidR="00CA4DE8">
              <w:rPr>
                <w:noProof/>
                <w:webHidden/>
              </w:rPr>
              <w:tab/>
            </w:r>
            <w:r w:rsidR="00CA4DE8">
              <w:rPr>
                <w:noProof/>
                <w:webHidden/>
              </w:rPr>
              <w:fldChar w:fldCharType="begin"/>
            </w:r>
            <w:r w:rsidR="00CA4DE8">
              <w:rPr>
                <w:noProof/>
                <w:webHidden/>
              </w:rPr>
              <w:instrText xml:space="preserve"> PAGEREF _Toc101956233 \h </w:instrText>
            </w:r>
            <w:r w:rsidR="00CA4DE8">
              <w:rPr>
                <w:noProof/>
                <w:webHidden/>
              </w:rPr>
            </w:r>
            <w:r w:rsidR="00CA4DE8">
              <w:rPr>
                <w:noProof/>
                <w:webHidden/>
              </w:rPr>
              <w:fldChar w:fldCharType="separate"/>
            </w:r>
            <w:r w:rsidR="00CA4DE8">
              <w:rPr>
                <w:noProof/>
                <w:webHidden/>
              </w:rPr>
              <w:t>284</w:t>
            </w:r>
            <w:r w:rsidR="00CA4DE8">
              <w:rPr>
                <w:noProof/>
                <w:webHidden/>
              </w:rPr>
              <w:fldChar w:fldCharType="end"/>
            </w:r>
          </w:hyperlink>
        </w:p>
        <w:p w14:paraId="6AED8474" w14:textId="21F8FB19" w:rsidR="00CA4DE8" w:rsidRDefault="00000000">
          <w:pPr>
            <w:pStyle w:val="TOC2"/>
            <w:rPr>
              <w:rFonts w:eastAsiaTheme="minorEastAsia"/>
              <w:noProof/>
              <w:lang w:val="en-US" w:eastAsia="zh-CN"/>
            </w:rPr>
          </w:pPr>
          <w:hyperlink w:anchor="_Toc101956234" w:history="1">
            <w:r w:rsidR="00CA4DE8" w:rsidRPr="00B46725">
              <w:rPr>
                <w:rStyle w:val="Hyperlink"/>
                <w:noProof/>
                <w:lang w:val="en-GB"/>
              </w:rPr>
              <w:t>-SELF-LEARNING</w:t>
            </w:r>
            <w:r w:rsidR="00CA4DE8">
              <w:rPr>
                <w:noProof/>
                <w:webHidden/>
              </w:rPr>
              <w:tab/>
            </w:r>
            <w:r w:rsidR="00CA4DE8">
              <w:rPr>
                <w:noProof/>
                <w:webHidden/>
              </w:rPr>
              <w:fldChar w:fldCharType="begin"/>
            </w:r>
            <w:r w:rsidR="00CA4DE8">
              <w:rPr>
                <w:noProof/>
                <w:webHidden/>
              </w:rPr>
              <w:instrText xml:space="preserve"> PAGEREF _Toc101956234 \h </w:instrText>
            </w:r>
            <w:r w:rsidR="00CA4DE8">
              <w:rPr>
                <w:noProof/>
                <w:webHidden/>
              </w:rPr>
            </w:r>
            <w:r w:rsidR="00CA4DE8">
              <w:rPr>
                <w:noProof/>
                <w:webHidden/>
              </w:rPr>
              <w:fldChar w:fldCharType="separate"/>
            </w:r>
            <w:r w:rsidR="00CA4DE8">
              <w:rPr>
                <w:noProof/>
                <w:webHidden/>
              </w:rPr>
              <w:t>288</w:t>
            </w:r>
            <w:r w:rsidR="00CA4DE8">
              <w:rPr>
                <w:noProof/>
                <w:webHidden/>
              </w:rPr>
              <w:fldChar w:fldCharType="end"/>
            </w:r>
          </w:hyperlink>
        </w:p>
        <w:p w14:paraId="34FF3826" w14:textId="0F5B037B" w:rsidR="00CA4DE8" w:rsidRDefault="00000000">
          <w:pPr>
            <w:pStyle w:val="TOC2"/>
            <w:rPr>
              <w:rFonts w:eastAsiaTheme="minorEastAsia"/>
              <w:noProof/>
              <w:lang w:val="en-US" w:eastAsia="zh-CN"/>
            </w:rPr>
          </w:pPr>
          <w:hyperlink w:anchor="_Toc101956235" w:history="1">
            <w:r w:rsidR="00CA4DE8" w:rsidRPr="00B46725">
              <w:rPr>
                <w:rStyle w:val="Hyperlink"/>
                <w:noProof/>
                <w:shd w:val="clear" w:color="auto" w:fill="FFFFFF"/>
                <w:lang w:val="en-GB"/>
              </w:rPr>
              <w:t>-MODERATED LEARNING</w:t>
            </w:r>
            <w:r w:rsidR="00CA4DE8">
              <w:rPr>
                <w:noProof/>
                <w:webHidden/>
              </w:rPr>
              <w:tab/>
            </w:r>
            <w:r w:rsidR="00CA4DE8">
              <w:rPr>
                <w:noProof/>
                <w:webHidden/>
              </w:rPr>
              <w:fldChar w:fldCharType="begin"/>
            </w:r>
            <w:r w:rsidR="00CA4DE8">
              <w:rPr>
                <w:noProof/>
                <w:webHidden/>
              </w:rPr>
              <w:instrText xml:space="preserve"> PAGEREF _Toc101956235 \h </w:instrText>
            </w:r>
            <w:r w:rsidR="00CA4DE8">
              <w:rPr>
                <w:noProof/>
                <w:webHidden/>
              </w:rPr>
            </w:r>
            <w:r w:rsidR="00CA4DE8">
              <w:rPr>
                <w:noProof/>
                <w:webHidden/>
              </w:rPr>
              <w:fldChar w:fldCharType="separate"/>
            </w:r>
            <w:r w:rsidR="00CA4DE8">
              <w:rPr>
                <w:noProof/>
                <w:webHidden/>
              </w:rPr>
              <w:t>291</w:t>
            </w:r>
            <w:r w:rsidR="00CA4DE8">
              <w:rPr>
                <w:noProof/>
                <w:webHidden/>
              </w:rPr>
              <w:fldChar w:fldCharType="end"/>
            </w:r>
          </w:hyperlink>
        </w:p>
        <w:p w14:paraId="3E19D3C2" w14:textId="526F0380" w:rsidR="00CA4DE8" w:rsidRDefault="00000000">
          <w:pPr>
            <w:pStyle w:val="TOC2"/>
            <w:rPr>
              <w:rFonts w:eastAsiaTheme="minorEastAsia"/>
              <w:noProof/>
              <w:lang w:val="en-US" w:eastAsia="zh-CN"/>
            </w:rPr>
          </w:pPr>
          <w:hyperlink w:anchor="_Toc101956236" w:history="1">
            <w:r w:rsidR="00CA4DE8" w:rsidRPr="00B46725">
              <w:rPr>
                <w:rStyle w:val="Hyperlink"/>
                <w:noProof/>
                <w:lang w:val="en-GB"/>
              </w:rPr>
              <w:t>-FACILITATOR INSTRUCTIONS: MODERATED LEARNING</w:t>
            </w:r>
            <w:r w:rsidR="00CA4DE8">
              <w:rPr>
                <w:noProof/>
                <w:webHidden/>
              </w:rPr>
              <w:tab/>
            </w:r>
            <w:r w:rsidR="00CA4DE8">
              <w:rPr>
                <w:noProof/>
                <w:webHidden/>
              </w:rPr>
              <w:fldChar w:fldCharType="begin"/>
            </w:r>
            <w:r w:rsidR="00CA4DE8">
              <w:rPr>
                <w:noProof/>
                <w:webHidden/>
              </w:rPr>
              <w:instrText xml:space="preserve"> PAGEREF _Toc101956236 \h </w:instrText>
            </w:r>
            <w:r w:rsidR="00CA4DE8">
              <w:rPr>
                <w:noProof/>
                <w:webHidden/>
              </w:rPr>
            </w:r>
            <w:r w:rsidR="00CA4DE8">
              <w:rPr>
                <w:noProof/>
                <w:webHidden/>
              </w:rPr>
              <w:fldChar w:fldCharType="separate"/>
            </w:r>
            <w:r w:rsidR="00CA4DE8">
              <w:rPr>
                <w:noProof/>
                <w:webHidden/>
              </w:rPr>
              <w:t>292</w:t>
            </w:r>
            <w:r w:rsidR="00CA4DE8">
              <w:rPr>
                <w:noProof/>
                <w:webHidden/>
              </w:rPr>
              <w:fldChar w:fldCharType="end"/>
            </w:r>
          </w:hyperlink>
        </w:p>
        <w:p w14:paraId="7FDD9E07" w14:textId="7A0267FD" w:rsidR="00CA4DE8" w:rsidRDefault="00000000">
          <w:pPr>
            <w:pStyle w:val="TOC2"/>
            <w:rPr>
              <w:rFonts w:eastAsiaTheme="minorEastAsia"/>
              <w:noProof/>
              <w:lang w:val="en-US" w:eastAsia="zh-CN"/>
            </w:rPr>
          </w:pPr>
          <w:hyperlink w:anchor="_Toc101956237" w:history="1">
            <w:r w:rsidR="00CA4DE8" w:rsidRPr="00B46725">
              <w:rPr>
                <w:rStyle w:val="Hyperlink"/>
                <w:noProof/>
                <w:lang w:val="en-GB"/>
              </w:rPr>
              <w:t>-ENACTED LEARNING</w:t>
            </w:r>
            <w:r w:rsidR="00CA4DE8">
              <w:rPr>
                <w:noProof/>
                <w:webHidden/>
              </w:rPr>
              <w:tab/>
            </w:r>
            <w:r w:rsidR="00CA4DE8">
              <w:rPr>
                <w:noProof/>
                <w:webHidden/>
              </w:rPr>
              <w:fldChar w:fldCharType="begin"/>
            </w:r>
            <w:r w:rsidR="00CA4DE8">
              <w:rPr>
                <w:noProof/>
                <w:webHidden/>
              </w:rPr>
              <w:instrText xml:space="preserve"> PAGEREF _Toc101956237 \h </w:instrText>
            </w:r>
            <w:r w:rsidR="00CA4DE8">
              <w:rPr>
                <w:noProof/>
                <w:webHidden/>
              </w:rPr>
            </w:r>
            <w:r w:rsidR="00CA4DE8">
              <w:rPr>
                <w:noProof/>
                <w:webHidden/>
              </w:rPr>
              <w:fldChar w:fldCharType="separate"/>
            </w:r>
            <w:r w:rsidR="00CA4DE8">
              <w:rPr>
                <w:noProof/>
                <w:webHidden/>
              </w:rPr>
              <w:t>302</w:t>
            </w:r>
            <w:r w:rsidR="00CA4DE8">
              <w:rPr>
                <w:noProof/>
                <w:webHidden/>
              </w:rPr>
              <w:fldChar w:fldCharType="end"/>
            </w:r>
          </w:hyperlink>
        </w:p>
        <w:p w14:paraId="7404699A" w14:textId="14B749BF" w:rsidR="00CA4DE8" w:rsidRDefault="00000000">
          <w:pPr>
            <w:pStyle w:val="TOC2"/>
            <w:rPr>
              <w:rFonts w:eastAsiaTheme="minorEastAsia"/>
              <w:noProof/>
              <w:lang w:val="en-US" w:eastAsia="zh-CN"/>
            </w:rPr>
          </w:pPr>
          <w:hyperlink w:anchor="_Toc101956238" w:history="1">
            <w:r w:rsidR="00CA4DE8" w:rsidRPr="00B46725">
              <w:rPr>
                <w:rStyle w:val="Hyperlink"/>
                <w:noProof/>
                <w:lang w:val="en-GB"/>
              </w:rPr>
              <w:t>-FACILITATOR INSTRUCTIONS: ENACTED LEARNING</w:t>
            </w:r>
            <w:r w:rsidR="00CA4DE8">
              <w:rPr>
                <w:noProof/>
                <w:webHidden/>
              </w:rPr>
              <w:tab/>
            </w:r>
            <w:r w:rsidR="00CA4DE8">
              <w:rPr>
                <w:noProof/>
                <w:webHidden/>
              </w:rPr>
              <w:fldChar w:fldCharType="begin"/>
            </w:r>
            <w:r w:rsidR="00CA4DE8">
              <w:rPr>
                <w:noProof/>
                <w:webHidden/>
              </w:rPr>
              <w:instrText xml:space="preserve"> PAGEREF _Toc101956238 \h </w:instrText>
            </w:r>
            <w:r w:rsidR="00CA4DE8">
              <w:rPr>
                <w:noProof/>
                <w:webHidden/>
              </w:rPr>
            </w:r>
            <w:r w:rsidR="00CA4DE8">
              <w:rPr>
                <w:noProof/>
                <w:webHidden/>
              </w:rPr>
              <w:fldChar w:fldCharType="separate"/>
            </w:r>
            <w:r w:rsidR="00CA4DE8">
              <w:rPr>
                <w:noProof/>
                <w:webHidden/>
              </w:rPr>
              <w:t>304</w:t>
            </w:r>
            <w:r w:rsidR="00CA4DE8">
              <w:rPr>
                <w:noProof/>
                <w:webHidden/>
              </w:rPr>
              <w:fldChar w:fldCharType="end"/>
            </w:r>
          </w:hyperlink>
        </w:p>
        <w:p w14:paraId="68542AE9" w14:textId="46AF2F95" w:rsidR="00CA4DE8" w:rsidRDefault="00000000">
          <w:pPr>
            <w:pStyle w:val="TOC1"/>
            <w:rPr>
              <w:rFonts w:eastAsiaTheme="minorEastAsia"/>
              <w:noProof/>
              <w:lang w:val="en-US" w:eastAsia="zh-CN"/>
            </w:rPr>
          </w:pPr>
          <w:hyperlink w:anchor="_Toc101956239" w:history="1">
            <w:r w:rsidR="00CA4DE8" w:rsidRPr="00B46725">
              <w:rPr>
                <w:rStyle w:val="Hyperlink"/>
                <w:b/>
                <w:bCs/>
                <w:noProof/>
                <w:lang w:val="en-GB"/>
              </w:rPr>
              <w:t>ANSWERS</w:t>
            </w:r>
            <w:r w:rsidR="00CA4DE8">
              <w:rPr>
                <w:noProof/>
                <w:webHidden/>
              </w:rPr>
              <w:tab/>
            </w:r>
            <w:r w:rsidR="00CA4DE8">
              <w:rPr>
                <w:noProof/>
                <w:webHidden/>
              </w:rPr>
              <w:fldChar w:fldCharType="begin"/>
            </w:r>
            <w:r w:rsidR="00CA4DE8">
              <w:rPr>
                <w:noProof/>
                <w:webHidden/>
              </w:rPr>
              <w:instrText xml:space="preserve"> PAGEREF _Toc101956239 \h </w:instrText>
            </w:r>
            <w:r w:rsidR="00CA4DE8">
              <w:rPr>
                <w:noProof/>
                <w:webHidden/>
              </w:rPr>
            </w:r>
            <w:r w:rsidR="00CA4DE8">
              <w:rPr>
                <w:noProof/>
                <w:webHidden/>
              </w:rPr>
              <w:fldChar w:fldCharType="separate"/>
            </w:r>
            <w:r w:rsidR="00CA4DE8">
              <w:rPr>
                <w:noProof/>
                <w:webHidden/>
              </w:rPr>
              <w:t>320</w:t>
            </w:r>
            <w:r w:rsidR="00CA4DE8">
              <w:rPr>
                <w:noProof/>
                <w:webHidden/>
              </w:rPr>
              <w:fldChar w:fldCharType="end"/>
            </w:r>
          </w:hyperlink>
        </w:p>
        <w:p w14:paraId="7FFF111F" w14:textId="2EE5B37D" w:rsidR="00CA4DE8" w:rsidRDefault="00000000">
          <w:pPr>
            <w:pStyle w:val="TOC2"/>
            <w:rPr>
              <w:rFonts w:eastAsiaTheme="minorEastAsia"/>
              <w:noProof/>
              <w:lang w:val="en-US" w:eastAsia="zh-CN"/>
            </w:rPr>
          </w:pPr>
          <w:hyperlink w:anchor="_Toc101956240" w:history="1">
            <w:r w:rsidR="00CA4DE8" w:rsidRPr="00B46725">
              <w:rPr>
                <w:rStyle w:val="Hyperlink"/>
                <w:noProof/>
                <w:lang w:val="en-GB"/>
              </w:rPr>
              <w:t>CASE STUDY 1: GENDER-REPONSIVE PLANNING FOR MILITARY OPERATIONS</w:t>
            </w:r>
            <w:r w:rsidR="00CA4DE8">
              <w:rPr>
                <w:noProof/>
                <w:webHidden/>
              </w:rPr>
              <w:tab/>
            </w:r>
            <w:r w:rsidR="00CA4DE8">
              <w:rPr>
                <w:noProof/>
                <w:webHidden/>
              </w:rPr>
              <w:fldChar w:fldCharType="begin"/>
            </w:r>
            <w:r w:rsidR="00CA4DE8">
              <w:rPr>
                <w:noProof/>
                <w:webHidden/>
              </w:rPr>
              <w:instrText xml:space="preserve"> PAGEREF _Toc101956240 \h </w:instrText>
            </w:r>
            <w:r w:rsidR="00CA4DE8">
              <w:rPr>
                <w:noProof/>
                <w:webHidden/>
              </w:rPr>
            </w:r>
            <w:r w:rsidR="00CA4DE8">
              <w:rPr>
                <w:noProof/>
                <w:webHidden/>
              </w:rPr>
              <w:fldChar w:fldCharType="separate"/>
            </w:r>
            <w:r w:rsidR="00CA4DE8">
              <w:rPr>
                <w:noProof/>
                <w:webHidden/>
              </w:rPr>
              <w:t>320</w:t>
            </w:r>
            <w:r w:rsidR="00CA4DE8">
              <w:rPr>
                <w:noProof/>
                <w:webHidden/>
              </w:rPr>
              <w:fldChar w:fldCharType="end"/>
            </w:r>
          </w:hyperlink>
        </w:p>
        <w:p w14:paraId="7740C25A" w14:textId="6F707E0C" w:rsidR="00CA4DE8" w:rsidRDefault="00000000">
          <w:pPr>
            <w:pStyle w:val="TOC2"/>
            <w:rPr>
              <w:rFonts w:eastAsiaTheme="minorEastAsia"/>
              <w:noProof/>
              <w:lang w:val="en-US" w:eastAsia="zh-CN"/>
            </w:rPr>
          </w:pPr>
          <w:hyperlink w:anchor="_Toc101956241" w:history="1">
            <w:r w:rsidR="00CA4DE8" w:rsidRPr="00B46725">
              <w:rPr>
                <w:rStyle w:val="Hyperlink"/>
                <w:noProof/>
                <w:lang w:val="en-GB"/>
              </w:rPr>
              <w:t>CASE STUDY 2: CREATING AN ENABLING WORK ENVIRONMENT FOR ALL TROOP PERSONNEL</w:t>
            </w:r>
            <w:r w:rsidR="00CA4DE8">
              <w:rPr>
                <w:noProof/>
                <w:webHidden/>
              </w:rPr>
              <w:tab/>
            </w:r>
            <w:r w:rsidR="00CA4DE8">
              <w:rPr>
                <w:noProof/>
                <w:webHidden/>
              </w:rPr>
              <w:fldChar w:fldCharType="begin"/>
            </w:r>
            <w:r w:rsidR="00CA4DE8">
              <w:rPr>
                <w:noProof/>
                <w:webHidden/>
              </w:rPr>
              <w:instrText xml:space="preserve"> PAGEREF _Toc101956241 \h </w:instrText>
            </w:r>
            <w:r w:rsidR="00CA4DE8">
              <w:rPr>
                <w:noProof/>
                <w:webHidden/>
              </w:rPr>
            </w:r>
            <w:r w:rsidR="00CA4DE8">
              <w:rPr>
                <w:noProof/>
                <w:webHidden/>
              </w:rPr>
              <w:fldChar w:fldCharType="separate"/>
            </w:r>
            <w:r w:rsidR="00CA4DE8">
              <w:rPr>
                <w:noProof/>
                <w:webHidden/>
              </w:rPr>
              <w:t>322</w:t>
            </w:r>
            <w:r w:rsidR="00CA4DE8">
              <w:rPr>
                <w:noProof/>
                <w:webHidden/>
              </w:rPr>
              <w:fldChar w:fldCharType="end"/>
            </w:r>
          </w:hyperlink>
        </w:p>
        <w:p w14:paraId="0A6CECB6" w14:textId="58C460CA" w:rsidR="00CA4DE8" w:rsidRDefault="00000000">
          <w:pPr>
            <w:pStyle w:val="TOC2"/>
            <w:rPr>
              <w:rFonts w:eastAsiaTheme="minorEastAsia"/>
              <w:noProof/>
              <w:lang w:val="en-US" w:eastAsia="zh-CN"/>
            </w:rPr>
          </w:pPr>
          <w:hyperlink w:anchor="_Toc101956242" w:history="1">
            <w:r w:rsidR="00CA4DE8" w:rsidRPr="00B46725">
              <w:rPr>
                <w:rStyle w:val="Hyperlink"/>
                <w:noProof/>
                <w:lang w:val="en-GB"/>
              </w:rPr>
              <w:t>CASE STUDY 3: DEVELOPING GENDER – RESPONSIVE QUICK IMPACT PROJECTS</w:t>
            </w:r>
            <w:r w:rsidR="00CA4DE8">
              <w:rPr>
                <w:noProof/>
                <w:webHidden/>
              </w:rPr>
              <w:tab/>
            </w:r>
            <w:r w:rsidR="00CA4DE8">
              <w:rPr>
                <w:noProof/>
                <w:webHidden/>
              </w:rPr>
              <w:fldChar w:fldCharType="begin"/>
            </w:r>
            <w:r w:rsidR="00CA4DE8">
              <w:rPr>
                <w:noProof/>
                <w:webHidden/>
              </w:rPr>
              <w:instrText xml:space="preserve"> PAGEREF _Toc101956242 \h </w:instrText>
            </w:r>
            <w:r w:rsidR="00CA4DE8">
              <w:rPr>
                <w:noProof/>
                <w:webHidden/>
              </w:rPr>
            </w:r>
            <w:r w:rsidR="00CA4DE8">
              <w:rPr>
                <w:noProof/>
                <w:webHidden/>
              </w:rPr>
              <w:fldChar w:fldCharType="separate"/>
            </w:r>
            <w:r w:rsidR="00CA4DE8">
              <w:rPr>
                <w:noProof/>
                <w:webHidden/>
              </w:rPr>
              <w:t>324</w:t>
            </w:r>
            <w:r w:rsidR="00CA4DE8">
              <w:rPr>
                <w:noProof/>
                <w:webHidden/>
              </w:rPr>
              <w:fldChar w:fldCharType="end"/>
            </w:r>
          </w:hyperlink>
        </w:p>
        <w:p w14:paraId="0FC1B8E5" w14:textId="4E45726C" w:rsidR="00CA4DE8" w:rsidRDefault="00000000">
          <w:pPr>
            <w:pStyle w:val="TOC2"/>
            <w:rPr>
              <w:rFonts w:eastAsiaTheme="minorEastAsia"/>
              <w:noProof/>
              <w:lang w:val="en-US" w:eastAsia="zh-CN"/>
            </w:rPr>
          </w:pPr>
          <w:hyperlink w:anchor="_Toc101956243" w:history="1">
            <w:r w:rsidR="00CA4DE8" w:rsidRPr="00B46725">
              <w:rPr>
                <w:rStyle w:val="Hyperlink"/>
                <w:noProof/>
                <w:lang w:val="en-GB"/>
              </w:rPr>
              <w:t>CASE STUDY 4: ACQUIRING GENDER – RESPONSIVE INFORMATION THROUGH PATROLS</w:t>
            </w:r>
            <w:r w:rsidR="00CA4DE8">
              <w:rPr>
                <w:noProof/>
                <w:webHidden/>
              </w:rPr>
              <w:tab/>
            </w:r>
            <w:r w:rsidR="00CA4DE8">
              <w:rPr>
                <w:noProof/>
                <w:webHidden/>
              </w:rPr>
              <w:fldChar w:fldCharType="begin"/>
            </w:r>
            <w:r w:rsidR="00CA4DE8">
              <w:rPr>
                <w:noProof/>
                <w:webHidden/>
              </w:rPr>
              <w:instrText xml:space="preserve"> PAGEREF _Toc101956243 \h </w:instrText>
            </w:r>
            <w:r w:rsidR="00CA4DE8">
              <w:rPr>
                <w:noProof/>
                <w:webHidden/>
              </w:rPr>
            </w:r>
            <w:r w:rsidR="00CA4DE8">
              <w:rPr>
                <w:noProof/>
                <w:webHidden/>
              </w:rPr>
              <w:fldChar w:fldCharType="separate"/>
            </w:r>
            <w:r w:rsidR="00CA4DE8">
              <w:rPr>
                <w:noProof/>
                <w:webHidden/>
              </w:rPr>
              <w:t>325</w:t>
            </w:r>
            <w:r w:rsidR="00CA4DE8">
              <w:rPr>
                <w:noProof/>
                <w:webHidden/>
              </w:rPr>
              <w:fldChar w:fldCharType="end"/>
            </w:r>
          </w:hyperlink>
        </w:p>
        <w:p w14:paraId="15DED434" w14:textId="4027E668" w:rsidR="00CA4DE8" w:rsidRDefault="00000000">
          <w:pPr>
            <w:pStyle w:val="TOC2"/>
            <w:rPr>
              <w:rFonts w:eastAsiaTheme="minorEastAsia"/>
              <w:noProof/>
              <w:lang w:val="en-US" w:eastAsia="zh-CN"/>
            </w:rPr>
          </w:pPr>
          <w:hyperlink w:anchor="_Toc101956244" w:history="1">
            <w:r w:rsidR="00CA4DE8" w:rsidRPr="00B46725">
              <w:rPr>
                <w:rStyle w:val="Hyperlink"/>
                <w:noProof/>
                <w:lang w:val="en-GB"/>
              </w:rPr>
              <w:t>CASE STUDY 5: RESPONDING EFFECTIVELY TO VICTIMS AND SURVIVORS OF CONFLICT</w:t>
            </w:r>
            <w:r w:rsidR="00CA4DE8">
              <w:rPr>
                <w:noProof/>
                <w:webHidden/>
              </w:rPr>
              <w:tab/>
            </w:r>
            <w:r w:rsidR="00CA4DE8">
              <w:rPr>
                <w:noProof/>
                <w:webHidden/>
              </w:rPr>
              <w:fldChar w:fldCharType="begin"/>
            </w:r>
            <w:r w:rsidR="00CA4DE8">
              <w:rPr>
                <w:noProof/>
                <w:webHidden/>
              </w:rPr>
              <w:instrText xml:space="preserve"> PAGEREF _Toc101956244 \h </w:instrText>
            </w:r>
            <w:r w:rsidR="00CA4DE8">
              <w:rPr>
                <w:noProof/>
                <w:webHidden/>
              </w:rPr>
            </w:r>
            <w:r w:rsidR="00CA4DE8">
              <w:rPr>
                <w:noProof/>
                <w:webHidden/>
              </w:rPr>
              <w:fldChar w:fldCharType="separate"/>
            </w:r>
            <w:r w:rsidR="00CA4DE8">
              <w:rPr>
                <w:noProof/>
                <w:webHidden/>
              </w:rPr>
              <w:t>327</w:t>
            </w:r>
            <w:r w:rsidR="00CA4DE8">
              <w:rPr>
                <w:noProof/>
                <w:webHidden/>
              </w:rPr>
              <w:fldChar w:fldCharType="end"/>
            </w:r>
          </w:hyperlink>
        </w:p>
        <w:p w14:paraId="207F8C69" w14:textId="04A21E2B" w:rsidR="00CA4DE8" w:rsidRDefault="00000000">
          <w:pPr>
            <w:pStyle w:val="TOC2"/>
            <w:rPr>
              <w:rFonts w:eastAsiaTheme="minorEastAsia"/>
              <w:noProof/>
              <w:lang w:val="en-US" w:eastAsia="zh-CN"/>
            </w:rPr>
          </w:pPr>
          <w:hyperlink w:anchor="_Toc101956245" w:history="1">
            <w:r w:rsidR="00CA4DE8" w:rsidRPr="00B46725">
              <w:rPr>
                <w:rStyle w:val="Hyperlink"/>
                <w:noProof/>
                <w:lang w:val="en-GB"/>
              </w:rPr>
              <w:t>CASE STUDY 6: CREATING AN ENABLING WORK ENVIRONMENT FOR ALL TROOP PERSONNEL</w:t>
            </w:r>
            <w:r w:rsidR="00CA4DE8">
              <w:rPr>
                <w:noProof/>
                <w:webHidden/>
              </w:rPr>
              <w:tab/>
            </w:r>
            <w:r w:rsidR="00CA4DE8">
              <w:rPr>
                <w:noProof/>
                <w:webHidden/>
              </w:rPr>
              <w:fldChar w:fldCharType="begin"/>
            </w:r>
            <w:r w:rsidR="00CA4DE8">
              <w:rPr>
                <w:noProof/>
                <w:webHidden/>
              </w:rPr>
              <w:instrText xml:space="preserve"> PAGEREF _Toc101956245 \h </w:instrText>
            </w:r>
            <w:r w:rsidR="00CA4DE8">
              <w:rPr>
                <w:noProof/>
                <w:webHidden/>
              </w:rPr>
            </w:r>
            <w:r w:rsidR="00CA4DE8">
              <w:rPr>
                <w:noProof/>
                <w:webHidden/>
              </w:rPr>
              <w:fldChar w:fldCharType="separate"/>
            </w:r>
            <w:r w:rsidR="00CA4DE8">
              <w:rPr>
                <w:noProof/>
                <w:webHidden/>
              </w:rPr>
              <w:t>328</w:t>
            </w:r>
            <w:r w:rsidR="00CA4DE8">
              <w:rPr>
                <w:noProof/>
                <w:webHidden/>
              </w:rPr>
              <w:fldChar w:fldCharType="end"/>
            </w:r>
          </w:hyperlink>
        </w:p>
        <w:p w14:paraId="583A507D" w14:textId="133F7160" w:rsidR="00CA4DE8" w:rsidRDefault="00000000">
          <w:pPr>
            <w:pStyle w:val="TOC2"/>
            <w:rPr>
              <w:rFonts w:eastAsiaTheme="minorEastAsia"/>
              <w:noProof/>
              <w:lang w:val="en-US" w:eastAsia="zh-CN"/>
            </w:rPr>
          </w:pPr>
          <w:hyperlink w:anchor="_Toc101956246" w:history="1">
            <w:r w:rsidR="00CA4DE8" w:rsidRPr="00B46725">
              <w:rPr>
                <w:rStyle w:val="Hyperlink"/>
                <w:noProof/>
                <w:lang w:val="en-GB"/>
              </w:rPr>
              <w:t>CASE STUDY 7: OPERATING GENDER – RESPONSIVE CHECKPOINTS</w:t>
            </w:r>
            <w:r w:rsidR="00CA4DE8">
              <w:rPr>
                <w:noProof/>
                <w:webHidden/>
              </w:rPr>
              <w:tab/>
            </w:r>
            <w:r w:rsidR="00CA4DE8">
              <w:rPr>
                <w:noProof/>
                <w:webHidden/>
              </w:rPr>
              <w:fldChar w:fldCharType="begin"/>
            </w:r>
            <w:r w:rsidR="00CA4DE8">
              <w:rPr>
                <w:noProof/>
                <w:webHidden/>
              </w:rPr>
              <w:instrText xml:space="preserve"> PAGEREF _Toc101956246 \h </w:instrText>
            </w:r>
            <w:r w:rsidR="00CA4DE8">
              <w:rPr>
                <w:noProof/>
                <w:webHidden/>
              </w:rPr>
            </w:r>
            <w:r w:rsidR="00CA4DE8">
              <w:rPr>
                <w:noProof/>
                <w:webHidden/>
              </w:rPr>
              <w:fldChar w:fldCharType="separate"/>
            </w:r>
            <w:r w:rsidR="00CA4DE8">
              <w:rPr>
                <w:noProof/>
                <w:webHidden/>
              </w:rPr>
              <w:t>330</w:t>
            </w:r>
            <w:r w:rsidR="00CA4DE8">
              <w:rPr>
                <w:noProof/>
                <w:webHidden/>
              </w:rPr>
              <w:fldChar w:fldCharType="end"/>
            </w:r>
          </w:hyperlink>
        </w:p>
        <w:p w14:paraId="502EBC07" w14:textId="0B309A42" w:rsidR="00CA4DE8" w:rsidRDefault="00000000">
          <w:pPr>
            <w:pStyle w:val="TOC1"/>
            <w:rPr>
              <w:rFonts w:eastAsiaTheme="minorEastAsia"/>
              <w:noProof/>
              <w:lang w:val="en-US" w:eastAsia="zh-CN"/>
            </w:rPr>
          </w:pPr>
          <w:hyperlink w:anchor="_Toc101956247" w:history="1">
            <w:r w:rsidR="00CA4DE8" w:rsidRPr="00B46725">
              <w:rPr>
                <w:rStyle w:val="Hyperlink"/>
                <w:b/>
                <w:bCs/>
                <w:noProof/>
                <w:lang w:val="en-GB"/>
              </w:rPr>
              <w:t>ANNEXURES</w:t>
            </w:r>
            <w:r w:rsidR="00CA4DE8">
              <w:rPr>
                <w:noProof/>
                <w:webHidden/>
              </w:rPr>
              <w:tab/>
            </w:r>
            <w:r w:rsidR="00CA4DE8">
              <w:rPr>
                <w:noProof/>
                <w:webHidden/>
              </w:rPr>
              <w:fldChar w:fldCharType="begin"/>
            </w:r>
            <w:r w:rsidR="00CA4DE8">
              <w:rPr>
                <w:noProof/>
                <w:webHidden/>
              </w:rPr>
              <w:instrText xml:space="preserve"> PAGEREF _Toc101956247 \h </w:instrText>
            </w:r>
            <w:r w:rsidR="00CA4DE8">
              <w:rPr>
                <w:noProof/>
                <w:webHidden/>
              </w:rPr>
            </w:r>
            <w:r w:rsidR="00CA4DE8">
              <w:rPr>
                <w:noProof/>
                <w:webHidden/>
              </w:rPr>
              <w:fldChar w:fldCharType="separate"/>
            </w:r>
            <w:r w:rsidR="00CA4DE8">
              <w:rPr>
                <w:noProof/>
                <w:webHidden/>
              </w:rPr>
              <w:t>331</w:t>
            </w:r>
            <w:r w:rsidR="00CA4DE8">
              <w:rPr>
                <w:noProof/>
                <w:webHidden/>
              </w:rPr>
              <w:fldChar w:fldCharType="end"/>
            </w:r>
          </w:hyperlink>
        </w:p>
        <w:p w14:paraId="2BF0329C" w14:textId="55562AEA" w:rsidR="00CA4DE8" w:rsidRDefault="00000000">
          <w:pPr>
            <w:pStyle w:val="TOC2"/>
            <w:rPr>
              <w:rFonts w:eastAsiaTheme="minorEastAsia"/>
              <w:noProof/>
              <w:lang w:val="en-US" w:eastAsia="zh-CN"/>
            </w:rPr>
          </w:pPr>
          <w:hyperlink w:anchor="_Toc101956248" w:history="1">
            <w:r w:rsidR="00CA4DE8" w:rsidRPr="00B46725">
              <w:rPr>
                <w:rStyle w:val="Hyperlink"/>
                <w:noProof/>
                <w:lang w:val="en-GB"/>
              </w:rPr>
              <w:t>ANNEX 1: Terms and Definitions</w:t>
            </w:r>
            <w:r w:rsidR="00CA4DE8">
              <w:rPr>
                <w:noProof/>
                <w:webHidden/>
              </w:rPr>
              <w:tab/>
            </w:r>
            <w:r w:rsidR="00CA4DE8">
              <w:rPr>
                <w:noProof/>
                <w:webHidden/>
              </w:rPr>
              <w:fldChar w:fldCharType="begin"/>
            </w:r>
            <w:r w:rsidR="00CA4DE8">
              <w:rPr>
                <w:noProof/>
                <w:webHidden/>
              </w:rPr>
              <w:instrText xml:space="preserve"> PAGEREF _Toc101956248 \h </w:instrText>
            </w:r>
            <w:r w:rsidR="00CA4DE8">
              <w:rPr>
                <w:noProof/>
                <w:webHidden/>
              </w:rPr>
            </w:r>
            <w:r w:rsidR="00CA4DE8">
              <w:rPr>
                <w:noProof/>
                <w:webHidden/>
              </w:rPr>
              <w:fldChar w:fldCharType="separate"/>
            </w:r>
            <w:r w:rsidR="00CA4DE8">
              <w:rPr>
                <w:noProof/>
                <w:webHidden/>
              </w:rPr>
              <w:t>331</w:t>
            </w:r>
            <w:r w:rsidR="00CA4DE8">
              <w:rPr>
                <w:noProof/>
                <w:webHidden/>
              </w:rPr>
              <w:fldChar w:fldCharType="end"/>
            </w:r>
          </w:hyperlink>
        </w:p>
        <w:p w14:paraId="38D24AE3" w14:textId="60FB5048" w:rsidR="00CA4DE8" w:rsidRDefault="00000000">
          <w:pPr>
            <w:pStyle w:val="TOC2"/>
            <w:rPr>
              <w:rFonts w:eastAsiaTheme="minorEastAsia"/>
              <w:noProof/>
              <w:lang w:val="en-US" w:eastAsia="zh-CN"/>
            </w:rPr>
          </w:pPr>
          <w:hyperlink w:anchor="_Toc101956249" w:history="1">
            <w:r w:rsidR="00CA4DE8" w:rsidRPr="00B46725">
              <w:rPr>
                <w:rStyle w:val="Hyperlink"/>
                <w:noProof/>
                <w:lang w:val="en-GB"/>
              </w:rPr>
              <w:t>ANNEX 2: United Nations Security Council Resolutions related to Women, Peace and Security</w:t>
            </w:r>
            <w:r w:rsidR="00CA4DE8">
              <w:rPr>
                <w:noProof/>
                <w:webHidden/>
              </w:rPr>
              <w:tab/>
            </w:r>
            <w:r w:rsidR="00CA4DE8">
              <w:rPr>
                <w:noProof/>
                <w:webHidden/>
              </w:rPr>
              <w:fldChar w:fldCharType="begin"/>
            </w:r>
            <w:r w:rsidR="00CA4DE8">
              <w:rPr>
                <w:noProof/>
                <w:webHidden/>
              </w:rPr>
              <w:instrText xml:space="preserve"> PAGEREF _Toc101956249 \h </w:instrText>
            </w:r>
            <w:r w:rsidR="00CA4DE8">
              <w:rPr>
                <w:noProof/>
                <w:webHidden/>
              </w:rPr>
            </w:r>
            <w:r w:rsidR="00CA4DE8">
              <w:rPr>
                <w:noProof/>
                <w:webHidden/>
              </w:rPr>
              <w:fldChar w:fldCharType="separate"/>
            </w:r>
            <w:r w:rsidR="00CA4DE8">
              <w:rPr>
                <w:noProof/>
                <w:webHidden/>
              </w:rPr>
              <w:t>337</w:t>
            </w:r>
            <w:r w:rsidR="00CA4DE8">
              <w:rPr>
                <w:noProof/>
                <w:webHidden/>
              </w:rPr>
              <w:fldChar w:fldCharType="end"/>
            </w:r>
          </w:hyperlink>
        </w:p>
        <w:p w14:paraId="768FB37D" w14:textId="51381D53" w:rsidR="00CA4DE8" w:rsidRDefault="00000000">
          <w:pPr>
            <w:pStyle w:val="TOC1"/>
            <w:rPr>
              <w:rFonts w:eastAsiaTheme="minorEastAsia"/>
              <w:noProof/>
              <w:lang w:val="en-US" w:eastAsia="zh-CN"/>
            </w:rPr>
          </w:pPr>
          <w:hyperlink w:anchor="_Toc101956250" w:history="1">
            <w:r w:rsidR="00CA4DE8" w:rsidRPr="00B46725">
              <w:rPr>
                <w:rStyle w:val="Hyperlink"/>
                <w:noProof/>
                <w:lang w:val="en-GB"/>
              </w:rPr>
              <w:t>ANSWERS</w:t>
            </w:r>
            <w:r w:rsidR="00CA4DE8">
              <w:rPr>
                <w:noProof/>
                <w:webHidden/>
              </w:rPr>
              <w:tab/>
            </w:r>
            <w:r w:rsidR="00CA4DE8">
              <w:rPr>
                <w:noProof/>
                <w:webHidden/>
              </w:rPr>
              <w:fldChar w:fldCharType="begin"/>
            </w:r>
            <w:r w:rsidR="00CA4DE8">
              <w:rPr>
                <w:noProof/>
                <w:webHidden/>
              </w:rPr>
              <w:instrText xml:space="preserve"> PAGEREF _Toc101956250 \h </w:instrText>
            </w:r>
            <w:r w:rsidR="00CA4DE8">
              <w:rPr>
                <w:noProof/>
                <w:webHidden/>
              </w:rPr>
            </w:r>
            <w:r w:rsidR="00CA4DE8">
              <w:rPr>
                <w:noProof/>
                <w:webHidden/>
              </w:rPr>
              <w:fldChar w:fldCharType="separate"/>
            </w:r>
            <w:r w:rsidR="00CA4DE8">
              <w:rPr>
                <w:noProof/>
                <w:webHidden/>
              </w:rPr>
              <w:t>340</w:t>
            </w:r>
            <w:r w:rsidR="00CA4DE8">
              <w:rPr>
                <w:noProof/>
                <w:webHidden/>
              </w:rPr>
              <w:fldChar w:fldCharType="end"/>
            </w:r>
          </w:hyperlink>
        </w:p>
        <w:p w14:paraId="01E5B820" w14:textId="36223423" w:rsidR="00CA4DE8" w:rsidRDefault="00000000">
          <w:pPr>
            <w:pStyle w:val="TOC2"/>
            <w:rPr>
              <w:rFonts w:eastAsiaTheme="minorEastAsia"/>
              <w:noProof/>
              <w:lang w:val="en-US" w:eastAsia="zh-CN"/>
            </w:rPr>
          </w:pPr>
          <w:hyperlink w:anchor="_Toc101956251" w:history="1">
            <w:r w:rsidR="00CA4DE8" w:rsidRPr="00B46725">
              <w:rPr>
                <w:rStyle w:val="Hyperlink"/>
                <w:noProof/>
                <w:lang w:val="en-GB"/>
              </w:rPr>
              <w:t>CASE STUDY 1: GENDER-REPONSIVE PLANNING FOR MILITARY OPERATIONS</w:t>
            </w:r>
            <w:r w:rsidR="00CA4DE8">
              <w:rPr>
                <w:noProof/>
                <w:webHidden/>
              </w:rPr>
              <w:tab/>
            </w:r>
            <w:r w:rsidR="00CA4DE8">
              <w:rPr>
                <w:noProof/>
                <w:webHidden/>
              </w:rPr>
              <w:fldChar w:fldCharType="begin"/>
            </w:r>
            <w:r w:rsidR="00CA4DE8">
              <w:rPr>
                <w:noProof/>
                <w:webHidden/>
              </w:rPr>
              <w:instrText xml:space="preserve"> PAGEREF _Toc101956251 \h </w:instrText>
            </w:r>
            <w:r w:rsidR="00CA4DE8">
              <w:rPr>
                <w:noProof/>
                <w:webHidden/>
              </w:rPr>
            </w:r>
            <w:r w:rsidR="00CA4DE8">
              <w:rPr>
                <w:noProof/>
                <w:webHidden/>
              </w:rPr>
              <w:fldChar w:fldCharType="separate"/>
            </w:r>
            <w:r w:rsidR="00CA4DE8">
              <w:rPr>
                <w:noProof/>
                <w:webHidden/>
              </w:rPr>
              <w:t>340</w:t>
            </w:r>
            <w:r w:rsidR="00CA4DE8">
              <w:rPr>
                <w:noProof/>
                <w:webHidden/>
              </w:rPr>
              <w:fldChar w:fldCharType="end"/>
            </w:r>
          </w:hyperlink>
        </w:p>
        <w:p w14:paraId="64D564E3" w14:textId="50442DBA" w:rsidR="00CA4DE8" w:rsidRDefault="00000000">
          <w:pPr>
            <w:pStyle w:val="TOC2"/>
            <w:rPr>
              <w:rFonts w:eastAsiaTheme="minorEastAsia"/>
              <w:noProof/>
              <w:lang w:val="en-US" w:eastAsia="zh-CN"/>
            </w:rPr>
          </w:pPr>
          <w:hyperlink w:anchor="_Toc101956252" w:history="1">
            <w:r w:rsidR="00CA4DE8" w:rsidRPr="00B46725">
              <w:rPr>
                <w:rStyle w:val="Hyperlink"/>
                <w:noProof/>
                <w:lang w:val="en-GB"/>
              </w:rPr>
              <w:t>CASE STUDY 2: CREATING AN ENABLING WORK ENVIRONMENT AS INFANTRY BATTALION COMMANDER FOR ALL TROOP PERSONNEL</w:t>
            </w:r>
            <w:r w:rsidR="00CA4DE8">
              <w:rPr>
                <w:noProof/>
                <w:webHidden/>
              </w:rPr>
              <w:tab/>
            </w:r>
            <w:r w:rsidR="00CA4DE8">
              <w:rPr>
                <w:noProof/>
                <w:webHidden/>
              </w:rPr>
              <w:fldChar w:fldCharType="begin"/>
            </w:r>
            <w:r w:rsidR="00CA4DE8">
              <w:rPr>
                <w:noProof/>
                <w:webHidden/>
              </w:rPr>
              <w:instrText xml:space="preserve"> PAGEREF _Toc101956252 \h </w:instrText>
            </w:r>
            <w:r w:rsidR="00CA4DE8">
              <w:rPr>
                <w:noProof/>
                <w:webHidden/>
              </w:rPr>
            </w:r>
            <w:r w:rsidR="00CA4DE8">
              <w:rPr>
                <w:noProof/>
                <w:webHidden/>
              </w:rPr>
              <w:fldChar w:fldCharType="separate"/>
            </w:r>
            <w:r w:rsidR="00CA4DE8">
              <w:rPr>
                <w:noProof/>
                <w:webHidden/>
              </w:rPr>
              <w:t>342</w:t>
            </w:r>
            <w:r w:rsidR="00CA4DE8">
              <w:rPr>
                <w:noProof/>
                <w:webHidden/>
              </w:rPr>
              <w:fldChar w:fldCharType="end"/>
            </w:r>
          </w:hyperlink>
        </w:p>
        <w:p w14:paraId="698C3A52" w14:textId="131E9972" w:rsidR="00CA4DE8" w:rsidRDefault="00000000">
          <w:pPr>
            <w:pStyle w:val="TOC2"/>
            <w:rPr>
              <w:rFonts w:eastAsiaTheme="minorEastAsia"/>
              <w:noProof/>
              <w:lang w:val="en-US" w:eastAsia="zh-CN"/>
            </w:rPr>
          </w:pPr>
          <w:hyperlink w:anchor="_Toc101956253" w:history="1">
            <w:r w:rsidR="00CA4DE8" w:rsidRPr="00B46725">
              <w:rPr>
                <w:rStyle w:val="Hyperlink"/>
                <w:noProof/>
                <w:lang w:val="en-GB"/>
              </w:rPr>
              <w:t>CASE STUDY 3: DEVELOPING GENDER-RESPONSIVE CIVIL ASSISTANCE PROJECTS</w:t>
            </w:r>
            <w:r w:rsidR="00CA4DE8">
              <w:rPr>
                <w:noProof/>
                <w:webHidden/>
              </w:rPr>
              <w:tab/>
            </w:r>
            <w:r w:rsidR="00CA4DE8">
              <w:rPr>
                <w:noProof/>
                <w:webHidden/>
              </w:rPr>
              <w:fldChar w:fldCharType="begin"/>
            </w:r>
            <w:r w:rsidR="00CA4DE8">
              <w:rPr>
                <w:noProof/>
                <w:webHidden/>
              </w:rPr>
              <w:instrText xml:space="preserve"> PAGEREF _Toc101956253 \h </w:instrText>
            </w:r>
            <w:r w:rsidR="00CA4DE8">
              <w:rPr>
                <w:noProof/>
                <w:webHidden/>
              </w:rPr>
            </w:r>
            <w:r w:rsidR="00CA4DE8">
              <w:rPr>
                <w:noProof/>
                <w:webHidden/>
              </w:rPr>
              <w:fldChar w:fldCharType="separate"/>
            </w:r>
            <w:r w:rsidR="00CA4DE8">
              <w:rPr>
                <w:noProof/>
                <w:webHidden/>
              </w:rPr>
              <w:t>344</w:t>
            </w:r>
            <w:r w:rsidR="00CA4DE8">
              <w:rPr>
                <w:noProof/>
                <w:webHidden/>
              </w:rPr>
              <w:fldChar w:fldCharType="end"/>
            </w:r>
          </w:hyperlink>
        </w:p>
        <w:p w14:paraId="43A6552C" w14:textId="2E446D1D" w:rsidR="00CA4DE8" w:rsidRDefault="00000000">
          <w:pPr>
            <w:pStyle w:val="TOC2"/>
            <w:rPr>
              <w:rFonts w:eastAsiaTheme="minorEastAsia"/>
              <w:noProof/>
              <w:lang w:val="en-US" w:eastAsia="zh-CN"/>
            </w:rPr>
          </w:pPr>
          <w:hyperlink w:anchor="_Toc101956254" w:history="1">
            <w:r w:rsidR="00CA4DE8" w:rsidRPr="00B46725">
              <w:rPr>
                <w:rStyle w:val="Hyperlink"/>
                <w:noProof/>
                <w:lang w:val="en-GB"/>
              </w:rPr>
              <w:t>CASE STUDY 4: ACQUIRING GENDER-RESPONSIVE INFORMATION THROUGH PATROLS</w:t>
            </w:r>
            <w:r w:rsidR="00CA4DE8">
              <w:rPr>
                <w:noProof/>
                <w:webHidden/>
              </w:rPr>
              <w:tab/>
            </w:r>
            <w:r w:rsidR="00CA4DE8">
              <w:rPr>
                <w:noProof/>
                <w:webHidden/>
              </w:rPr>
              <w:fldChar w:fldCharType="begin"/>
            </w:r>
            <w:r w:rsidR="00CA4DE8">
              <w:rPr>
                <w:noProof/>
                <w:webHidden/>
              </w:rPr>
              <w:instrText xml:space="preserve"> PAGEREF _Toc101956254 \h </w:instrText>
            </w:r>
            <w:r w:rsidR="00CA4DE8">
              <w:rPr>
                <w:noProof/>
                <w:webHidden/>
              </w:rPr>
            </w:r>
            <w:r w:rsidR="00CA4DE8">
              <w:rPr>
                <w:noProof/>
                <w:webHidden/>
              </w:rPr>
              <w:fldChar w:fldCharType="separate"/>
            </w:r>
            <w:r w:rsidR="00CA4DE8">
              <w:rPr>
                <w:noProof/>
                <w:webHidden/>
              </w:rPr>
              <w:t>345</w:t>
            </w:r>
            <w:r w:rsidR="00CA4DE8">
              <w:rPr>
                <w:noProof/>
                <w:webHidden/>
              </w:rPr>
              <w:fldChar w:fldCharType="end"/>
            </w:r>
          </w:hyperlink>
        </w:p>
        <w:p w14:paraId="5F1E5CB6" w14:textId="20E085AB" w:rsidR="00CA4DE8" w:rsidRDefault="00000000">
          <w:pPr>
            <w:pStyle w:val="TOC2"/>
            <w:rPr>
              <w:rFonts w:eastAsiaTheme="minorEastAsia"/>
              <w:noProof/>
              <w:lang w:val="en-US" w:eastAsia="zh-CN"/>
            </w:rPr>
          </w:pPr>
          <w:hyperlink w:anchor="_Toc101956255" w:history="1">
            <w:r w:rsidR="00CA4DE8" w:rsidRPr="00B46725">
              <w:rPr>
                <w:rStyle w:val="Hyperlink"/>
                <w:noProof/>
                <w:lang w:val="en-GB"/>
              </w:rPr>
              <w:t>CASE STUDY 5: RESPONDING EFFECTIVELY TO VICTIMS AND SURVIVORS OF CONFLICT</w:t>
            </w:r>
            <w:r w:rsidR="00CA4DE8">
              <w:rPr>
                <w:noProof/>
                <w:webHidden/>
              </w:rPr>
              <w:tab/>
            </w:r>
            <w:r w:rsidR="00CA4DE8">
              <w:rPr>
                <w:noProof/>
                <w:webHidden/>
              </w:rPr>
              <w:fldChar w:fldCharType="begin"/>
            </w:r>
            <w:r w:rsidR="00CA4DE8">
              <w:rPr>
                <w:noProof/>
                <w:webHidden/>
              </w:rPr>
              <w:instrText xml:space="preserve"> PAGEREF _Toc101956255 \h </w:instrText>
            </w:r>
            <w:r w:rsidR="00CA4DE8">
              <w:rPr>
                <w:noProof/>
                <w:webHidden/>
              </w:rPr>
            </w:r>
            <w:r w:rsidR="00CA4DE8">
              <w:rPr>
                <w:noProof/>
                <w:webHidden/>
              </w:rPr>
              <w:fldChar w:fldCharType="separate"/>
            </w:r>
            <w:r w:rsidR="00CA4DE8">
              <w:rPr>
                <w:noProof/>
                <w:webHidden/>
              </w:rPr>
              <w:t>347</w:t>
            </w:r>
            <w:r w:rsidR="00CA4DE8">
              <w:rPr>
                <w:noProof/>
                <w:webHidden/>
              </w:rPr>
              <w:fldChar w:fldCharType="end"/>
            </w:r>
          </w:hyperlink>
        </w:p>
        <w:p w14:paraId="2AD7A941" w14:textId="05DBE9F6" w:rsidR="00CA4DE8" w:rsidRDefault="00000000">
          <w:pPr>
            <w:pStyle w:val="TOC2"/>
            <w:rPr>
              <w:rFonts w:eastAsiaTheme="minorEastAsia"/>
              <w:noProof/>
              <w:lang w:val="en-US" w:eastAsia="zh-CN"/>
            </w:rPr>
          </w:pPr>
          <w:hyperlink w:anchor="_Toc101956256" w:history="1">
            <w:r w:rsidR="00CA4DE8" w:rsidRPr="00B46725">
              <w:rPr>
                <w:rStyle w:val="Hyperlink"/>
                <w:noProof/>
                <w:lang w:val="en-GB"/>
              </w:rPr>
              <w:t>CASE STUDY 6: CREATING AN ENABLING WORK ENVIRONMENT FOR ALL TROOP PERSONNEL</w:t>
            </w:r>
            <w:r w:rsidR="00CA4DE8">
              <w:rPr>
                <w:noProof/>
                <w:webHidden/>
              </w:rPr>
              <w:tab/>
            </w:r>
            <w:r w:rsidR="00CA4DE8">
              <w:rPr>
                <w:noProof/>
                <w:webHidden/>
              </w:rPr>
              <w:fldChar w:fldCharType="begin"/>
            </w:r>
            <w:r w:rsidR="00CA4DE8">
              <w:rPr>
                <w:noProof/>
                <w:webHidden/>
              </w:rPr>
              <w:instrText xml:space="preserve"> PAGEREF _Toc101956256 \h </w:instrText>
            </w:r>
            <w:r w:rsidR="00CA4DE8">
              <w:rPr>
                <w:noProof/>
                <w:webHidden/>
              </w:rPr>
            </w:r>
            <w:r w:rsidR="00CA4DE8">
              <w:rPr>
                <w:noProof/>
                <w:webHidden/>
              </w:rPr>
              <w:fldChar w:fldCharType="separate"/>
            </w:r>
            <w:r w:rsidR="00CA4DE8">
              <w:rPr>
                <w:noProof/>
                <w:webHidden/>
              </w:rPr>
              <w:t>348</w:t>
            </w:r>
            <w:r w:rsidR="00CA4DE8">
              <w:rPr>
                <w:noProof/>
                <w:webHidden/>
              </w:rPr>
              <w:fldChar w:fldCharType="end"/>
            </w:r>
          </w:hyperlink>
        </w:p>
        <w:p w14:paraId="2E84F51C" w14:textId="0908B964" w:rsidR="00CA4DE8" w:rsidRDefault="00000000">
          <w:pPr>
            <w:pStyle w:val="TOC2"/>
            <w:rPr>
              <w:rFonts w:eastAsiaTheme="minorEastAsia"/>
              <w:noProof/>
              <w:lang w:val="en-US" w:eastAsia="zh-CN"/>
            </w:rPr>
          </w:pPr>
          <w:hyperlink w:anchor="_Toc101956257" w:history="1">
            <w:r w:rsidR="00CA4DE8" w:rsidRPr="00B46725">
              <w:rPr>
                <w:rStyle w:val="Hyperlink"/>
                <w:noProof/>
                <w:lang w:val="en-GB"/>
              </w:rPr>
              <w:t>CASE STUDY 7: OPERATING GENDER-RESPONSIVE CHECKPOINTS</w:t>
            </w:r>
            <w:r w:rsidR="00CA4DE8">
              <w:rPr>
                <w:noProof/>
                <w:webHidden/>
              </w:rPr>
              <w:tab/>
            </w:r>
            <w:r w:rsidR="00CA4DE8">
              <w:rPr>
                <w:noProof/>
                <w:webHidden/>
              </w:rPr>
              <w:fldChar w:fldCharType="begin"/>
            </w:r>
            <w:r w:rsidR="00CA4DE8">
              <w:rPr>
                <w:noProof/>
                <w:webHidden/>
              </w:rPr>
              <w:instrText xml:space="preserve"> PAGEREF _Toc101956257 \h </w:instrText>
            </w:r>
            <w:r w:rsidR="00CA4DE8">
              <w:rPr>
                <w:noProof/>
                <w:webHidden/>
              </w:rPr>
            </w:r>
            <w:r w:rsidR="00CA4DE8">
              <w:rPr>
                <w:noProof/>
                <w:webHidden/>
              </w:rPr>
              <w:fldChar w:fldCharType="separate"/>
            </w:r>
            <w:r w:rsidR="00CA4DE8">
              <w:rPr>
                <w:noProof/>
                <w:webHidden/>
              </w:rPr>
              <w:t>349</w:t>
            </w:r>
            <w:r w:rsidR="00CA4DE8">
              <w:rPr>
                <w:noProof/>
                <w:webHidden/>
              </w:rPr>
              <w:fldChar w:fldCharType="end"/>
            </w:r>
          </w:hyperlink>
        </w:p>
        <w:p w14:paraId="38067E99" w14:textId="3DBC0C7D" w:rsidR="001B12BA" w:rsidRPr="002E20A3" w:rsidRDefault="008578C8">
          <w:pPr>
            <w:rPr>
              <w:lang w:val="en-GB"/>
            </w:rPr>
          </w:pPr>
          <w:r w:rsidRPr="002E20A3">
            <w:rPr>
              <w:b/>
              <w:bCs/>
              <w:noProof/>
              <w:lang w:val="en-GB"/>
            </w:rPr>
            <w:fldChar w:fldCharType="end"/>
          </w:r>
        </w:p>
      </w:sdtContent>
    </w:sdt>
    <w:p w14:paraId="72F04821" w14:textId="070C16E6" w:rsidR="0006267B" w:rsidRPr="002E20A3" w:rsidRDefault="0006267B" w:rsidP="0006267B">
      <w:pPr>
        <w:rPr>
          <w:lang w:val="en-GB"/>
        </w:rPr>
      </w:pPr>
    </w:p>
    <w:p w14:paraId="75D7213C" w14:textId="5922F707" w:rsidR="0006267B" w:rsidRPr="002E20A3" w:rsidRDefault="0006267B" w:rsidP="0006267B">
      <w:pPr>
        <w:rPr>
          <w:lang w:val="en-GB"/>
        </w:rPr>
      </w:pPr>
    </w:p>
    <w:p w14:paraId="2D6BA7AD" w14:textId="160C736A" w:rsidR="0006267B" w:rsidRPr="002E20A3" w:rsidRDefault="0006267B" w:rsidP="0006267B">
      <w:pPr>
        <w:rPr>
          <w:lang w:val="en-GB"/>
        </w:rPr>
      </w:pPr>
    </w:p>
    <w:p w14:paraId="76B45BA2" w14:textId="002C438D" w:rsidR="0006267B" w:rsidRPr="002E20A3" w:rsidRDefault="0006267B" w:rsidP="0006267B">
      <w:pPr>
        <w:rPr>
          <w:lang w:val="en-GB"/>
        </w:rPr>
      </w:pPr>
    </w:p>
    <w:p w14:paraId="3D2828B4" w14:textId="48AE48E0" w:rsidR="0006267B" w:rsidRPr="002E20A3" w:rsidRDefault="0006267B" w:rsidP="0006267B">
      <w:pPr>
        <w:rPr>
          <w:lang w:val="en-GB"/>
        </w:rPr>
      </w:pPr>
    </w:p>
    <w:p w14:paraId="612E862D" w14:textId="50DE4D28" w:rsidR="0006267B" w:rsidRPr="002E20A3" w:rsidRDefault="0006267B" w:rsidP="0006267B">
      <w:pPr>
        <w:rPr>
          <w:lang w:val="en-GB"/>
        </w:rPr>
      </w:pPr>
    </w:p>
    <w:p w14:paraId="7B42C514" w14:textId="4B8F9065" w:rsidR="0006267B" w:rsidRPr="002E20A3" w:rsidRDefault="0006267B" w:rsidP="0006267B">
      <w:pPr>
        <w:rPr>
          <w:lang w:val="en-GB"/>
        </w:rPr>
      </w:pPr>
    </w:p>
    <w:p w14:paraId="5DA33D8B" w14:textId="5A7CE8F1" w:rsidR="0006267B" w:rsidRPr="002E20A3" w:rsidRDefault="0006267B" w:rsidP="0006267B">
      <w:pPr>
        <w:rPr>
          <w:lang w:val="en-GB"/>
        </w:rPr>
      </w:pPr>
    </w:p>
    <w:p w14:paraId="57002994" w14:textId="059D8409" w:rsidR="0006267B" w:rsidRPr="002E20A3" w:rsidRDefault="0006267B" w:rsidP="00A12F67">
      <w:pPr>
        <w:rPr>
          <w:lang w:val="en-GB"/>
        </w:rPr>
      </w:pPr>
    </w:p>
    <w:p w14:paraId="7FFB2EB9" w14:textId="3B8C7AD5" w:rsidR="00CC43E4" w:rsidRPr="002E20A3" w:rsidRDefault="00211483" w:rsidP="002B7818">
      <w:pPr>
        <w:pStyle w:val="Heading1"/>
        <w:rPr>
          <w:b/>
          <w:bCs/>
          <w:lang w:val="en-GB"/>
        </w:rPr>
      </w:pPr>
      <w:bookmarkStart w:id="20" w:name="_Toc101956192"/>
      <w:commentRangeStart w:id="21"/>
      <w:r w:rsidRPr="002E20A3">
        <w:rPr>
          <w:b/>
          <w:bCs/>
          <w:lang w:val="en-GB"/>
        </w:rPr>
        <w:t>ABOUT THIS HANDBOOK</w:t>
      </w:r>
      <w:bookmarkEnd w:id="20"/>
      <w:commentRangeEnd w:id="21"/>
      <w:r w:rsidR="00A006F6">
        <w:rPr>
          <w:rStyle w:val="CommentReference"/>
          <w:rFonts w:asciiTheme="minorHAnsi" w:eastAsiaTheme="minorHAnsi" w:hAnsiTheme="minorHAnsi" w:cstheme="minorBidi"/>
          <w:color w:val="auto"/>
        </w:rPr>
        <w:commentReference w:id="21"/>
      </w:r>
    </w:p>
    <w:p w14:paraId="623C6F68" w14:textId="77777777" w:rsidR="00CC43E4" w:rsidRPr="002E20A3" w:rsidRDefault="00CC43E4" w:rsidP="00CC43E4">
      <w:pPr>
        <w:pStyle w:val="NormalWeb"/>
        <w:shd w:val="clear" w:color="auto" w:fill="FFFFFF"/>
        <w:spacing w:before="0" w:beforeAutospacing="0" w:after="0" w:afterAutospacing="0"/>
        <w:jc w:val="both"/>
        <w:rPr>
          <w:rFonts w:ascii="Calibri" w:hAnsi="Calibri" w:cs="Calibri"/>
          <w:b/>
          <w:bCs/>
          <w:color w:val="201F1E"/>
          <w:sz w:val="28"/>
          <w:szCs w:val="28"/>
          <w:lang w:val="en-GB"/>
        </w:rPr>
      </w:pPr>
    </w:p>
    <w:p w14:paraId="438AE0E4" w14:textId="77777777" w:rsidR="00CC43E4" w:rsidRPr="002E20A3" w:rsidRDefault="00CC43E4" w:rsidP="00CC43E4">
      <w:pPr>
        <w:pStyle w:val="NormalWeb"/>
        <w:shd w:val="clear" w:color="auto" w:fill="FFFFFF"/>
        <w:spacing w:before="0" w:beforeAutospacing="0" w:after="0" w:afterAutospacing="0"/>
        <w:jc w:val="both"/>
        <w:rPr>
          <w:rFonts w:ascii="Calibri" w:hAnsi="Calibri" w:cs="Calibri"/>
          <w:color w:val="201F1E"/>
          <w:sz w:val="22"/>
          <w:szCs w:val="22"/>
          <w:lang w:val="en-GB"/>
        </w:rPr>
      </w:pPr>
    </w:p>
    <w:p w14:paraId="41E26B30" w14:textId="177C66F6" w:rsidR="00CC43E4" w:rsidRPr="002E20A3" w:rsidRDefault="00CC43E4" w:rsidP="00CC43E4">
      <w:pPr>
        <w:pStyle w:val="NormalWeb"/>
        <w:shd w:val="clear" w:color="auto" w:fill="FFFFFF"/>
        <w:spacing w:before="0" w:beforeAutospacing="0" w:after="0" w:afterAutospacing="0"/>
        <w:jc w:val="both"/>
        <w:rPr>
          <w:rFonts w:ascii="Calibri" w:hAnsi="Calibri" w:cs="Calibri"/>
          <w:color w:val="201F1E"/>
          <w:sz w:val="22"/>
          <w:szCs w:val="22"/>
          <w:lang w:val="en-GB"/>
        </w:rPr>
      </w:pPr>
      <w:r w:rsidRPr="002E20A3">
        <w:rPr>
          <w:rFonts w:ascii="Calibri" w:hAnsi="Calibri" w:cs="Calibri"/>
          <w:color w:val="201F1E"/>
          <w:sz w:val="22"/>
          <w:szCs w:val="22"/>
          <w:lang w:val="en-GB"/>
        </w:rPr>
        <w:t xml:space="preserve">“I can say that </w:t>
      </w:r>
      <w:ins w:id="22" w:author="Author" w:date="2023-04-13T22:05:00Z">
        <w:r w:rsidR="009D2C87">
          <w:rPr>
            <w:rFonts w:ascii="Calibri" w:hAnsi="Calibri" w:cs="Calibri"/>
            <w:color w:val="201F1E"/>
            <w:sz w:val="22"/>
            <w:szCs w:val="22"/>
            <w:lang w:val="en-GB"/>
          </w:rPr>
          <w:t xml:space="preserve">I greatly appreciate </w:t>
        </w:r>
      </w:ins>
      <w:r w:rsidRPr="002E20A3">
        <w:rPr>
          <w:rFonts w:ascii="Calibri" w:hAnsi="Calibri" w:cs="Calibri"/>
          <w:color w:val="201F1E"/>
          <w:sz w:val="22"/>
          <w:szCs w:val="22"/>
          <w:lang w:val="en-GB"/>
        </w:rPr>
        <w:t xml:space="preserve">this </w:t>
      </w:r>
      <w:del w:id="23" w:author="Author" w:date="2023-04-13T22:05:00Z">
        <w:r w:rsidRPr="002E20A3" w:rsidDel="009D2C87">
          <w:rPr>
            <w:rFonts w:ascii="Calibri" w:hAnsi="Calibri" w:cs="Calibri"/>
            <w:color w:val="201F1E"/>
            <w:sz w:val="22"/>
            <w:szCs w:val="22"/>
            <w:lang w:val="en-GB"/>
          </w:rPr>
          <w:delText>H</w:delText>
        </w:r>
      </w:del>
      <w:ins w:id="24" w:author="Author" w:date="2023-04-13T22:05:00Z">
        <w:r w:rsidR="009D2C87">
          <w:rPr>
            <w:rFonts w:ascii="Calibri" w:hAnsi="Calibri" w:cs="Calibri"/>
            <w:color w:val="201F1E"/>
            <w:sz w:val="22"/>
            <w:szCs w:val="22"/>
            <w:lang w:val="en-GB"/>
          </w:rPr>
          <w:t>h</w:t>
        </w:r>
      </w:ins>
      <w:r w:rsidRPr="002E20A3">
        <w:rPr>
          <w:rFonts w:ascii="Calibri" w:hAnsi="Calibri" w:cs="Calibri"/>
          <w:color w:val="201F1E"/>
          <w:sz w:val="22"/>
          <w:szCs w:val="22"/>
          <w:lang w:val="en-GB"/>
        </w:rPr>
        <w:t>andbook</w:t>
      </w:r>
      <w:del w:id="25" w:author="Author" w:date="2023-04-13T22:05:00Z">
        <w:r w:rsidRPr="002E20A3" w:rsidDel="009D2C87">
          <w:rPr>
            <w:rFonts w:ascii="Calibri" w:hAnsi="Calibri" w:cs="Calibri"/>
            <w:color w:val="201F1E"/>
            <w:sz w:val="22"/>
            <w:szCs w:val="22"/>
            <w:lang w:val="en-GB"/>
          </w:rPr>
          <w:delText xml:space="preserve"> is very appreciated by me</w:delText>
        </w:r>
      </w:del>
      <w:r w:rsidRPr="002E20A3">
        <w:rPr>
          <w:rFonts w:ascii="Calibri" w:hAnsi="Calibri" w:cs="Calibri"/>
          <w:color w:val="201F1E"/>
          <w:sz w:val="22"/>
          <w:szCs w:val="22"/>
          <w:lang w:val="en-GB"/>
        </w:rPr>
        <w:t xml:space="preserve">. It is innovative in substance and format. It has succeeded in breaking down gender stereotypes where women are always victims and men the perpetrators of violence. Everyone will find something that they can relate to in this </w:t>
      </w:r>
      <w:del w:id="26" w:author="Author" w:date="2023-04-13T22:05:00Z">
        <w:r w:rsidRPr="002E20A3" w:rsidDel="009D2C87">
          <w:rPr>
            <w:rFonts w:ascii="Calibri" w:hAnsi="Calibri" w:cs="Calibri"/>
            <w:color w:val="201F1E"/>
            <w:sz w:val="22"/>
            <w:szCs w:val="22"/>
            <w:lang w:val="en-GB"/>
          </w:rPr>
          <w:delText>H</w:delText>
        </w:r>
      </w:del>
      <w:ins w:id="27" w:author="Author" w:date="2023-04-13T22:05:00Z">
        <w:r w:rsidR="009D2C87">
          <w:rPr>
            <w:rFonts w:ascii="Calibri" w:hAnsi="Calibri" w:cs="Calibri"/>
            <w:color w:val="201F1E"/>
            <w:sz w:val="22"/>
            <w:szCs w:val="22"/>
            <w:lang w:val="en-GB"/>
          </w:rPr>
          <w:t>h</w:t>
        </w:r>
      </w:ins>
      <w:r w:rsidRPr="002E20A3">
        <w:rPr>
          <w:rFonts w:ascii="Calibri" w:hAnsi="Calibri" w:cs="Calibri"/>
          <w:color w:val="201F1E"/>
          <w:sz w:val="22"/>
          <w:szCs w:val="22"/>
          <w:lang w:val="en-GB"/>
        </w:rPr>
        <w:t>andbook</w:t>
      </w:r>
      <w:r w:rsidR="002E20A3" w:rsidRPr="002E20A3">
        <w:rPr>
          <w:rFonts w:ascii="Calibri" w:hAnsi="Calibri" w:cs="Calibri"/>
          <w:color w:val="201F1E"/>
          <w:sz w:val="22"/>
          <w:szCs w:val="22"/>
          <w:lang w:val="en-GB"/>
        </w:rPr>
        <w:t>.”</w:t>
      </w:r>
      <w:r w:rsidRPr="002E20A3">
        <w:rPr>
          <w:rFonts w:ascii="Calibri" w:hAnsi="Calibri" w:cs="Calibri"/>
          <w:color w:val="201F1E"/>
          <w:sz w:val="22"/>
          <w:szCs w:val="22"/>
          <w:lang w:val="en-GB"/>
        </w:rPr>
        <w:t xml:space="preserve"> </w:t>
      </w:r>
    </w:p>
    <w:p w14:paraId="2636DA8B" w14:textId="695972E1" w:rsidR="00CC43E4" w:rsidRPr="002E20A3" w:rsidRDefault="00CC43E4" w:rsidP="00CC43E4">
      <w:pPr>
        <w:pStyle w:val="NormalWeb"/>
        <w:shd w:val="clear" w:color="auto" w:fill="FFFFFF"/>
        <w:spacing w:before="0" w:beforeAutospacing="0" w:after="0" w:afterAutospacing="0"/>
        <w:jc w:val="both"/>
        <w:rPr>
          <w:rFonts w:asciiTheme="minorHAnsi" w:hAnsiTheme="minorHAnsi" w:cstheme="minorHAnsi"/>
          <w:color w:val="000000"/>
          <w:sz w:val="22"/>
          <w:szCs w:val="22"/>
          <w:lang w:val="en-GB"/>
        </w:rPr>
      </w:pPr>
      <w:r w:rsidRPr="002E20A3">
        <w:rPr>
          <w:rFonts w:ascii="Calibri" w:hAnsi="Calibri" w:cs="Calibri"/>
          <w:color w:val="201F1E"/>
          <w:sz w:val="22"/>
          <w:szCs w:val="22"/>
          <w:lang w:val="en-GB"/>
        </w:rPr>
        <w:t xml:space="preserve">(Newly appointed </w:t>
      </w:r>
      <w:del w:id="28" w:author="Author" w:date="2023-04-13T22:05:00Z">
        <w:r w:rsidRPr="002E20A3" w:rsidDel="009D2C87">
          <w:rPr>
            <w:rFonts w:ascii="Calibri" w:hAnsi="Calibri" w:cs="Calibri"/>
            <w:color w:val="201F1E"/>
            <w:sz w:val="22"/>
            <w:szCs w:val="22"/>
            <w:lang w:val="en-GB"/>
          </w:rPr>
          <w:delText>UN</w:delText>
        </w:r>
      </w:del>
      <w:ins w:id="29" w:author="Author" w:date="2023-04-13T22:05:00Z">
        <w:r w:rsidR="009D2C87">
          <w:rPr>
            <w:rFonts w:ascii="Calibri" w:hAnsi="Calibri" w:cs="Calibri"/>
            <w:color w:val="201F1E"/>
            <w:sz w:val="22"/>
            <w:szCs w:val="22"/>
            <w:lang w:val="en-GB"/>
          </w:rPr>
          <w:t>United Nations</w:t>
        </w:r>
      </w:ins>
      <w:r w:rsidRPr="002E20A3">
        <w:rPr>
          <w:rFonts w:ascii="Calibri" w:hAnsi="Calibri" w:cs="Calibri"/>
          <w:color w:val="201F1E"/>
          <w:sz w:val="22"/>
          <w:szCs w:val="22"/>
          <w:lang w:val="en-GB"/>
        </w:rPr>
        <w:t xml:space="preserve"> Infantry Battalion Commander) </w:t>
      </w:r>
    </w:p>
    <w:p w14:paraId="34327C68" w14:textId="77777777" w:rsidR="00CC43E4" w:rsidRPr="002E20A3" w:rsidRDefault="00CC43E4" w:rsidP="00CC43E4">
      <w:pPr>
        <w:pStyle w:val="NormalWeb"/>
        <w:shd w:val="clear" w:color="auto" w:fill="FFFFFF"/>
        <w:spacing w:before="0" w:beforeAutospacing="0" w:after="0" w:afterAutospacing="0"/>
        <w:jc w:val="both"/>
        <w:rPr>
          <w:rFonts w:ascii="Calibri" w:hAnsi="Calibri" w:cs="Calibri"/>
          <w:color w:val="201F1E"/>
          <w:sz w:val="22"/>
          <w:szCs w:val="22"/>
          <w:lang w:val="en-GB"/>
        </w:rPr>
      </w:pPr>
    </w:p>
    <w:p w14:paraId="719E1A61" w14:textId="73A83A3E" w:rsidR="00CC43E4" w:rsidRPr="002E20A3" w:rsidRDefault="00CC43E4" w:rsidP="00CC43E4">
      <w:pPr>
        <w:pStyle w:val="NormalWeb"/>
        <w:shd w:val="clear" w:color="auto" w:fill="FFFFFF"/>
        <w:spacing w:before="0" w:beforeAutospacing="0" w:after="0" w:afterAutospacing="0"/>
        <w:jc w:val="both"/>
        <w:rPr>
          <w:rFonts w:ascii="Calibri" w:hAnsi="Calibri" w:cs="Calibri"/>
          <w:color w:val="000000"/>
          <w:sz w:val="22"/>
          <w:szCs w:val="22"/>
          <w:lang w:val="en-GB"/>
        </w:rPr>
      </w:pPr>
      <w:r w:rsidRPr="002E20A3">
        <w:rPr>
          <w:rFonts w:ascii="Calibri" w:hAnsi="Calibri" w:cs="Calibri"/>
          <w:color w:val="000000"/>
          <w:sz w:val="22"/>
          <w:szCs w:val="22"/>
          <w:lang w:val="en-GB"/>
        </w:rPr>
        <w:t>“I clearly understand the importance of gender, but did not know how to really integrate gender considerations in my own work</w:t>
      </w:r>
      <w:del w:id="30" w:author="Author" w:date="2023-04-13T22:05:00Z">
        <w:r w:rsidRPr="002E20A3" w:rsidDel="009D2C87">
          <w:rPr>
            <w:rFonts w:ascii="Calibri" w:hAnsi="Calibri" w:cs="Calibri"/>
            <w:color w:val="000000"/>
            <w:sz w:val="22"/>
            <w:szCs w:val="22"/>
            <w:lang w:val="en-GB"/>
          </w:rPr>
          <w:delText>. U</w:delText>
        </w:r>
      </w:del>
      <w:ins w:id="31" w:author="Author" w:date="2023-04-13T22:05:00Z">
        <w:r w:rsidR="009D2C87">
          <w:rPr>
            <w:rFonts w:ascii="Calibri" w:hAnsi="Calibri" w:cs="Calibri"/>
            <w:color w:val="000000"/>
            <w:sz w:val="22"/>
            <w:szCs w:val="22"/>
            <w:lang w:val="en-GB"/>
          </w:rPr>
          <w:t xml:space="preserve"> u</w:t>
        </w:r>
      </w:ins>
      <w:r w:rsidRPr="002E20A3">
        <w:rPr>
          <w:rFonts w:ascii="Calibri" w:hAnsi="Calibri" w:cs="Calibri"/>
          <w:color w:val="000000"/>
          <w:sz w:val="22"/>
          <w:szCs w:val="22"/>
          <w:lang w:val="en-GB"/>
        </w:rPr>
        <w:t xml:space="preserve">ntil I went through this </w:t>
      </w:r>
      <w:del w:id="32" w:author="Author" w:date="2023-04-13T22:05:00Z">
        <w:r w:rsidRPr="002E20A3" w:rsidDel="009D2C87">
          <w:rPr>
            <w:rFonts w:ascii="Calibri" w:hAnsi="Calibri" w:cs="Calibri"/>
            <w:color w:val="000000"/>
            <w:sz w:val="22"/>
            <w:szCs w:val="22"/>
            <w:lang w:val="en-GB"/>
          </w:rPr>
          <w:delText>H</w:delText>
        </w:r>
      </w:del>
      <w:ins w:id="33" w:author="Author" w:date="2023-04-13T22:05:00Z">
        <w:r w:rsidR="009D2C87">
          <w:rPr>
            <w:rFonts w:ascii="Calibri" w:hAnsi="Calibri" w:cs="Calibri"/>
            <w:color w:val="000000"/>
            <w:sz w:val="22"/>
            <w:szCs w:val="22"/>
            <w:lang w:val="en-GB"/>
          </w:rPr>
          <w:t>h</w:t>
        </w:r>
      </w:ins>
      <w:r w:rsidRPr="002E20A3">
        <w:rPr>
          <w:rFonts w:ascii="Calibri" w:hAnsi="Calibri" w:cs="Calibri"/>
          <w:color w:val="000000"/>
          <w:sz w:val="22"/>
          <w:szCs w:val="22"/>
          <w:lang w:val="en-GB"/>
        </w:rPr>
        <w:t>andbook. I found it really useful and practical. It provides concrete ideas for ad</w:t>
      </w:r>
      <w:del w:id="34" w:author="Author" w:date="2023-04-13T22:06:00Z">
        <w:r w:rsidRPr="002E20A3" w:rsidDel="009D2C87">
          <w:rPr>
            <w:rFonts w:ascii="Calibri" w:hAnsi="Calibri" w:cs="Calibri"/>
            <w:color w:val="000000"/>
            <w:sz w:val="22"/>
            <w:szCs w:val="22"/>
            <w:lang w:val="en-GB"/>
          </w:rPr>
          <w:delText>a</w:delText>
        </w:r>
      </w:del>
      <w:ins w:id="35" w:author="Author" w:date="2023-04-13T22:06:00Z">
        <w:r w:rsidR="009D2C87">
          <w:rPr>
            <w:rFonts w:ascii="Calibri" w:hAnsi="Calibri" w:cs="Calibri"/>
            <w:color w:val="000000"/>
            <w:sz w:val="22"/>
            <w:szCs w:val="22"/>
            <w:lang w:val="en-GB"/>
          </w:rPr>
          <w:t>o</w:t>
        </w:r>
      </w:ins>
      <w:r w:rsidRPr="002E20A3">
        <w:rPr>
          <w:rFonts w:ascii="Calibri" w:hAnsi="Calibri" w:cs="Calibri"/>
          <w:color w:val="000000"/>
          <w:sz w:val="22"/>
          <w:szCs w:val="22"/>
          <w:lang w:val="en-GB"/>
        </w:rPr>
        <w:t xml:space="preserve">pting a gender-responsive approach in a range of activities that a military peacekeeper would be involved in. The </w:t>
      </w:r>
      <w:del w:id="36" w:author="Author" w:date="2023-04-13T22:06:00Z">
        <w:r w:rsidR="00A86788" w:rsidRPr="002E20A3" w:rsidDel="009D2C87">
          <w:rPr>
            <w:rFonts w:ascii="Calibri" w:hAnsi="Calibri" w:cs="Calibri"/>
            <w:color w:val="000000"/>
            <w:sz w:val="22"/>
            <w:szCs w:val="22"/>
            <w:lang w:val="en-GB"/>
          </w:rPr>
          <w:delText>C</w:delText>
        </w:r>
      </w:del>
      <w:ins w:id="37" w:author="Author" w:date="2023-04-13T22:06:00Z">
        <w:r w:rsidR="009D2C87">
          <w:rPr>
            <w:rFonts w:ascii="Calibri" w:hAnsi="Calibri" w:cs="Calibri"/>
            <w:color w:val="000000"/>
            <w:sz w:val="22"/>
            <w:szCs w:val="22"/>
            <w:lang w:val="en-GB"/>
          </w:rPr>
          <w:t>c</w:t>
        </w:r>
      </w:ins>
      <w:r w:rsidR="00A86788" w:rsidRPr="002E20A3">
        <w:rPr>
          <w:rFonts w:ascii="Calibri" w:hAnsi="Calibri" w:cs="Calibri"/>
          <w:color w:val="000000"/>
          <w:sz w:val="22"/>
          <w:szCs w:val="22"/>
          <w:lang w:val="en-GB"/>
        </w:rPr>
        <w:t>hecklist</w:t>
      </w:r>
      <w:ins w:id="38" w:author="Author" w:date="2023-04-13T22:06:00Z">
        <w:r w:rsidR="009D2C87">
          <w:rPr>
            <w:rFonts w:ascii="Calibri" w:hAnsi="Calibri" w:cs="Calibri"/>
            <w:color w:val="000000"/>
            <w:sz w:val="22"/>
            <w:szCs w:val="22"/>
            <w:lang w:val="en-GB"/>
          </w:rPr>
          <w:t>s</w:t>
        </w:r>
      </w:ins>
      <w:r w:rsidRPr="002E20A3">
        <w:rPr>
          <w:rFonts w:ascii="Calibri" w:hAnsi="Calibri" w:cs="Calibri"/>
          <w:color w:val="000000"/>
          <w:sz w:val="22"/>
          <w:szCs w:val="22"/>
          <w:lang w:val="en-GB"/>
        </w:rPr>
        <w:t xml:space="preserve"> are a must</w:t>
      </w:r>
      <w:del w:id="39" w:author="Author" w:date="2023-04-13T22:06:00Z">
        <w:r w:rsidRPr="002E20A3" w:rsidDel="009D2C87">
          <w:rPr>
            <w:rFonts w:ascii="Calibri" w:hAnsi="Calibri" w:cs="Calibri"/>
            <w:color w:val="000000"/>
            <w:sz w:val="22"/>
            <w:szCs w:val="22"/>
            <w:lang w:val="en-GB"/>
          </w:rPr>
          <w:delText xml:space="preserve"> </w:delText>
        </w:r>
      </w:del>
      <w:ins w:id="40" w:author="Author" w:date="2023-04-13T22:06:00Z">
        <w:r w:rsidR="009D2C87">
          <w:rPr>
            <w:rFonts w:ascii="Calibri" w:hAnsi="Calibri" w:cs="Calibri"/>
            <w:color w:val="000000"/>
            <w:sz w:val="22"/>
            <w:szCs w:val="22"/>
            <w:lang w:val="en-GB"/>
          </w:rPr>
          <w:t>-</w:t>
        </w:r>
      </w:ins>
      <w:r w:rsidRPr="002E20A3">
        <w:rPr>
          <w:rFonts w:ascii="Calibri" w:hAnsi="Calibri" w:cs="Calibri"/>
          <w:color w:val="000000"/>
          <w:sz w:val="22"/>
          <w:szCs w:val="22"/>
          <w:lang w:val="en-GB"/>
        </w:rPr>
        <w:t>read</w:t>
      </w:r>
      <w:r w:rsidR="002E20A3" w:rsidRPr="002E20A3">
        <w:rPr>
          <w:rFonts w:ascii="Calibri" w:hAnsi="Calibri" w:cs="Calibri"/>
          <w:color w:val="000000"/>
          <w:sz w:val="22"/>
          <w:szCs w:val="22"/>
          <w:lang w:val="en-GB"/>
        </w:rPr>
        <w:t>.”</w:t>
      </w:r>
      <w:r w:rsidRPr="002E20A3">
        <w:rPr>
          <w:rFonts w:ascii="Calibri" w:hAnsi="Calibri" w:cs="Calibri"/>
          <w:color w:val="000000"/>
          <w:sz w:val="22"/>
          <w:szCs w:val="22"/>
          <w:lang w:val="en-GB"/>
        </w:rPr>
        <w:t xml:space="preserve"> </w:t>
      </w:r>
    </w:p>
    <w:p w14:paraId="5966F8BE" w14:textId="402F079E" w:rsidR="00CC43E4" w:rsidRPr="002E20A3" w:rsidRDefault="00CC43E4" w:rsidP="00CC43E4">
      <w:pPr>
        <w:pStyle w:val="NormalWeb"/>
        <w:shd w:val="clear" w:color="auto" w:fill="FFFFFF"/>
        <w:spacing w:before="0" w:beforeAutospacing="0" w:after="0" w:afterAutospacing="0"/>
        <w:jc w:val="both"/>
        <w:rPr>
          <w:rFonts w:asciiTheme="minorHAnsi" w:hAnsiTheme="minorHAnsi" w:cstheme="minorHAnsi"/>
          <w:color w:val="000000"/>
          <w:sz w:val="22"/>
          <w:szCs w:val="22"/>
          <w:lang w:val="en-GB"/>
        </w:rPr>
      </w:pPr>
      <w:r w:rsidRPr="002E20A3">
        <w:rPr>
          <w:rFonts w:ascii="Calibri" w:hAnsi="Calibri" w:cs="Calibri"/>
          <w:color w:val="000000"/>
          <w:sz w:val="22"/>
          <w:szCs w:val="22"/>
          <w:lang w:val="en-GB"/>
        </w:rPr>
        <w:t>(</w:t>
      </w:r>
      <w:del w:id="41" w:author="Author" w:date="2023-04-13T22:06:00Z">
        <w:r w:rsidRPr="002E20A3" w:rsidDel="009D2C87">
          <w:rPr>
            <w:rFonts w:ascii="Calibri" w:hAnsi="Calibri" w:cs="Calibri"/>
            <w:color w:val="000000"/>
            <w:sz w:val="22"/>
            <w:szCs w:val="22"/>
            <w:lang w:val="en-GB"/>
          </w:rPr>
          <w:delText>UN</w:delText>
        </w:r>
      </w:del>
      <w:ins w:id="42" w:author="Author" w:date="2023-04-13T22:06:00Z">
        <w:r w:rsidR="009D2C87">
          <w:rPr>
            <w:rFonts w:ascii="Calibri" w:hAnsi="Calibri" w:cs="Calibri"/>
            <w:color w:val="201F1E"/>
            <w:sz w:val="22"/>
            <w:szCs w:val="22"/>
            <w:lang w:val="en-GB"/>
          </w:rPr>
          <w:t>United Nations</w:t>
        </w:r>
      </w:ins>
      <w:r w:rsidRPr="002E20A3">
        <w:rPr>
          <w:rFonts w:ascii="Calibri" w:hAnsi="Calibri" w:cs="Calibri"/>
          <w:color w:val="000000"/>
          <w:sz w:val="22"/>
          <w:szCs w:val="22"/>
          <w:lang w:val="en-GB"/>
        </w:rPr>
        <w:t xml:space="preserve"> Operations Officer) </w:t>
      </w:r>
    </w:p>
    <w:p w14:paraId="5FE013DE" w14:textId="77777777" w:rsidR="00CC43E4" w:rsidRPr="002E20A3" w:rsidRDefault="00CC43E4" w:rsidP="00CC43E4">
      <w:pPr>
        <w:pStyle w:val="NormalWeb"/>
        <w:shd w:val="clear" w:color="auto" w:fill="FFFFFF"/>
        <w:spacing w:before="0" w:beforeAutospacing="0" w:after="0" w:afterAutospacing="0"/>
        <w:jc w:val="both"/>
        <w:rPr>
          <w:rFonts w:ascii="Calibri" w:hAnsi="Calibri" w:cs="Calibri"/>
          <w:color w:val="000000"/>
          <w:sz w:val="22"/>
          <w:szCs w:val="22"/>
          <w:lang w:val="en-GB"/>
        </w:rPr>
      </w:pPr>
    </w:p>
    <w:p w14:paraId="3267275B" w14:textId="6AB23D24" w:rsidR="00CC43E4" w:rsidRPr="002E20A3" w:rsidRDefault="00CC43E4" w:rsidP="00CC43E4">
      <w:pPr>
        <w:pStyle w:val="NormalWeb"/>
        <w:shd w:val="clear" w:color="auto" w:fill="FFFFFF"/>
        <w:spacing w:before="0" w:beforeAutospacing="0" w:after="0" w:afterAutospacing="0"/>
        <w:jc w:val="both"/>
        <w:rPr>
          <w:rFonts w:asciiTheme="minorHAnsi" w:hAnsiTheme="minorHAnsi" w:cstheme="minorHAnsi"/>
          <w:color w:val="000000"/>
          <w:sz w:val="22"/>
          <w:szCs w:val="22"/>
          <w:lang w:val="en-GB"/>
        </w:rPr>
      </w:pPr>
      <w:r w:rsidRPr="002E20A3">
        <w:rPr>
          <w:rFonts w:asciiTheme="minorHAnsi" w:hAnsiTheme="minorHAnsi" w:cstheme="minorHAnsi"/>
          <w:sz w:val="22"/>
          <w:szCs w:val="22"/>
          <w:lang w:val="en-GB"/>
        </w:rPr>
        <w:t xml:space="preserve">“The case studies presented in the </w:t>
      </w:r>
      <w:del w:id="43" w:author="Author" w:date="2023-04-13T22:06:00Z">
        <w:r w:rsidRPr="002E20A3" w:rsidDel="009D2C87">
          <w:rPr>
            <w:rFonts w:asciiTheme="minorHAnsi" w:hAnsiTheme="minorHAnsi" w:cstheme="minorHAnsi"/>
            <w:sz w:val="22"/>
            <w:szCs w:val="22"/>
            <w:lang w:val="en-GB"/>
          </w:rPr>
          <w:delText>H</w:delText>
        </w:r>
      </w:del>
      <w:ins w:id="44" w:author="Author" w:date="2023-04-13T22:06:00Z">
        <w:r w:rsidR="009D2C87">
          <w:rPr>
            <w:rFonts w:asciiTheme="minorHAnsi" w:hAnsiTheme="minorHAnsi" w:cstheme="minorHAnsi"/>
            <w:sz w:val="22"/>
            <w:szCs w:val="22"/>
            <w:lang w:val="en-GB"/>
          </w:rPr>
          <w:t>h</w:t>
        </w:r>
      </w:ins>
      <w:r w:rsidRPr="002E20A3">
        <w:rPr>
          <w:rFonts w:asciiTheme="minorHAnsi" w:hAnsiTheme="minorHAnsi" w:cstheme="minorHAnsi"/>
          <w:sz w:val="22"/>
          <w:szCs w:val="22"/>
          <w:lang w:val="en-GB"/>
        </w:rPr>
        <w:t xml:space="preserve">andbook are a reflection of many conflict and post-conflict settings around the world. </w:t>
      </w:r>
      <w:r w:rsidRPr="002E20A3">
        <w:rPr>
          <w:rFonts w:asciiTheme="minorHAnsi" w:hAnsiTheme="minorHAnsi" w:cstheme="minorHAnsi"/>
          <w:color w:val="000000"/>
          <w:sz w:val="22"/>
          <w:szCs w:val="22"/>
          <w:lang w:val="en-GB"/>
        </w:rPr>
        <w:t xml:space="preserve">The self-learning reflection questions are all very interesting and complex. A truly valuable tool for peacekeepers on the ground and a great addition to the current </w:t>
      </w:r>
      <w:commentRangeStart w:id="45"/>
      <w:r w:rsidRPr="002E20A3">
        <w:rPr>
          <w:rFonts w:asciiTheme="minorHAnsi" w:hAnsiTheme="minorHAnsi" w:cstheme="minorHAnsi"/>
          <w:color w:val="000000"/>
          <w:sz w:val="22"/>
          <w:szCs w:val="22"/>
          <w:lang w:val="en-GB"/>
        </w:rPr>
        <w:t>pre</w:t>
      </w:r>
      <w:del w:id="46" w:author="Author" w:date="2023-04-13T22:06:00Z">
        <w:r w:rsidRPr="002E20A3" w:rsidDel="009D2C87">
          <w:rPr>
            <w:rFonts w:asciiTheme="minorHAnsi" w:hAnsiTheme="minorHAnsi" w:cstheme="minorHAnsi"/>
            <w:color w:val="000000"/>
            <w:sz w:val="22"/>
            <w:szCs w:val="22"/>
            <w:lang w:val="en-GB"/>
          </w:rPr>
          <w:delText>-</w:delText>
        </w:r>
      </w:del>
      <w:r w:rsidRPr="002E20A3">
        <w:rPr>
          <w:rFonts w:asciiTheme="minorHAnsi" w:hAnsiTheme="minorHAnsi" w:cstheme="minorHAnsi"/>
          <w:color w:val="000000"/>
          <w:sz w:val="22"/>
          <w:szCs w:val="22"/>
          <w:lang w:val="en-GB"/>
        </w:rPr>
        <w:t>deployment</w:t>
      </w:r>
      <w:commentRangeEnd w:id="45"/>
      <w:r w:rsidR="009D2C87">
        <w:rPr>
          <w:rStyle w:val="CommentReference"/>
          <w:rFonts w:asciiTheme="minorHAnsi" w:eastAsiaTheme="minorHAnsi" w:hAnsiTheme="minorHAnsi" w:cstheme="minorBidi"/>
          <w:lang w:eastAsia="en-US"/>
        </w:rPr>
        <w:commentReference w:id="45"/>
      </w:r>
      <w:r w:rsidRPr="002E20A3">
        <w:rPr>
          <w:rFonts w:asciiTheme="minorHAnsi" w:hAnsiTheme="minorHAnsi" w:cstheme="minorHAnsi"/>
          <w:color w:val="000000"/>
          <w:sz w:val="22"/>
          <w:szCs w:val="22"/>
          <w:lang w:val="en-GB"/>
        </w:rPr>
        <w:t xml:space="preserve"> training!</w:t>
      </w:r>
      <w:del w:id="47" w:author="Author" w:date="2023-02-16T17:21:00Z">
        <w:r w:rsidR="002E20A3" w:rsidRPr="002E20A3" w:rsidDel="00A006F6">
          <w:rPr>
            <w:rFonts w:asciiTheme="minorHAnsi" w:hAnsiTheme="minorHAnsi" w:cstheme="minorHAnsi"/>
            <w:color w:val="000000"/>
            <w:sz w:val="22"/>
            <w:szCs w:val="22"/>
            <w:lang w:val="en-GB"/>
          </w:rPr>
          <w:delText>.</w:delText>
        </w:r>
      </w:del>
      <w:r w:rsidR="002E20A3" w:rsidRPr="002E20A3">
        <w:rPr>
          <w:rFonts w:asciiTheme="minorHAnsi" w:hAnsiTheme="minorHAnsi" w:cstheme="minorHAnsi"/>
          <w:color w:val="000000"/>
          <w:sz w:val="22"/>
          <w:szCs w:val="22"/>
          <w:lang w:val="en-GB"/>
        </w:rPr>
        <w:t>”</w:t>
      </w:r>
      <w:r w:rsidRPr="002E20A3">
        <w:rPr>
          <w:rFonts w:asciiTheme="minorHAnsi" w:hAnsiTheme="minorHAnsi" w:cstheme="minorHAnsi"/>
          <w:color w:val="000000"/>
          <w:sz w:val="22"/>
          <w:szCs w:val="22"/>
          <w:lang w:val="en-GB"/>
        </w:rPr>
        <w:t xml:space="preserve"> </w:t>
      </w:r>
    </w:p>
    <w:p w14:paraId="3A5DA3A1" w14:textId="71BD31AB" w:rsidR="00CC43E4" w:rsidRPr="002E20A3" w:rsidRDefault="00CC43E4" w:rsidP="00CC43E4">
      <w:pPr>
        <w:pStyle w:val="NormalWeb"/>
        <w:shd w:val="clear" w:color="auto" w:fill="FFFFFF"/>
        <w:spacing w:before="0" w:beforeAutospacing="0" w:after="0" w:afterAutospacing="0"/>
        <w:jc w:val="both"/>
        <w:rPr>
          <w:rFonts w:asciiTheme="minorHAnsi" w:hAnsiTheme="minorHAnsi" w:cstheme="minorHAnsi"/>
          <w:color w:val="000000"/>
          <w:sz w:val="22"/>
          <w:szCs w:val="22"/>
          <w:lang w:val="en-GB"/>
        </w:rPr>
      </w:pPr>
      <w:r w:rsidRPr="002E20A3">
        <w:rPr>
          <w:rFonts w:asciiTheme="minorHAnsi" w:hAnsiTheme="minorHAnsi" w:cstheme="minorHAnsi"/>
          <w:color w:val="000000"/>
          <w:sz w:val="22"/>
          <w:szCs w:val="22"/>
          <w:lang w:val="en-GB"/>
        </w:rPr>
        <w:t xml:space="preserve">(Patrol </w:t>
      </w:r>
      <w:r w:rsidR="0036633B" w:rsidRPr="002E20A3">
        <w:rPr>
          <w:rFonts w:asciiTheme="minorHAnsi" w:hAnsiTheme="minorHAnsi" w:cstheme="minorHAnsi"/>
          <w:color w:val="000000"/>
          <w:sz w:val="22"/>
          <w:szCs w:val="22"/>
          <w:lang w:val="en-GB"/>
        </w:rPr>
        <w:t>Team Leader</w:t>
      </w:r>
      <w:r w:rsidRPr="002E20A3">
        <w:rPr>
          <w:rFonts w:asciiTheme="minorHAnsi" w:hAnsiTheme="minorHAnsi" w:cstheme="minorHAnsi"/>
          <w:color w:val="000000"/>
          <w:sz w:val="22"/>
          <w:szCs w:val="22"/>
          <w:lang w:val="en-GB"/>
        </w:rPr>
        <w:t xml:space="preserve">, </w:t>
      </w:r>
      <w:del w:id="48" w:author="Author" w:date="2023-04-13T22:06:00Z">
        <w:r w:rsidRPr="002E20A3" w:rsidDel="009D2C87">
          <w:rPr>
            <w:rFonts w:asciiTheme="minorHAnsi" w:hAnsiTheme="minorHAnsi" w:cstheme="minorHAnsi"/>
            <w:color w:val="000000"/>
            <w:sz w:val="22"/>
            <w:szCs w:val="22"/>
            <w:lang w:val="en-GB"/>
          </w:rPr>
          <w:delText>UN</w:delText>
        </w:r>
      </w:del>
      <w:ins w:id="49" w:author="Author" w:date="2023-04-13T22:06:00Z">
        <w:r w:rsidR="009D2C87">
          <w:rPr>
            <w:rFonts w:ascii="Calibri" w:hAnsi="Calibri" w:cs="Calibri"/>
            <w:color w:val="201F1E"/>
            <w:sz w:val="22"/>
            <w:szCs w:val="22"/>
            <w:lang w:val="en-GB"/>
          </w:rPr>
          <w:t>United Nations</w:t>
        </w:r>
      </w:ins>
      <w:r w:rsidRPr="002E20A3">
        <w:rPr>
          <w:rFonts w:asciiTheme="minorHAnsi" w:hAnsiTheme="minorHAnsi" w:cstheme="minorHAnsi"/>
          <w:color w:val="000000"/>
          <w:sz w:val="22"/>
          <w:szCs w:val="22"/>
          <w:lang w:val="en-GB"/>
        </w:rPr>
        <w:t xml:space="preserve"> Infantry Battalion) </w:t>
      </w:r>
    </w:p>
    <w:p w14:paraId="7B47F770" w14:textId="77777777" w:rsidR="00CC43E4" w:rsidRPr="002E20A3" w:rsidRDefault="00CC43E4" w:rsidP="00CC43E4">
      <w:pPr>
        <w:pStyle w:val="NormalWeb"/>
        <w:shd w:val="clear" w:color="auto" w:fill="FFFFFF"/>
        <w:spacing w:before="0" w:beforeAutospacing="0" w:after="0" w:afterAutospacing="0"/>
        <w:jc w:val="both"/>
        <w:rPr>
          <w:rFonts w:ascii="Calibri" w:hAnsi="Calibri" w:cs="Calibri"/>
          <w:color w:val="000000"/>
          <w:sz w:val="22"/>
          <w:szCs w:val="22"/>
          <w:lang w:val="en-GB"/>
        </w:rPr>
      </w:pPr>
    </w:p>
    <w:p w14:paraId="12EC7E46" w14:textId="1831FA14" w:rsidR="00CC43E4" w:rsidRPr="002E20A3" w:rsidRDefault="00CC43E4" w:rsidP="00CC43E4">
      <w:pPr>
        <w:pStyle w:val="NormalWeb"/>
        <w:shd w:val="clear" w:color="auto" w:fill="FFFFFF"/>
        <w:spacing w:before="0" w:beforeAutospacing="0" w:after="0" w:afterAutospacing="0"/>
        <w:jc w:val="both"/>
        <w:rPr>
          <w:rFonts w:ascii="Calibri" w:hAnsi="Calibri" w:cs="Calibri"/>
          <w:color w:val="000000"/>
          <w:sz w:val="22"/>
          <w:szCs w:val="22"/>
          <w:lang w:val="en-GB"/>
        </w:rPr>
      </w:pPr>
      <w:r w:rsidRPr="002E20A3">
        <w:rPr>
          <w:rFonts w:ascii="Calibri" w:hAnsi="Calibri" w:cs="Calibri"/>
          <w:color w:val="000000"/>
          <w:sz w:val="22"/>
          <w:szCs w:val="22"/>
          <w:lang w:val="en-GB"/>
        </w:rPr>
        <w:t>“I thought that gender was all about women. Now I know that it isn’t and that in fact it is much more than that</w:t>
      </w:r>
      <w:ins w:id="50" w:author="Author" w:date="2023-04-13T22:07:00Z">
        <w:r w:rsidR="009D2C87">
          <w:rPr>
            <w:rFonts w:ascii="Calibri" w:hAnsi="Calibri" w:cs="Calibri"/>
            <w:color w:val="000000"/>
            <w:sz w:val="22"/>
            <w:szCs w:val="22"/>
            <w:lang w:val="en-GB"/>
          </w:rPr>
          <w:t>,</w:t>
        </w:r>
      </w:ins>
      <w:del w:id="51" w:author="Author" w:date="2023-04-13T22:07:00Z">
        <w:r w:rsidRPr="002E20A3" w:rsidDel="009D2C87">
          <w:rPr>
            <w:rFonts w:ascii="Calibri" w:hAnsi="Calibri" w:cs="Calibri"/>
            <w:color w:val="000000"/>
            <w:sz w:val="22"/>
            <w:szCs w:val="22"/>
            <w:lang w:val="en-GB"/>
          </w:rPr>
          <w:delText>.</w:delText>
        </w:r>
      </w:del>
      <w:r w:rsidRPr="002E20A3">
        <w:rPr>
          <w:rFonts w:ascii="Calibri" w:hAnsi="Calibri" w:cs="Calibri"/>
          <w:color w:val="000000"/>
          <w:sz w:val="22"/>
          <w:szCs w:val="22"/>
          <w:lang w:val="en-GB"/>
        </w:rPr>
        <w:t xml:space="preserve"> </w:t>
      </w:r>
      <w:del w:id="52" w:author="Author" w:date="2023-04-13T22:07:00Z">
        <w:r w:rsidRPr="002E20A3" w:rsidDel="009D2C87">
          <w:rPr>
            <w:rFonts w:ascii="Calibri" w:hAnsi="Calibri" w:cs="Calibri"/>
            <w:color w:val="000000"/>
            <w:sz w:val="22"/>
            <w:szCs w:val="22"/>
            <w:lang w:val="en-GB"/>
          </w:rPr>
          <w:delText>A</w:delText>
        </w:r>
      </w:del>
      <w:ins w:id="53" w:author="Author" w:date="2023-04-13T22:07:00Z">
        <w:r w:rsidR="009D2C87">
          <w:rPr>
            <w:rFonts w:ascii="Calibri" w:hAnsi="Calibri" w:cs="Calibri"/>
            <w:color w:val="000000"/>
            <w:sz w:val="22"/>
            <w:szCs w:val="22"/>
            <w:lang w:val="en-GB"/>
          </w:rPr>
          <w:t>a</w:t>
        </w:r>
      </w:ins>
      <w:r w:rsidRPr="002E20A3">
        <w:rPr>
          <w:rFonts w:ascii="Calibri" w:hAnsi="Calibri" w:cs="Calibri"/>
          <w:color w:val="000000"/>
          <w:sz w:val="22"/>
          <w:szCs w:val="22"/>
          <w:lang w:val="en-GB"/>
        </w:rPr>
        <w:t xml:space="preserve">ll thanks to this </w:t>
      </w:r>
      <w:del w:id="54" w:author="Author" w:date="2023-04-13T22:07:00Z">
        <w:r w:rsidRPr="002E20A3" w:rsidDel="009D2C87">
          <w:rPr>
            <w:rFonts w:ascii="Calibri" w:hAnsi="Calibri" w:cs="Calibri"/>
            <w:color w:val="000000"/>
            <w:sz w:val="22"/>
            <w:szCs w:val="22"/>
            <w:lang w:val="en-GB"/>
          </w:rPr>
          <w:delText>H</w:delText>
        </w:r>
      </w:del>
      <w:ins w:id="55" w:author="Author" w:date="2023-04-13T22:07:00Z">
        <w:r w:rsidR="009D2C87">
          <w:rPr>
            <w:rFonts w:ascii="Calibri" w:hAnsi="Calibri" w:cs="Calibri"/>
            <w:color w:val="000000"/>
            <w:sz w:val="22"/>
            <w:szCs w:val="22"/>
            <w:lang w:val="en-GB"/>
          </w:rPr>
          <w:t>h</w:t>
        </w:r>
      </w:ins>
      <w:r w:rsidRPr="002E20A3">
        <w:rPr>
          <w:rFonts w:ascii="Calibri" w:hAnsi="Calibri" w:cs="Calibri"/>
          <w:color w:val="000000"/>
          <w:sz w:val="22"/>
          <w:szCs w:val="22"/>
          <w:lang w:val="en-GB"/>
        </w:rPr>
        <w:t xml:space="preserve">andbook. I now see how and why gender is critical to the work of military peacekeepers, and how it can contribute to fostering lasting peace. The exercises in the </w:t>
      </w:r>
      <w:del w:id="56" w:author="Author" w:date="2023-04-13T22:07:00Z">
        <w:r w:rsidRPr="002E20A3" w:rsidDel="009D2C87">
          <w:rPr>
            <w:rFonts w:ascii="Calibri" w:hAnsi="Calibri" w:cs="Calibri"/>
            <w:color w:val="000000"/>
            <w:sz w:val="22"/>
            <w:szCs w:val="22"/>
            <w:lang w:val="en-GB"/>
          </w:rPr>
          <w:delText>H</w:delText>
        </w:r>
      </w:del>
      <w:ins w:id="57" w:author="Author" w:date="2023-04-13T22:07:00Z">
        <w:r w:rsidR="009D2C87">
          <w:rPr>
            <w:rFonts w:ascii="Calibri" w:hAnsi="Calibri" w:cs="Calibri"/>
            <w:color w:val="000000"/>
            <w:sz w:val="22"/>
            <w:szCs w:val="22"/>
            <w:lang w:val="en-GB"/>
          </w:rPr>
          <w:t>h</w:t>
        </w:r>
      </w:ins>
      <w:r w:rsidRPr="002E20A3">
        <w:rPr>
          <w:rFonts w:ascii="Calibri" w:hAnsi="Calibri" w:cs="Calibri"/>
          <w:color w:val="000000"/>
          <w:sz w:val="22"/>
          <w:szCs w:val="22"/>
          <w:lang w:val="en-GB"/>
        </w:rPr>
        <w:t>andbook provided me with an opportunity to practi</w:t>
      </w:r>
      <w:ins w:id="58" w:author="Author" w:date="2023-04-13T22:07:00Z">
        <w:r w:rsidR="009D2C87">
          <w:rPr>
            <w:rFonts w:ascii="Calibri" w:hAnsi="Calibri" w:cs="Calibri"/>
            <w:color w:val="000000"/>
            <w:sz w:val="22"/>
            <w:szCs w:val="22"/>
            <w:lang w:val="en-GB"/>
          </w:rPr>
          <w:t>se</w:t>
        </w:r>
      </w:ins>
      <w:del w:id="59" w:author="Author" w:date="2023-04-13T22:07:00Z">
        <w:r w:rsidRPr="002E20A3" w:rsidDel="009D2C87">
          <w:rPr>
            <w:rFonts w:ascii="Calibri" w:hAnsi="Calibri" w:cs="Calibri"/>
            <w:color w:val="000000"/>
            <w:sz w:val="22"/>
            <w:szCs w:val="22"/>
            <w:lang w:val="en-GB"/>
          </w:rPr>
          <w:delText>ce</w:delText>
        </w:r>
      </w:del>
      <w:r w:rsidRPr="002E20A3">
        <w:rPr>
          <w:rFonts w:ascii="Calibri" w:hAnsi="Calibri" w:cs="Calibri"/>
          <w:color w:val="000000"/>
          <w:sz w:val="22"/>
          <w:szCs w:val="22"/>
          <w:lang w:val="en-GB"/>
        </w:rPr>
        <w:t xml:space="preserve"> and make mistakes in a safe environment. I look forward to applying this new knowledge in my upcoming deployment</w:t>
      </w:r>
      <w:r w:rsidR="002E20A3" w:rsidRPr="002E20A3">
        <w:rPr>
          <w:rFonts w:ascii="Calibri" w:hAnsi="Calibri" w:cs="Calibri"/>
          <w:color w:val="000000"/>
          <w:sz w:val="22"/>
          <w:szCs w:val="22"/>
          <w:lang w:val="en-GB"/>
        </w:rPr>
        <w:t>.”</w:t>
      </w:r>
    </w:p>
    <w:p w14:paraId="15B4FD34" w14:textId="66E845C2" w:rsidR="00CC43E4" w:rsidRPr="002E20A3" w:rsidRDefault="00CC43E4" w:rsidP="00CC43E4">
      <w:pPr>
        <w:pStyle w:val="NormalWeb"/>
        <w:shd w:val="clear" w:color="auto" w:fill="FFFFFF"/>
        <w:spacing w:before="0" w:beforeAutospacing="0" w:after="0" w:afterAutospacing="0"/>
        <w:jc w:val="both"/>
        <w:rPr>
          <w:rFonts w:asciiTheme="minorHAnsi" w:hAnsiTheme="minorHAnsi" w:cstheme="minorHAnsi"/>
          <w:color w:val="000000"/>
          <w:sz w:val="22"/>
          <w:szCs w:val="22"/>
          <w:lang w:val="en-GB"/>
        </w:rPr>
      </w:pPr>
      <w:r w:rsidRPr="002E20A3">
        <w:rPr>
          <w:rFonts w:ascii="Calibri" w:hAnsi="Calibri" w:cs="Calibri"/>
          <w:color w:val="000000"/>
          <w:sz w:val="22"/>
          <w:szCs w:val="22"/>
          <w:lang w:val="en-GB"/>
        </w:rPr>
        <w:t xml:space="preserve">(Sergeant of </w:t>
      </w:r>
      <w:del w:id="60" w:author="Author" w:date="2023-04-13T22:07:00Z">
        <w:r w:rsidRPr="002E20A3" w:rsidDel="009D2C87">
          <w:rPr>
            <w:rFonts w:ascii="Calibri" w:hAnsi="Calibri" w:cs="Calibri"/>
            <w:color w:val="000000"/>
            <w:sz w:val="22"/>
            <w:szCs w:val="22"/>
            <w:lang w:val="en-GB"/>
          </w:rPr>
          <w:delText>UN</w:delText>
        </w:r>
      </w:del>
      <w:ins w:id="61" w:author="Author" w:date="2023-04-13T22:07:00Z">
        <w:r w:rsidR="009D2C87">
          <w:rPr>
            <w:rFonts w:ascii="Calibri" w:hAnsi="Calibri" w:cs="Calibri"/>
            <w:color w:val="201F1E"/>
            <w:sz w:val="22"/>
            <w:szCs w:val="22"/>
            <w:lang w:val="en-GB"/>
          </w:rPr>
          <w:t>United Nations</w:t>
        </w:r>
      </w:ins>
      <w:r w:rsidRPr="002E20A3">
        <w:rPr>
          <w:rFonts w:ascii="Calibri" w:hAnsi="Calibri" w:cs="Calibri"/>
          <w:color w:val="000000"/>
          <w:sz w:val="22"/>
          <w:szCs w:val="22"/>
          <w:lang w:val="en-GB"/>
        </w:rPr>
        <w:t xml:space="preserve"> Infantry Battalion) </w:t>
      </w:r>
    </w:p>
    <w:p w14:paraId="19DD9F2B" w14:textId="77777777" w:rsidR="00CC43E4" w:rsidRPr="002E20A3" w:rsidRDefault="00CC43E4" w:rsidP="00142BCE">
      <w:pPr>
        <w:spacing w:after="0"/>
        <w:jc w:val="both"/>
        <w:rPr>
          <w:lang w:val="en-GB"/>
        </w:rPr>
      </w:pPr>
    </w:p>
    <w:p w14:paraId="48110A89" w14:textId="77777777" w:rsidR="001F1452" w:rsidRDefault="00CC43E4" w:rsidP="00CC43E4">
      <w:pPr>
        <w:jc w:val="both"/>
        <w:rPr>
          <w:ins w:id="62" w:author="Author" w:date="2023-04-14T09:36:00Z"/>
          <w:lang w:val="en-GB"/>
        </w:rPr>
      </w:pPr>
      <w:r w:rsidRPr="002E20A3">
        <w:rPr>
          <w:lang w:val="en-GB"/>
        </w:rPr>
        <w:t xml:space="preserve">“This </w:t>
      </w:r>
      <w:del w:id="63" w:author="Author" w:date="2023-04-13T22:07:00Z">
        <w:r w:rsidRPr="002E20A3" w:rsidDel="009D2C87">
          <w:rPr>
            <w:lang w:val="en-GB"/>
          </w:rPr>
          <w:delText>H</w:delText>
        </w:r>
      </w:del>
      <w:ins w:id="64" w:author="Author" w:date="2023-04-13T22:07:00Z">
        <w:r w:rsidR="009D2C87">
          <w:rPr>
            <w:lang w:val="en-GB"/>
          </w:rPr>
          <w:t>h</w:t>
        </w:r>
      </w:ins>
      <w:r w:rsidRPr="002E20A3">
        <w:rPr>
          <w:lang w:val="en-GB"/>
        </w:rPr>
        <w:t>andbook is a very useful</w:t>
      </w:r>
      <w:r w:rsidR="002E20A3">
        <w:rPr>
          <w:lang w:val="en-GB"/>
        </w:rPr>
        <w:t xml:space="preserve"> – </w:t>
      </w:r>
      <w:r w:rsidRPr="002E20A3">
        <w:rPr>
          <w:lang w:val="en-GB"/>
        </w:rPr>
        <w:t>and a much</w:t>
      </w:r>
      <w:r w:rsidR="002870D9" w:rsidRPr="002E20A3">
        <w:rPr>
          <w:lang w:val="en-GB"/>
        </w:rPr>
        <w:t>-</w:t>
      </w:r>
      <w:r w:rsidRPr="002E20A3">
        <w:rPr>
          <w:lang w:val="en-GB"/>
        </w:rPr>
        <w:t>needed</w:t>
      </w:r>
      <w:r w:rsidR="002E20A3">
        <w:rPr>
          <w:lang w:val="en-GB"/>
        </w:rPr>
        <w:t xml:space="preserve"> – </w:t>
      </w:r>
      <w:r w:rsidRPr="002E20A3">
        <w:rPr>
          <w:lang w:val="en-GB"/>
        </w:rPr>
        <w:t>trainer resource. It provides step-by-step guidance on how to conduct a training exercise in its entirety – from preparations, to running the exercise and debrief instructions. It offers trainers the flexibility to not only choose a case study that is relevant to their needs and context, but also provides options on how to actually use each individual case study</w:t>
      </w:r>
      <w:r w:rsidR="002E20A3" w:rsidRPr="002E20A3">
        <w:rPr>
          <w:lang w:val="en-GB"/>
        </w:rPr>
        <w:t>.”</w:t>
      </w:r>
      <w:r w:rsidRPr="002E20A3">
        <w:rPr>
          <w:lang w:val="en-GB"/>
        </w:rPr>
        <w:t xml:space="preserve"> </w:t>
      </w:r>
    </w:p>
    <w:p w14:paraId="662FE519" w14:textId="27356FDC" w:rsidR="00CC43E4" w:rsidRPr="002E20A3" w:rsidRDefault="00CC43E4" w:rsidP="00CC43E4">
      <w:pPr>
        <w:jc w:val="both"/>
        <w:rPr>
          <w:lang w:val="en-GB"/>
        </w:rPr>
      </w:pPr>
      <w:r w:rsidRPr="002E20A3">
        <w:rPr>
          <w:lang w:val="en-GB"/>
        </w:rPr>
        <w:t xml:space="preserve">(Trainer, Peacekeeping Training Centre) </w:t>
      </w:r>
    </w:p>
    <w:p w14:paraId="56165FA5" w14:textId="77777777" w:rsidR="00CC43E4" w:rsidRPr="002E20A3" w:rsidRDefault="00CC43E4">
      <w:pPr>
        <w:rPr>
          <w:rFonts w:asciiTheme="majorHAnsi" w:eastAsiaTheme="majorEastAsia" w:hAnsiTheme="majorHAnsi" w:cstheme="majorBidi"/>
          <w:b/>
          <w:bCs/>
          <w:color w:val="2F5496" w:themeColor="accent1" w:themeShade="BF"/>
          <w:sz w:val="32"/>
          <w:szCs w:val="32"/>
          <w:lang w:val="en-GB"/>
        </w:rPr>
      </w:pPr>
      <w:r w:rsidRPr="002E20A3">
        <w:rPr>
          <w:b/>
          <w:bCs/>
          <w:lang w:val="en-GB"/>
        </w:rPr>
        <w:br w:type="page"/>
      </w:r>
    </w:p>
    <w:p w14:paraId="690CCC75" w14:textId="5E1C1FDA" w:rsidR="00A9382E" w:rsidRPr="002E20A3" w:rsidRDefault="00A9382E" w:rsidP="004C3845">
      <w:pPr>
        <w:pStyle w:val="Heading1"/>
        <w:jc w:val="both"/>
        <w:rPr>
          <w:b/>
          <w:bCs/>
          <w:lang w:val="en-GB"/>
        </w:rPr>
      </w:pPr>
      <w:bookmarkStart w:id="65" w:name="_Toc101956193"/>
      <w:r w:rsidRPr="002E20A3">
        <w:rPr>
          <w:b/>
          <w:bCs/>
          <w:lang w:val="en-GB"/>
        </w:rPr>
        <w:lastRenderedPageBreak/>
        <w:t>HOW TO USE THIS HANDBOOK</w:t>
      </w:r>
      <w:bookmarkEnd w:id="65"/>
    </w:p>
    <w:p w14:paraId="1A1E1EB8" w14:textId="77777777" w:rsidR="00A9382E" w:rsidRPr="002E20A3" w:rsidRDefault="00A9382E" w:rsidP="00DC34BB">
      <w:pPr>
        <w:spacing w:before="240"/>
        <w:jc w:val="both"/>
        <w:rPr>
          <w:lang w:val="en-GB"/>
        </w:rPr>
      </w:pPr>
      <w:r w:rsidRPr="002E20A3">
        <w:rPr>
          <w:b/>
          <w:bCs/>
          <w:lang w:val="en-GB"/>
        </w:rPr>
        <w:t>Introduction</w:t>
      </w:r>
    </w:p>
    <w:p w14:paraId="108D426D" w14:textId="10746B9D" w:rsidR="00A9382E" w:rsidRPr="002E20A3" w:rsidRDefault="00A9382E" w:rsidP="004C3845">
      <w:pPr>
        <w:jc w:val="both"/>
        <w:rPr>
          <w:lang w:val="en-GB"/>
        </w:rPr>
      </w:pPr>
      <w:r w:rsidRPr="002E20A3">
        <w:rPr>
          <w:lang w:val="en-GB"/>
        </w:rPr>
        <w:t>The Case</w:t>
      </w:r>
      <w:del w:id="66" w:author="Author" w:date="2023-04-14T09:36:00Z">
        <w:r w:rsidRPr="002E20A3" w:rsidDel="001F1452">
          <w:rPr>
            <w:lang w:val="en-GB"/>
          </w:rPr>
          <w:delText>-</w:delText>
        </w:r>
      </w:del>
      <w:ins w:id="67" w:author="Author" w:date="2023-04-14T09:36:00Z">
        <w:r w:rsidR="001F1452">
          <w:rPr>
            <w:lang w:val="en-GB"/>
          </w:rPr>
          <w:t xml:space="preserve"> </w:t>
        </w:r>
      </w:ins>
      <w:r w:rsidRPr="002E20A3">
        <w:rPr>
          <w:lang w:val="en-GB"/>
        </w:rPr>
        <w:t>Study Handbook on Gender, Peace and Security is a training resource elaborated by the United Nations</w:t>
      </w:r>
      <w:r w:rsidR="0016590C" w:rsidRPr="002E20A3">
        <w:rPr>
          <w:lang w:val="en-GB"/>
        </w:rPr>
        <w:t xml:space="preserve"> </w:t>
      </w:r>
      <w:del w:id="68" w:author="Author" w:date="2023-04-13T22:07:00Z">
        <w:r w:rsidR="0016590C" w:rsidRPr="002E20A3" w:rsidDel="009D2C87">
          <w:rPr>
            <w:lang w:val="en-GB"/>
          </w:rPr>
          <w:delText>(UN)</w:delText>
        </w:r>
        <w:r w:rsidRPr="002E20A3" w:rsidDel="009D2C87">
          <w:rPr>
            <w:lang w:val="en-GB"/>
          </w:rPr>
          <w:delText xml:space="preserve"> </w:delText>
        </w:r>
      </w:del>
      <w:r w:rsidRPr="002E20A3">
        <w:rPr>
          <w:lang w:val="en-GB"/>
        </w:rPr>
        <w:t>Office of Military Affairs</w:t>
      </w:r>
      <w:r w:rsidR="006147EE" w:rsidRPr="002E20A3">
        <w:rPr>
          <w:lang w:val="en-GB"/>
        </w:rPr>
        <w:t xml:space="preserve"> and the Integrated Training Service </w:t>
      </w:r>
      <w:r w:rsidRPr="002E20A3">
        <w:rPr>
          <w:lang w:val="en-GB"/>
        </w:rPr>
        <w:t xml:space="preserve">in response to the growing need for practical, hands-on training on gender-responsive military operations in United Nations </w:t>
      </w:r>
      <w:del w:id="69" w:author="Author" w:date="2023-02-16T17:22:00Z">
        <w:r w:rsidRPr="002E20A3" w:rsidDel="00407854">
          <w:rPr>
            <w:lang w:val="en-GB"/>
          </w:rPr>
          <w:delText>P</w:delText>
        </w:r>
      </w:del>
      <w:ins w:id="70" w:author="Author" w:date="2023-02-16T17:22:00Z">
        <w:r w:rsidR="00407854">
          <w:rPr>
            <w:lang w:val="en-GB"/>
          </w:rPr>
          <w:t>p</w:t>
        </w:r>
      </w:ins>
      <w:r w:rsidRPr="002E20A3">
        <w:rPr>
          <w:lang w:val="en-GB"/>
        </w:rPr>
        <w:t xml:space="preserve">eace </w:t>
      </w:r>
      <w:del w:id="71" w:author="Author" w:date="2023-02-16T17:22:00Z">
        <w:r w:rsidRPr="002E20A3" w:rsidDel="00407854">
          <w:rPr>
            <w:lang w:val="en-GB"/>
          </w:rPr>
          <w:delText>O</w:delText>
        </w:r>
      </w:del>
      <w:ins w:id="72" w:author="Author" w:date="2023-02-16T17:22:00Z">
        <w:r w:rsidR="00407854">
          <w:rPr>
            <w:lang w:val="en-GB"/>
          </w:rPr>
          <w:t>o</w:t>
        </w:r>
      </w:ins>
      <w:r w:rsidRPr="002E20A3">
        <w:rPr>
          <w:lang w:val="en-GB"/>
        </w:rPr>
        <w:t xml:space="preserve">perations. </w:t>
      </w:r>
      <w:r w:rsidR="006147EE" w:rsidRPr="002E20A3">
        <w:rPr>
          <w:lang w:val="en-GB"/>
        </w:rPr>
        <w:t>T</w:t>
      </w:r>
      <w:r w:rsidRPr="002E20A3">
        <w:rPr>
          <w:lang w:val="en-GB"/>
        </w:rPr>
        <w:t>he Case</w:t>
      </w:r>
      <w:del w:id="73" w:author="Author" w:date="2023-04-14T09:36:00Z">
        <w:r w:rsidRPr="002E20A3" w:rsidDel="001F1452">
          <w:rPr>
            <w:lang w:val="en-GB"/>
          </w:rPr>
          <w:delText>-</w:delText>
        </w:r>
      </w:del>
      <w:ins w:id="74" w:author="Author" w:date="2023-04-14T09:36:00Z">
        <w:r w:rsidR="001F1452">
          <w:rPr>
            <w:lang w:val="en-GB"/>
          </w:rPr>
          <w:t xml:space="preserve"> </w:t>
        </w:r>
      </w:ins>
      <w:r w:rsidRPr="002E20A3">
        <w:rPr>
          <w:lang w:val="en-GB"/>
        </w:rPr>
        <w:t xml:space="preserve">Study Handbook will be included as reference material in the </w:t>
      </w:r>
      <w:del w:id="75" w:author="Author" w:date="2023-02-16T17:23:00Z">
        <w:r w:rsidRPr="002E20A3" w:rsidDel="00407854">
          <w:rPr>
            <w:lang w:val="en-GB"/>
          </w:rPr>
          <w:delText>S</w:delText>
        </w:r>
      </w:del>
      <w:ins w:id="76" w:author="Author" w:date="2023-02-16T17:23:00Z">
        <w:r w:rsidR="00407854">
          <w:rPr>
            <w:lang w:val="en-GB"/>
          </w:rPr>
          <w:t>package of s</w:t>
        </w:r>
      </w:ins>
      <w:r w:rsidRPr="002E20A3">
        <w:rPr>
          <w:lang w:val="en-GB"/>
        </w:rPr>
        <w:t>peciali</w:t>
      </w:r>
      <w:ins w:id="77" w:author="Author" w:date="2023-02-16T17:23:00Z">
        <w:r w:rsidR="00407854">
          <w:rPr>
            <w:lang w:val="en-GB"/>
          </w:rPr>
          <w:t>zed</w:t>
        </w:r>
      </w:ins>
      <w:del w:id="78" w:author="Author" w:date="2023-02-16T17:23:00Z">
        <w:r w:rsidRPr="002E20A3" w:rsidDel="00407854">
          <w:rPr>
            <w:lang w:val="en-GB"/>
          </w:rPr>
          <w:delText>sed</w:delText>
        </w:r>
      </w:del>
      <w:r w:rsidRPr="002E20A3">
        <w:rPr>
          <w:lang w:val="en-GB"/>
        </w:rPr>
        <w:t xml:space="preserve"> </w:t>
      </w:r>
      <w:del w:id="79" w:author="Author" w:date="2023-02-16T17:23:00Z">
        <w:r w:rsidRPr="002E20A3" w:rsidDel="00407854">
          <w:rPr>
            <w:lang w:val="en-GB"/>
          </w:rPr>
          <w:delText>T</w:delText>
        </w:r>
      </w:del>
      <w:ins w:id="80" w:author="Author" w:date="2023-02-16T17:23:00Z">
        <w:r w:rsidR="00407854">
          <w:rPr>
            <w:lang w:val="en-GB"/>
          </w:rPr>
          <w:t>t</w:t>
        </w:r>
      </w:ins>
      <w:r w:rsidRPr="002E20A3">
        <w:rPr>
          <w:lang w:val="en-GB"/>
        </w:rPr>
        <w:t xml:space="preserve">raining </w:t>
      </w:r>
      <w:del w:id="81" w:author="Author" w:date="2023-02-16T17:23:00Z">
        <w:r w:rsidRPr="002E20A3" w:rsidDel="00407854">
          <w:rPr>
            <w:lang w:val="en-GB"/>
          </w:rPr>
          <w:delText>M</w:delText>
        </w:r>
      </w:del>
      <w:ins w:id="82" w:author="Author" w:date="2023-02-16T17:23:00Z">
        <w:r w:rsidR="00407854">
          <w:rPr>
            <w:lang w:val="en-GB"/>
          </w:rPr>
          <w:t>m</w:t>
        </w:r>
      </w:ins>
      <w:r w:rsidRPr="002E20A3">
        <w:rPr>
          <w:lang w:val="en-GB"/>
        </w:rPr>
        <w:t>aterial</w:t>
      </w:r>
      <w:ins w:id="83" w:author="Author" w:date="2023-02-16T17:23:00Z">
        <w:r w:rsidR="00407854">
          <w:rPr>
            <w:lang w:val="en-GB"/>
          </w:rPr>
          <w:t>s</w:t>
        </w:r>
      </w:ins>
      <w:del w:id="84" w:author="Author" w:date="2023-02-16T17:23:00Z">
        <w:r w:rsidRPr="002E20A3" w:rsidDel="00407854">
          <w:rPr>
            <w:lang w:val="en-GB"/>
          </w:rPr>
          <w:delText xml:space="preserve"> package</w:delText>
        </w:r>
      </w:del>
      <w:r w:rsidRPr="002E20A3">
        <w:rPr>
          <w:lang w:val="en-GB"/>
        </w:rPr>
        <w:t xml:space="preserve"> for United Nations </w:t>
      </w:r>
      <w:del w:id="85" w:author="Author" w:date="2023-02-16T17:23:00Z">
        <w:r w:rsidRPr="002E20A3" w:rsidDel="00407854">
          <w:rPr>
            <w:lang w:val="en-GB"/>
          </w:rPr>
          <w:delText>I</w:delText>
        </w:r>
      </w:del>
      <w:ins w:id="86" w:author="Author" w:date="2023-02-16T17:23:00Z">
        <w:r w:rsidR="00407854">
          <w:rPr>
            <w:lang w:val="en-GB"/>
          </w:rPr>
          <w:t>i</w:t>
        </w:r>
      </w:ins>
      <w:r w:rsidRPr="002E20A3">
        <w:rPr>
          <w:lang w:val="en-GB"/>
        </w:rPr>
        <w:t xml:space="preserve">nfantry </w:t>
      </w:r>
      <w:del w:id="87" w:author="Author" w:date="2023-02-16T17:23:00Z">
        <w:r w:rsidRPr="002E20A3" w:rsidDel="00407854">
          <w:rPr>
            <w:lang w:val="en-GB"/>
          </w:rPr>
          <w:delText>B</w:delText>
        </w:r>
      </w:del>
      <w:ins w:id="88" w:author="Author" w:date="2023-02-16T17:23:00Z">
        <w:r w:rsidR="00407854">
          <w:rPr>
            <w:lang w:val="en-GB"/>
          </w:rPr>
          <w:t>b</w:t>
        </w:r>
      </w:ins>
      <w:r w:rsidRPr="002E20A3">
        <w:rPr>
          <w:lang w:val="en-GB"/>
        </w:rPr>
        <w:t xml:space="preserve">attalions </w:t>
      </w:r>
      <w:del w:id="89" w:author="Author" w:date="2023-04-13T22:08:00Z">
        <w:r w:rsidRPr="002E20A3" w:rsidDel="009D2C87">
          <w:rPr>
            <w:lang w:val="en-GB"/>
          </w:rPr>
          <w:delText>(UNIBAT)</w:delText>
        </w:r>
      </w:del>
      <w:r w:rsidRPr="002E20A3">
        <w:rPr>
          <w:lang w:val="en-GB"/>
        </w:rPr>
        <w:t>.</w:t>
      </w:r>
    </w:p>
    <w:p w14:paraId="4CB6E900" w14:textId="77777777" w:rsidR="00A9382E" w:rsidRPr="002E20A3" w:rsidRDefault="00A9382E" w:rsidP="00DC34BB">
      <w:pPr>
        <w:spacing w:before="240"/>
        <w:jc w:val="both"/>
        <w:rPr>
          <w:lang w:val="en-GB"/>
        </w:rPr>
      </w:pPr>
      <w:r w:rsidRPr="002E20A3">
        <w:rPr>
          <w:b/>
          <w:bCs/>
          <w:lang w:val="en-GB"/>
        </w:rPr>
        <w:t>Aim</w:t>
      </w:r>
      <w:r w:rsidRPr="002E20A3">
        <w:rPr>
          <w:lang w:val="en-GB"/>
        </w:rPr>
        <w:t xml:space="preserve"> </w:t>
      </w:r>
    </w:p>
    <w:p w14:paraId="20159505" w14:textId="586978FD" w:rsidR="00A9382E" w:rsidRPr="002E20A3" w:rsidRDefault="00A9382E" w:rsidP="004C3845">
      <w:pPr>
        <w:jc w:val="both"/>
        <w:rPr>
          <w:lang w:val="en-GB"/>
        </w:rPr>
      </w:pPr>
      <w:r w:rsidRPr="002E20A3">
        <w:rPr>
          <w:lang w:val="en-GB"/>
        </w:rPr>
        <w:t>The Case</w:t>
      </w:r>
      <w:del w:id="90" w:author="Author" w:date="2023-04-14T09:36:00Z">
        <w:r w:rsidRPr="002E20A3" w:rsidDel="001F1452">
          <w:rPr>
            <w:lang w:val="en-GB"/>
          </w:rPr>
          <w:delText>-</w:delText>
        </w:r>
      </w:del>
      <w:ins w:id="91" w:author="Author" w:date="2023-04-14T09:36:00Z">
        <w:r w:rsidR="001F1452">
          <w:rPr>
            <w:lang w:val="en-GB"/>
          </w:rPr>
          <w:t xml:space="preserve"> </w:t>
        </w:r>
      </w:ins>
      <w:r w:rsidRPr="002E20A3">
        <w:rPr>
          <w:lang w:val="en-GB"/>
        </w:rPr>
        <w:t xml:space="preserve">Study Handbook </w:t>
      </w:r>
      <w:ins w:id="92" w:author="Author" w:date="2023-02-16T17:25:00Z">
        <w:r w:rsidR="00407854">
          <w:rPr>
            <w:lang w:val="en-GB"/>
          </w:rPr>
          <w:t xml:space="preserve">is </w:t>
        </w:r>
      </w:ins>
      <w:r w:rsidRPr="002E20A3">
        <w:rPr>
          <w:lang w:val="en-GB"/>
        </w:rPr>
        <w:t>aim</w:t>
      </w:r>
      <w:ins w:id="93" w:author="Author" w:date="2023-02-16T17:25:00Z">
        <w:r w:rsidR="00407854">
          <w:rPr>
            <w:lang w:val="en-GB"/>
          </w:rPr>
          <w:t>ed</w:t>
        </w:r>
      </w:ins>
      <w:del w:id="94" w:author="Author" w:date="2023-02-16T17:25:00Z">
        <w:r w:rsidRPr="002E20A3" w:rsidDel="00407854">
          <w:rPr>
            <w:lang w:val="en-GB"/>
          </w:rPr>
          <w:delText>s</w:delText>
        </w:r>
      </w:del>
      <w:ins w:id="95" w:author="Author" w:date="2023-02-16T17:25:00Z">
        <w:r w:rsidR="00407854">
          <w:rPr>
            <w:lang w:val="en-GB"/>
          </w:rPr>
          <w:t xml:space="preserve"> at</w:t>
        </w:r>
      </w:ins>
      <w:del w:id="96" w:author="Author" w:date="2023-02-16T17:25:00Z">
        <w:r w:rsidR="006147EE" w:rsidRPr="002E20A3" w:rsidDel="00407854">
          <w:rPr>
            <w:lang w:val="en-GB"/>
          </w:rPr>
          <w:delText xml:space="preserve"> to</w:delText>
        </w:r>
      </w:del>
      <w:r w:rsidRPr="002E20A3">
        <w:rPr>
          <w:lang w:val="en-GB"/>
        </w:rPr>
        <w:t xml:space="preserve"> foster</w:t>
      </w:r>
      <w:ins w:id="97" w:author="Author" w:date="2023-02-16T17:25:00Z">
        <w:r w:rsidR="00407854">
          <w:rPr>
            <w:lang w:val="en-GB"/>
          </w:rPr>
          <w:t>ing</w:t>
        </w:r>
      </w:ins>
      <w:r w:rsidRPr="002E20A3">
        <w:rPr>
          <w:lang w:val="en-GB"/>
        </w:rPr>
        <w:t xml:space="preserve"> gender-responsive military operations within United Nations </w:t>
      </w:r>
      <w:del w:id="98" w:author="Author" w:date="2023-02-16T17:24:00Z">
        <w:r w:rsidRPr="002E20A3" w:rsidDel="00407854">
          <w:rPr>
            <w:lang w:val="en-GB"/>
          </w:rPr>
          <w:delText>P</w:delText>
        </w:r>
      </w:del>
      <w:ins w:id="99" w:author="Author" w:date="2023-02-16T17:24:00Z">
        <w:r w:rsidR="00407854">
          <w:rPr>
            <w:lang w:val="en-GB"/>
          </w:rPr>
          <w:t>p</w:t>
        </w:r>
      </w:ins>
      <w:r w:rsidRPr="002E20A3">
        <w:rPr>
          <w:lang w:val="en-GB"/>
        </w:rPr>
        <w:t xml:space="preserve">eace </w:t>
      </w:r>
      <w:del w:id="100" w:author="Author" w:date="2023-02-16T17:25:00Z">
        <w:r w:rsidRPr="002E20A3" w:rsidDel="00407854">
          <w:rPr>
            <w:lang w:val="en-GB"/>
          </w:rPr>
          <w:delText>O</w:delText>
        </w:r>
      </w:del>
      <w:ins w:id="101" w:author="Author" w:date="2023-02-16T17:25:00Z">
        <w:r w:rsidR="00407854">
          <w:rPr>
            <w:lang w:val="en-GB"/>
          </w:rPr>
          <w:t>o</w:t>
        </w:r>
      </w:ins>
      <w:r w:rsidRPr="002E20A3">
        <w:rPr>
          <w:lang w:val="en-GB"/>
        </w:rPr>
        <w:t xml:space="preserve">perations, through the practical implementation of the </w:t>
      </w:r>
      <w:del w:id="102" w:author="Author" w:date="2023-02-16T17:25:00Z">
        <w:r w:rsidRPr="002E20A3" w:rsidDel="00407854">
          <w:rPr>
            <w:lang w:val="en-GB"/>
          </w:rPr>
          <w:delText>W</w:delText>
        </w:r>
      </w:del>
      <w:ins w:id="103" w:author="Author" w:date="2023-02-16T17:25:00Z">
        <w:r w:rsidR="00407854">
          <w:rPr>
            <w:lang w:val="en-GB"/>
          </w:rPr>
          <w:t>w</w:t>
        </w:r>
      </w:ins>
      <w:r w:rsidRPr="002E20A3">
        <w:rPr>
          <w:lang w:val="en-GB"/>
        </w:rPr>
        <w:t>omen</w:t>
      </w:r>
      <w:del w:id="104" w:author="Author" w:date="2023-02-16T17:25:00Z">
        <w:r w:rsidRPr="002E20A3" w:rsidDel="00407854">
          <w:rPr>
            <w:lang w:val="en-GB"/>
          </w:rPr>
          <w:delText>,</w:delText>
        </w:r>
      </w:del>
      <w:ins w:id="105" w:author="Author" w:date="2023-02-16T17:25:00Z">
        <w:r w:rsidR="00407854">
          <w:rPr>
            <w:lang w:val="en-GB"/>
          </w:rPr>
          <w:t xml:space="preserve"> and </w:t>
        </w:r>
      </w:ins>
      <w:r w:rsidRPr="002E20A3">
        <w:rPr>
          <w:lang w:val="en-GB"/>
        </w:rPr>
        <w:t xml:space="preserve"> </w:t>
      </w:r>
      <w:del w:id="106" w:author="Author" w:date="2023-02-16T17:25:00Z">
        <w:r w:rsidRPr="002E20A3" w:rsidDel="00407854">
          <w:rPr>
            <w:lang w:val="en-GB"/>
          </w:rPr>
          <w:delText>P</w:delText>
        </w:r>
      </w:del>
      <w:ins w:id="107" w:author="Author" w:date="2023-02-16T17:25:00Z">
        <w:r w:rsidR="00407854">
          <w:rPr>
            <w:lang w:val="en-GB"/>
          </w:rPr>
          <w:t>p</w:t>
        </w:r>
      </w:ins>
      <w:r w:rsidRPr="002E20A3">
        <w:rPr>
          <w:lang w:val="en-GB"/>
        </w:rPr>
        <w:t xml:space="preserve">eace and </w:t>
      </w:r>
      <w:del w:id="108" w:author="Author" w:date="2023-02-16T17:25:00Z">
        <w:r w:rsidRPr="002E20A3" w:rsidDel="00407854">
          <w:rPr>
            <w:lang w:val="en-GB"/>
          </w:rPr>
          <w:delText>S</w:delText>
        </w:r>
      </w:del>
      <w:ins w:id="109" w:author="Author" w:date="2023-02-16T17:25:00Z">
        <w:r w:rsidR="00407854">
          <w:rPr>
            <w:lang w:val="en-GB"/>
          </w:rPr>
          <w:t>s</w:t>
        </w:r>
      </w:ins>
      <w:r w:rsidRPr="002E20A3">
        <w:rPr>
          <w:lang w:val="en-GB"/>
        </w:rPr>
        <w:t xml:space="preserve">ecurity </w:t>
      </w:r>
      <w:del w:id="110" w:author="Author" w:date="2023-02-16T17:25:00Z">
        <w:r w:rsidRPr="002E20A3" w:rsidDel="00407854">
          <w:rPr>
            <w:lang w:val="en-GB"/>
          </w:rPr>
          <w:delText>A</w:delText>
        </w:r>
      </w:del>
      <w:ins w:id="111" w:author="Author" w:date="2023-02-16T17:25:00Z">
        <w:r w:rsidR="00407854">
          <w:rPr>
            <w:lang w:val="en-GB"/>
          </w:rPr>
          <w:t>a</w:t>
        </w:r>
      </w:ins>
      <w:r w:rsidRPr="002E20A3">
        <w:rPr>
          <w:lang w:val="en-GB"/>
        </w:rPr>
        <w:t xml:space="preserve">genda and its mandates. More specifically, the </w:t>
      </w:r>
      <w:del w:id="112" w:author="Author" w:date="2023-02-16T17:27:00Z">
        <w:r w:rsidRPr="002E20A3" w:rsidDel="00407854">
          <w:rPr>
            <w:lang w:val="en-GB"/>
          </w:rPr>
          <w:delText xml:space="preserve">Case-Study </w:delText>
        </w:r>
      </w:del>
      <w:del w:id="113" w:author="Author" w:date="2023-04-13T22:08:00Z">
        <w:r w:rsidRPr="002E20A3" w:rsidDel="009D2C87">
          <w:rPr>
            <w:lang w:val="en-GB"/>
          </w:rPr>
          <w:delText>H</w:delText>
        </w:r>
      </w:del>
      <w:ins w:id="114" w:author="Author" w:date="2023-04-13T22:08:00Z">
        <w:r w:rsidR="009D2C87">
          <w:rPr>
            <w:lang w:val="en-GB"/>
          </w:rPr>
          <w:t>h</w:t>
        </w:r>
      </w:ins>
      <w:r w:rsidRPr="002E20A3">
        <w:rPr>
          <w:lang w:val="en-GB"/>
        </w:rPr>
        <w:t xml:space="preserve">andbook will help </w:t>
      </w:r>
      <w:del w:id="115" w:author="Author" w:date="2023-02-16T17:28:00Z">
        <w:r w:rsidRPr="002E20A3" w:rsidDel="00407854">
          <w:rPr>
            <w:lang w:val="en-GB"/>
          </w:rPr>
          <w:delText>T</w:delText>
        </w:r>
      </w:del>
      <w:ins w:id="116" w:author="Author" w:date="2023-02-16T17:28:00Z">
        <w:r w:rsidR="00407854">
          <w:rPr>
            <w:lang w:val="en-GB"/>
          </w:rPr>
          <w:t>t</w:t>
        </w:r>
      </w:ins>
      <w:r w:rsidRPr="002E20A3">
        <w:rPr>
          <w:lang w:val="en-GB"/>
        </w:rPr>
        <w:t>roop</w:t>
      </w:r>
      <w:del w:id="117" w:author="Author" w:date="2023-02-16T17:28:00Z">
        <w:r w:rsidRPr="002E20A3" w:rsidDel="00407854">
          <w:rPr>
            <w:lang w:val="en-GB"/>
          </w:rPr>
          <w:delText xml:space="preserve"> C</w:delText>
        </w:r>
      </w:del>
      <w:ins w:id="118" w:author="Author" w:date="2023-02-16T17:28:00Z">
        <w:r w:rsidR="00407854">
          <w:rPr>
            <w:lang w:val="en-GB"/>
          </w:rPr>
          <w:t>-c</w:t>
        </w:r>
      </w:ins>
      <w:r w:rsidRPr="002E20A3">
        <w:rPr>
          <w:lang w:val="en-GB"/>
        </w:rPr>
        <w:t xml:space="preserve">ontributing </w:t>
      </w:r>
      <w:del w:id="119" w:author="Author" w:date="2023-02-16T17:28:00Z">
        <w:r w:rsidRPr="002E20A3" w:rsidDel="00407854">
          <w:rPr>
            <w:lang w:val="en-GB"/>
          </w:rPr>
          <w:delText>C</w:delText>
        </w:r>
      </w:del>
      <w:ins w:id="120" w:author="Author" w:date="2023-02-16T17:28:00Z">
        <w:r w:rsidR="00407854">
          <w:rPr>
            <w:lang w:val="en-GB"/>
          </w:rPr>
          <w:t>c</w:t>
        </w:r>
      </w:ins>
      <w:r w:rsidRPr="002E20A3">
        <w:rPr>
          <w:lang w:val="en-GB"/>
        </w:rPr>
        <w:t xml:space="preserve">ountries (TCCs) to train military peacekeepers </w:t>
      </w:r>
      <w:del w:id="121" w:author="Author" w:date="2023-02-16T17:29:00Z">
        <w:r w:rsidRPr="002E20A3" w:rsidDel="00407854">
          <w:rPr>
            <w:lang w:val="en-GB"/>
          </w:rPr>
          <w:delText>on</w:delText>
        </w:r>
      </w:del>
      <w:ins w:id="122" w:author="Author" w:date="2023-02-16T17:29:00Z">
        <w:r w:rsidR="00407854">
          <w:rPr>
            <w:lang w:val="en-GB"/>
          </w:rPr>
          <w:t>in</w:t>
        </w:r>
      </w:ins>
      <w:r w:rsidRPr="002E20A3">
        <w:rPr>
          <w:lang w:val="en-GB"/>
        </w:rPr>
        <w:t xml:space="preserve"> gender-respons</w:t>
      </w:r>
      <w:ins w:id="123" w:author="Author" w:date="2023-02-16T17:29:00Z">
        <w:r w:rsidR="00407854">
          <w:rPr>
            <w:lang w:val="en-GB"/>
          </w:rPr>
          <w:t>iv</w:t>
        </w:r>
      </w:ins>
      <w:r w:rsidRPr="002E20A3">
        <w:rPr>
          <w:lang w:val="en-GB"/>
        </w:rPr>
        <w:t>e military operations</w:t>
      </w:r>
      <w:r w:rsidR="006147EE" w:rsidRPr="002E20A3">
        <w:rPr>
          <w:lang w:val="en-GB"/>
        </w:rPr>
        <w:t xml:space="preserve"> </w:t>
      </w:r>
      <w:del w:id="124" w:author="Author" w:date="2023-02-16T17:29:00Z">
        <w:r w:rsidR="006147EE" w:rsidRPr="002E20A3" w:rsidDel="00407854">
          <w:rPr>
            <w:lang w:val="en-GB"/>
          </w:rPr>
          <w:delText>in</w:delText>
        </w:r>
      </w:del>
      <w:ins w:id="125" w:author="Author" w:date="2023-02-16T17:29:00Z">
        <w:r w:rsidR="00407854">
          <w:rPr>
            <w:lang w:val="en-GB"/>
          </w:rPr>
          <w:t>as part of</w:t>
        </w:r>
      </w:ins>
      <w:r w:rsidR="006147EE" w:rsidRPr="002E20A3">
        <w:rPr>
          <w:lang w:val="en-GB"/>
        </w:rPr>
        <w:t xml:space="preserve"> their pre-deployment training</w:t>
      </w:r>
      <w:r w:rsidRPr="002E20A3">
        <w:rPr>
          <w:lang w:val="en-GB"/>
        </w:rPr>
        <w:t xml:space="preserve">. It will also </w:t>
      </w:r>
      <w:r w:rsidR="006147EE" w:rsidRPr="002E20A3">
        <w:rPr>
          <w:lang w:val="en-GB"/>
        </w:rPr>
        <w:t xml:space="preserve">provide a valuable resource for </w:t>
      </w:r>
      <w:r w:rsidRPr="002E20A3">
        <w:rPr>
          <w:lang w:val="en-GB"/>
        </w:rPr>
        <w:t xml:space="preserve">Military Gender </w:t>
      </w:r>
      <w:r w:rsidR="00CC7A72" w:rsidRPr="002E20A3">
        <w:rPr>
          <w:lang w:val="en-GB"/>
        </w:rPr>
        <w:t xml:space="preserve">Advisers </w:t>
      </w:r>
      <w:r w:rsidRPr="002E20A3">
        <w:rPr>
          <w:lang w:val="en-GB"/>
        </w:rPr>
        <w:t>in their</w:t>
      </w:r>
      <w:r w:rsidR="006147EE" w:rsidRPr="002E20A3">
        <w:rPr>
          <w:lang w:val="en-GB"/>
        </w:rPr>
        <w:t xml:space="preserve"> in-mission training</w:t>
      </w:r>
      <w:r w:rsidRPr="002E20A3">
        <w:rPr>
          <w:lang w:val="en-GB"/>
        </w:rPr>
        <w:t xml:space="preserve"> efforts. </w:t>
      </w:r>
    </w:p>
    <w:p w14:paraId="3C2D4E52" w14:textId="546D9250" w:rsidR="00A9382E" w:rsidRPr="002E20A3" w:rsidRDefault="00A9382E" w:rsidP="00DC34BB">
      <w:pPr>
        <w:spacing w:before="240"/>
        <w:jc w:val="both"/>
        <w:rPr>
          <w:b/>
          <w:bCs/>
          <w:lang w:val="en-GB"/>
        </w:rPr>
      </w:pPr>
      <w:r w:rsidRPr="002E20A3">
        <w:rPr>
          <w:b/>
          <w:bCs/>
          <w:lang w:val="en-GB"/>
        </w:rPr>
        <w:t xml:space="preserve">Target </w:t>
      </w:r>
      <w:del w:id="126" w:author="Author" w:date="2023-02-16T17:31:00Z">
        <w:r w:rsidRPr="002E20A3" w:rsidDel="00407854">
          <w:rPr>
            <w:b/>
            <w:bCs/>
            <w:lang w:val="en-GB"/>
          </w:rPr>
          <w:delText>A</w:delText>
        </w:r>
      </w:del>
      <w:ins w:id="127" w:author="Author" w:date="2023-02-16T17:31:00Z">
        <w:r w:rsidR="00407854">
          <w:rPr>
            <w:b/>
            <w:bCs/>
            <w:lang w:val="en-GB"/>
          </w:rPr>
          <w:t>a</w:t>
        </w:r>
      </w:ins>
      <w:r w:rsidRPr="002E20A3">
        <w:rPr>
          <w:b/>
          <w:bCs/>
          <w:lang w:val="en-GB"/>
        </w:rPr>
        <w:t>udience</w:t>
      </w:r>
    </w:p>
    <w:p w14:paraId="312269E5" w14:textId="1137B1C1" w:rsidR="00A9382E" w:rsidRPr="002E20A3" w:rsidRDefault="00A9382E" w:rsidP="004C3845">
      <w:pPr>
        <w:jc w:val="both"/>
        <w:rPr>
          <w:lang w:val="en-GB"/>
        </w:rPr>
      </w:pPr>
      <w:r w:rsidRPr="002E20A3">
        <w:rPr>
          <w:lang w:val="en-GB"/>
        </w:rPr>
        <w:t>The primary target audience of the Case</w:t>
      </w:r>
      <w:del w:id="128" w:author="Author" w:date="2023-04-14T09:36:00Z">
        <w:r w:rsidRPr="002E20A3" w:rsidDel="001F1452">
          <w:rPr>
            <w:lang w:val="en-GB"/>
          </w:rPr>
          <w:delText>-</w:delText>
        </w:r>
      </w:del>
      <w:ins w:id="129" w:author="Author" w:date="2023-04-14T09:36:00Z">
        <w:r w:rsidR="001F1452">
          <w:rPr>
            <w:lang w:val="en-GB"/>
          </w:rPr>
          <w:t xml:space="preserve"> </w:t>
        </w:r>
      </w:ins>
      <w:r w:rsidRPr="002E20A3">
        <w:rPr>
          <w:lang w:val="en-GB"/>
        </w:rPr>
        <w:t xml:space="preserve">Study Handbook </w:t>
      </w:r>
      <w:del w:id="130" w:author="Author" w:date="2023-02-16T17:31:00Z">
        <w:r w:rsidRPr="002E20A3" w:rsidDel="00407854">
          <w:rPr>
            <w:lang w:val="en-GB"/>
          </w:rPr>
          <w:delText>are</w:delText>
        </w:r>
      </w:del>
      <w:ins w:id="131" w:author="Author" w:date="2023-02-16T17:31:00Z">
        <w:r w:rsidR="00407854">
          <w:rPr>
            <w:lang w:val="en-GB"/>
          </w:rPr>
          <w:t>c</w:t>
        </w:r>
      </w:ins>
      <w:ins w:id="132" w:author="Author" w:date="2023-02-16T17:32:00Z">
        <w:r w:rsidR="00407854">
          <w:rPr>
            <w:lang w:val="en-GB"/>
          </w:rPr>
          <w:t>omprises</w:t>
        </w:r>
      </w:ins>
      <w:r w:rsidRPr="002E20A3">
        <w:rPr>
          <w:lang w:val="en-GB"/>
        </w:rPr>
        <w:t>:</w:t>
      </w:r>
    </w:p>
    <w:p w14:paraId="10454252" w14:textId="4178628A" w:rsidR="00A9382E" w:rsidRPr="002E20A3" w:rsidRDefault="00A9382E" w:rsidP="004C3845">
      <w:pPr>
        <w:pStyle w:val="ListParagraph"/>
        <w:numPr>
          <w:ilvl w:val="0"/>
          <w:numId w:val="1"/>
        </w:numPr>
        <w:jc w:val="both"/>
        <w:rPr>
          <w:lang w:val="en-GB"/>
        </w:rPr>
      </w:pPr>
      <w:del w:id="133" w:author="Author" w:date="2023-02-16T17:32:00Z">
        <w:r w:rsidRPr="002E20A3" w:rsidDel="00407854">
          <w:rPr>
            <w:lang w:val="en-GB"/>
          </w:rPr>
          <w:delText>UN</w:delText>
        </w:r>
      </w:del>
      <w:ins w:id="134" w:author="Author" w:date="2023-02-16T17:32:00Z">
        <w:r w:rsidR="00407854">
          <w:rPr>
            <w:lang w:val="en-GB"/>
          </w:rPr>
          <w:t>United Nations</w:t>
        </w:r>
      </w:ins>
      <w:r w:rsidRPr="002E20A3">
        <w:rPr>
          <w:lang w:val="en-GB"/>
        </w:rPr>
        <w:t xml:space="preserve"> military peacekeepers who are part of an </w:t>
      </w:r>
      <w:del w:id="135" w:author="Author" w:date="2023-02-16T17:32:00Z">
        <w:r w:rsidRPr="002E20A3" w:rsidDel="00407854">
          <w:rPr>
            <w:lang w:val="en-GB"/>
          </w:rPr>
          <w:delText>I</w:delText>
        </w:r>
      </w:del>
      <w:ins w:id="136" w:author="Author" w:date="2023-02-16T17:32:00Z">
        <w:r w:rsidR="00407854">
          <w:rPr>
            <w:lang w:val="en-GB"/>
          </w:rPr>
          <w:t>i</w:t>
        </w:r>
      </w:ins>
      <w:r w:rsidRPr="002E20A3">
        <w:rPr>
          <w:lang w:val="en-GB"/>
        </w:rPr>
        <w:t xml:space="preserve">nfantry </w:t>
      </w:r>
      <w:del w:id="137" w:author="Author" w:date="2023-02-16T17:32:00Z">
        <w:r w:rsidRPr="002E20A3" w:rsidDel="00407854">
          <w:rPr>
            <w:lang w:val="en-GB"/>
          </w:rPr>
          <w:delText>B</w:delText>
        </w:r>
      </w:del>
      <w:ins w:id="138" w:author="Author" w:date="2023-02-16T17:32:00Z">
        <w:r w:rsidR="00407854">
          <w:rPr>
            <w:lang w:val="en-GB"/>
          </w:rPr>
          <w:t>b</w:t>
        </w:r>
      </w:ins>
      <w:r w:rsidRPr="002E20A3">
        <w:rPr>
          <w:lang w:val="en-GB"/>
        </w:rPr>
        <w:t>attalion</w:t>
      </w:r>
      <w:r w:rsidR="006147EE" w:rsidRPr="002E20A3">
        <w:rPr>
          <w:lang w:val="en-GB"/>
        </w:rPr>
        <w:t xml:space="preserve">, </w:t>
      </w:r>
      <w:r w:rsidR="000A7729" w:rsidRPr="002E20A3">
        <w:rPr>
          <w:lang w:val="en-GB"/>
        </w:rPr>
        <w:t>who are</w:t>
      </w:r>
      <w:r w:rsidR="006147EE" w:rsidRPr="002E20A3">
        <w:rPr>
          <w:lang w:val="en-GB"/>
        </w:rPr>
        <w:t xml:space="preserve"> command</w:t>
      </w:r>
      <w:r w:rsidR="000A7729" w:rsidRPr="002E20A3">
        <w:rPr>
          <w:lang w:val="en-GB"/>
        </w:rPr>
        <w:t>ing</w:t>
      </w:r>
      <w:r w:rsidR="006147EE" w:rsidRPr="002E20A3">
        <w:rPr>
          <w:lang w:val="en-GB"/>
        </w:rPr>
        <w:t xml:space="preserve"> and planning </w:t>
      </w:r>
      <w:r w:rsidR="000A7729" w:rsidRPr="002E20A3">
        <w:rPr>
          <w:lang w:val="en-GB"/>
        </w:rPr>
        <w:t>operations</w:t>
      </w:r>
      <w:r w:rsidR="006147EE" w:rsidRPr="002E20A3">
        <w:rPr>
          <w:lang w:val="en-GB"/>
        </w:rPr>
        <w:t xml:space="preserve">, or </w:t>
      </w:r>
      <w:del w:id="139" w:author="Author" w:date="2023-02-16T17:32:00Z">
        <w:r w:rsidR="006147EE" w:rsidRPr="002E20A3" w:rsidDel="00407854">
          <w:rPr>
            <w:lang w:val="en-GB"/>
          </w:rPr>
          <w:delText xml:space="preserve">those </w:delText>
        </w:r>
      </w:del>
      <w:r w:rsidR="000A7729" w:rsidRPr="002E20A3">
        <w:rPr>
          <w:lang w:val="en-GB"/>
        </w:rPr>
        <w:t xml:space="preserve">who are </w:t>
      </w:r>
      <w:r w:rsidR="006147EE" w:rsidRPr="002E20A3">
        <w:rPr>
          <w:lang w:val="en-GB"/>
        </w:rPr>
        <w:t>conducting operations</w:t>
      </w:r>
      <w:r w:rsidRPr="002E20A3">
        <w:rPr>
          <w:lang w:val="en-GB"/>
        </w:rPr>
        <w:t>.</w:t>
      </w:r>
      <w:r w:rsidR="00A936E7" w:rsidRPr="002E20A3">
        <w:rPr>
          <w:lang w:val="en-GB"/>
        </w:rPr>
        <w:t xml:space="preserve"> </w:t>
      </w:r>
    </w:p>
    <w:p w14:paraId="51F8992A" w14:textId="77777777" w:rsidR="00A9382E" w:rsidRPr="002E20A3" w:rsidRDefault="00A9382E" w:rsidP="004C3845">
      <w:pPr>
        <w:jc w:val="both"/>
        <w:rPr>
          <w:lang w:val="en-GB"/>
        </w:rPr>
      </w:pPr>
      <w:r w:rsidRPr="002E20A3">
        <w:rPr>
          <w:lang w:val="en-GB"/>
        </w:rPr>
        <w:t xml:space="preserve">The secondary target audience includes: </w:t>
      </w:r>
    </w:p>
    <w:p w14:paraId="05EC8C93" w14:textId="4BBD123E" w:rsidR="00CE506A" w:rsidRPr="002E20A3" w:rsidRDefault="0026315C" w:rsidP="007F51B4">
      <w:pPr>
        <w:pStyle w:val="ListParagraph"/>
        <w:numPr>
          <w:ilvl w:val="0"/>
          <w:numId w:val="2"/>
        </w:numPr>
        <w:jc w:val="both"/>
        <w:rPr>
          <w:lang w:val="en-GB"/>
        </w:rPr>
      </w:pPr>
      <w:r w:rsidRPr="002E20A3">
        <w:rPr>
          <w:lang w:val="en-GB"/>
        </w:rPr>
        <w:t xml:space="preserve">Other </w:t>
      </w:r>
      <w:del w:id="140" w:author="Author" w:date="2023-02-16T17:32:00Z">
        <w:r w:rsidRPr="002E20A3" w:rsidDel="00407854">
          <w:rPr>
            <w:lang w:val="en-GB"/>
          </w:rPr>
          <w:delText>M</w:delText>
        </w:r>
      </w:del>
      <w:ins w:id="141" w:author="Author" w:date="2023-02-16T17:32:00Z">
        <w:r w:rsidR="00407854">
          <w:rPr>
            <w:lang w:val="en-GB"/>
          </w:rPr>
          <w:t>m</w:t>
        </w:r>
      </w:ins>
      <w:r w:rsidRPr="002E20A3">
        <w:rPr>
          <w:lang w:val="en-GB"/>
        </w:rPr>
        <w:t xml:space="preserve">ilitary </w:t>
      </w:r>
      <w:del w:id="142" w:author="Author" w:date="2023-02-16T17:32:00Z">
        <w:r w:rsidRPr="002E20A3" w:rsidDel="00407854">
          <w:rPr>
            <w:lang w:val="en-GB"/>
          </w:rPr>
          <w:delText>P</w:delText>
        </w:r>
      </w:del>
      <w:ins w:id="143" w:author="Author" w:date="2023-02-16T17:32:00Z">
        <w:r w:rsidR="00407854">
          <w:rPr>
            <w:lang w:val="en-GB"/>
          </w:rPr>
          <w:t>p</w:t>
        </w:r>
      </w:ins>
      <w:r w:rsidRPr="002E20A3">
        <w:rPr>
          <w:lang w:val="en-GB"/>
        </w:rPr>
        <w:t xml:space="preserve">ersonnel working in </w:t>
      </w:r>
      <w:del w:id="144" w:author="Author" w:date="2023-02-16T17:32:00Z">
        <w:r w:rsidRPr="002E20A3" w:rsidDel="00407854">
          <w:rPr>
            <w:lang w:val="en-GB"/>
          </w:rPr>
          <w:delText>UN</w:delText>
        </w:r>
      </w:del>
      <w:ins w:id="145" w:author="Author" w:date="2023-02-16T17:33:00Z">
        <w:r w:rsidR="00407854" w:rsidRPr="00407854">
          <w:rPr>
            <w:lang w:val="en-GB"/>
          </w:rPr>
          <w:t xml:space="preserve"> </w:t>
        </w:r>
        <w:r w:rsidR="00407854">
          <w:rPr>
            <w:lang w:val="en-GB"/>
          </w:rPr>
          <w:t>United Nations</w:t>
        </w:r>
      </w:ins>
      <w:r w:rsidRPr="002E20A3">
        <w:rPr>
          <w:lang w:val="en-GB"/>
        </w:rPr>
        <w:t xml:space="preserve"> </w:t>
      </w:r>
      <w:del w:id="146" w:author="Author" w:date="2023-02-16T17:33:00Z">
        <w:r w:rsidRPr="002E20A3" w:rsidDel="00407854">
          <w:rPr>
            <w:lang w:val="en-GB"/>
          </w:rPr>
          <w:delText>P</w:delText>
        </w:r>
      </w:del>
      <w:ins w:id="147" w:author="Author" w:date="2023-02-16T17:33:00Z">
        <w:r w:rsidR="00407854">
          <w:rPr>
            <w:lang w:val="en-GB"/>
          </w:rPr>
          <w:t>p</w:t>
        </w:r>
      </w:ins>
      <w:r w:rsidRPr="002E20A3">
        <w:rPr>
          <w:lang w:val="en-GB"/>
        </w:rPr>
        <w:t xml:space="preserve">eace </w:t>
      </w:r>
      <w:del w:id="148" w:author="Author" w:date="2023-02-16T17:33:00Z">
        <w:r w:rsidRPr="002E20A3" w:rsidDel="00407854">
          <w:rPr>
            <w:lang w:val="en-GB"/>
          </w:rPr>
          <w:delText>O</w:delText>
        </w:r>
      </w:del>
      <w:ins w:id="149" w:author="Author" w:date="2023-02-16T17:33:00Z">
        <w:r w:rsidR="00407854">
          <w:rPr>
            <w:lang w:val="en-GB"/>
          </w:rPr>
          <w:t>o</w:t>
        </w:r>
      </w:ins>
      <w:r w:rsidRPr="002E20A3">
        <w:rPr>
          <w:lang w:val="en-GB"/>
        </w:rPr>
        <w:t xml:space="preserve">perations. </w:t>
      </w:r>
    </w:p>
    <w:p w14:paraId="1B2A5896" w14:textId="18F68933" w:rsidR="007F51B4" w:rsidRPr="002E20A3" w:rsidRDefault="007F51B4" w:rsidP="007F51B4">
      <w:pPr>
        <w:pStyle w:val="ListParagraph"/>
        <w:numPr>
          <w:ilvl w:val="0"/>
          <w:numId w:val="2"/>
        </w:numPr>
        <w:jc w:val="both"/>
        <w:rPr>
          <w:lang w:val="en-GB"/>
        </w:rPr>
      </w:pPr>
      <w:r w:rsidRPr="001F1452">
        <w:rPr>
          <w:lang w:val="en-GB"/>
        </w:rPr>
        <w:t xml:space="preserve">Military Gender </w:t>
      </w:r>
      <w:r w:rsidR="00CC7A72" w:rsidRPr="001F1452">
        <w:rPr>
          <w:lang w:val="en-GB"/>
        </w:rPr>
        <w:t xml:space="preserve">Advisers </w:t>
      </w:r>
      <w:r w:rsidRPr="001F1452">
        <w:rPr>
          <w:lang w:val="en-GB"/>
        </w:rPr>
        <w:t>who</w:t>
      </w:r>
      <w:r w:rsidRPr="002E20A3">
        <w:rPr>
          <w:lang w:val="en-GB"/>
        </w:rPr>
        <w:t xml:space="preserve"> are supporting mission efforts to integrate a gender perspective into the work of the military component in </w:t>
      </w:r>
      <w:del w:id="150" w:author="Author" w:date="2023-02-16T17:33:00Z">
        <w:r w:rsidRPr="002E20A3" w:rsidDel="00F85AEB">
          <w:rPr>
            <w:lang w:val="en-GB"/>
          </w:rPr>
          <w:delText>UN P</w:delText>
        </w:r>
      </w:del>
      <w:ins w:id="151" w:author="Author" w:date="2023-02-16T17:33:00Z">
        <w:r w:rsidR="00F85AEB">
          <w:rPr>
            <w:lang w:val="en-GB"/>
          </w:rPr>
          <w:t>those p</w:t>
        </w:r>
      </w:ins>
      <w:r w:rsidRPr="002E20A3">
        <w:rPr>
          <w:lang w:val="en-GB"/>
        </w:rPr>
        <w:t xml:space="preserve">eace </w:t>
      </w:r>
      <w:del w:id="152" w:author="Author" w:date="2023-02-16T17:33:00Z">
        <w:r w:rsidRPr="002E20A3" w:rsidDel="00F85AEB">
          <w:rPr>
            <w:lang w:val="en-GB"/>
          </w:rPr>
          <w:delText>O</w:delText>
        </w:r>
      </w:del>
      <w:ins w:id="153" w:author="Author" w:date="2023-02-16T17:33:00Z">
        <w:r w:rsidR="00F85AEB">
          <w:rPr>
            <w:lang w:val="en-GB"/>
          </w:rPr>
          <w:t>o</w:t>
        </w:r>
      </w:ins>
      <w:r w:rsidRPr="002E20A3">
        <w:rPr>
          <w:lang w:val="en-GB"/>
        </w:rPr>
        <w:t xml:space="preserve">perations. </w:t>
      </w:r>
    </w:p>
    <w:p w14:paraId="4918B6A6" w14:textId="3B0E3B15" w:rsidR="00A9382E" w:rsidRPr="002E20A3" w:rsidRDefault="00A9382E" w:rsidP="004C3845">
      <w:pPr>
        <w:pStyle w:val="ListParagraph"/>
        <w:numPr>
          <w:ilvl w:val="0"/>
          <w:numId w:val="2"/>
        </w:numPr>
        <w:jc w:val="both"/>
        <w:rPr>
          <w:lang w:val="en-GB"/>
        </w:rPr>
      </w:pPr>
      <w:r w:rsidRPr="002E20A3">
        <w:rPr>
          <w:lang w:val="en-GB"/>
        </w:rPr>
        <w:t xml:space="preserve">In-mission training units </w:t>
      </w:r>
      <w:commentRangeStart w:id="154"/>
      <w:r w:rsidRPr="002E20A3">
        <w:rPr>
          <w:lang w:val="en-GB"/>
        </w:rPr>
        <w:t>(U7)</w:t>
      </w:r>
      <w:r w:rsidR="0026315C" w:rsidRPr="002E20A3">
        <w:rPr>
          <w:lang w:val="en-GB"/>
        </w:rPr>
        <w:t>.</w:t>
      </w:r>
      <w:commentRangeEnd w:id="154"/>
      <w:r w:rsidR="00F85AEB">
        <w:rPr>
          <w:rStyle w:val="CommentReference"/>
        </w:rPr>
        <w:commentReference w:id="154"/>
      </w:r>
    </w:p>
    <w:p w14:paraId="0BF0FCC4" w14:textId="77777777" w:rsidR="00A9382E" w:rsidRPr="002E20A3" w:rsidRDefault="00A9382E" w:rsidP="00DC34BB">
      <w:pPr>
        <w:spacing w:before="240"/>
        <w:jc w:val="both"/>
        <w:rPr>
          <w:b/>
          <w:bCs/>
          <w:lang w:val="en-GB"/>
        </w:rPr>
      </w:pPr>
      <w:r w:rsidRPr="002E20A3">
        <w:rPr>
          <w:b/>
          <w:bCs/>
          <w:lang w:val="en-GB"/>
        </w:rPr>
        <w:t xml:space="preserve">Methodology </w:t>
      </w:r>
    </w:p>
    <w:p w14:paraId="371D9923" w14:textId="7DBBDB9F" w:rsidR="00A9382E" w:rsidRPr="002E20A3" w:rsidRDefault="00A9382E" w:rsidP="004C3845">
      <w:pPr>
        <w:jc w:val="both"/>
        <w:rPr>
          <w:lang w:val="en-GB"/>
        </w:rPr>
      </w:pPr>
      <w:r w:rsidRPr="002E20A3">
        <w:rPr>
          <w:lang w:val="en-GB"/>
        </w:rPr>
        <w:t xml:space="preserve">During the development process of this </w:t>
      </w:r>
      <w:del w:id="155" w:author="Author" w:date="2023-02-16T17:34:00Z">
        <w:r w:rsidRPr="002E20A3" w:rsidDel="00F85AEB">
          <w:rPr>
            <w:lang w:val="en-GB"/>
          </w:rPr>
          <w:delText xml:space="preserve">Case-Study </w:delText>
        </w:r>
      </w:del>
      <w:r w:rsidRPr="002E20A3">
        <w:rPr>
          <w:lang w:val="en-GB"/>
        </w:rPr>
        <w:t xml:space="preserve">Handbook, over 140 </w:t>
      </w:r>
      <w:r w:rsidR="008E7A8F" w:rsidRPr="002E20A3">
        <w:rPr>
          <w:lang w:val="en-GB"/>
        </w:rPr>
        <w:t xml:space="preserve">stakeholders </w:t>
      </w:r>
      <w:r w:rsidRPr="002E20A3">
        <w:rPr>
          <w:lang w:val="en-GB"/>
        </w:rPr>
        <w:t xml:space="preserve">from </w:t>
      </w:r>
      <w:del w:id="156" w:author="Author" w:date="2023-02-16T17:34:00Z">
        <w:r w:rsidRPr="002E20A3" w:rsidDel="00F85AEB">
          <w:rPr>
            <w:lang w:val="en-GB"/>
          </w:rPr>
          <w:delText xml:space="preserve">UN </w:delText>
        </w:r>
      </w:del>
      <w:ins w:id="157" w:author="Author" w:date="2023-02-16T17:34:00Z">
        <w:r w:rsidR="00F85AEB">
          <w:rPr>
            <w:lang w:val="en-GB"/>
          </w:rPr>
          <w:t>United Nations</w:t>
        </w:r>
        <w:r w:rsidR="00F85AEB" w:rsidRPr="002E20A3">
          <w:rPr>
            <w:lang w:val="en-GB"/>
          </w:rPr>
          <w:t xml:space="preserve"> </w:t>
        </w:r>
      </w:ins>
      <w:r w:rsidRPr="002E20A3">
        <w:rPr>
          <w:lang w:val="en-GB"/>
        </w:rPr>
        <w:t xml:space="preserve">departments, agencies and partners, peacekeeping personnel and peacekeeping training centres were consulted as part of a scoping study and </w:t>
      </w:r>
      <w:del w:id="158" w:author="Author" w:date="2023-02-16T17:35:00Z">
        <w:r w:rsidRPr="002E20A3" w:rsidDel="00F85AEB">
          <w:rPr>
            <w:lang w:val="en-GB"/>
          </w:rPr>
          <w:delText>T</w:delText>
        </w:r>
      </w:del>
      <w:ins w:id="159" w:author="Author" w:date="2023-02-16T17:35:00Z">
        <w:r w:rsidR="00F85AEB">
          <w:rPr>
            <w:lang w:val="en-GB"/>
          </w:rPr>
          <w:t>t</w:t>
        </w:r>
      </w:ins>
      <w:r w:rsidRPr="002E20A3">
        <w:rPr>
          <w:lang w:val="en-GB"/>
        </w:rPr>
        <w:t xml:space="preserve">raining </w:t>
      </w:r>
      <w:del w:id="160" w:author="Author" w:date="2023-02-16T17:35:00Z">
        <w:r w:rsidRPr="002E20A3" w:rsidDel="00F85AEB">
          <w:rPr>
            <w:lang w:val="en-GB"/>
          </w:rPr>
          <w:delText>N</w:delText>
        </w:r>
      </w:del>
      <w:ins w:id="161" w:author="Author" w:date="2023-02-16T17:35:00Z">
        <w:r w:rsidR="00F85AEB">
          <w:rPr>
            <w:lang w:val="en-GB"/>
          </w:rPr>
          <w:t>n</w:t>
        </w:r>
      </w:ins>
      <w:r w:rsidRPr="002E20A3">
        <w:rPr>
          <w:lang w:val="en-GB"/>
        </w:rPr>
        <w:t xml:space="preserve">eeds </w:t>
      </w:r>
      <w:del w:id="162" w:author="Author" w:date="2023-02-16T17:35:00Z">
        <w:r w:rsidRPr="002E20A3" w:rsidDel="00F85AEB">
          <w:rPr>
            <w:lang w:val="en-GB"/>
          </w:rPr>
          <w:delText>Analy</w:delText>
        </w:r>
      </w:del>
      <w:del w:id="163" w:author="Author" w:date="2023-02-16T17:36:00Z">
        <w:r w:rsidRPr="002E20A3" w:rsidDel="00F85AEB">
          <w:rPr>
            <w:lang w:val="en-GB"/>
          </w:rPr>
          <w:delText>sis</w:delText>
        </w:r>
      </w:del>
      <w:ins w:id="164" w:author="Author" w:date="2023-02-16T17:36:00Z">
        <w:r w:rsidR="00F85AEB">
          <w:rPr>
            <w:lang w:val="en-GB"/>
          </w:rPr>
          <w:t>assessment</w:t>
        </w:r>
      </w:ins>
      <w:r w:rsidRPr="002E20A3">
        <w:rPr>
          <w:lang w:val="en-GB"/>
        </w:rPr>
        <w:t xml:space="preserve">. Following these consultations, specific gaps and needs related to gender and military operations were identified. This information </w:t>
      </w:r>
      <w:del w:id="165" w:author="Author" w:date="2023-02-16T17:36:00Z">
        <w:r w:rsidRPr="002E20A3" w:rsidDel="00F85AEB">
          <w:rPr>
            <w:lang w:val="en-GB"/>
          </w:rPr>
          <w:delText>fed into</w:delText>
        </w:r>
      </w:del>
      <w:ins w:id="166" w:author="Author" w:date="2023-02-16T17:36:00Z">
        <w:r w:rsidR="00F85AEB">
          <w:rPr>
            <w:lang w:val="en-GB"/>
          </w:rPr>
          <w:t>informed</w:t>
        </w:r>
      </w:ins>
      <w:r w:rsidRPr="002E20A3">
        <w:rPr>
          <w:lang w:val="en-GB"/>
        </w:rPr>
        <w:t xml:space="preserve"> the development of specific learning objectives that later enabled the identification of suitable case studies. </w:t>
      </w:r>
    </w:p>
    <w:p w14:paraId="05889FF5" w14:textId="7208C789" w:rsidR="00A9382E" w:rsidRPr="002E20A3" w:rsidRDefault="00A9382E" w:rsidP="004C3845">
      <w:pPr>
        <w:jc w:val="both"/>
        <w:rPr>
          <w:lang w:val="en-GB"/>
        </w:rPr>
      </w:pPr>
      <w:r w:rsidRPr="002E20A3">
        <w:rPr>
          <w:lang w:val="en-GB"/>
        </w:rPr>
        <w:t xml:space="preserve">The case studies were reviewed at three different stages by a group of internal and external experts </w:t>
      </w:r>
      <w:del w:id="167" w:author="Author" w:date="2023-02-16T17:37:00Z">
        <w:r w:rsidRPr="002E20A3" w:rsidDel="00F85AEB">
          <w:rPr>
            <w:lang w:val="en-GB"/>
          </w:rPr>
          <w:delText>prior</w:delText>
        </w:r>
      </w:del>
      <w:ins w:id="168" w:author="Author" w:date="2023-02-16T17:37:00Z">
        <w:r w:rsidR="00F85AEB">
          <w:rPr>
            <w:lang w:val="en-GB"/>
          </w:rPr>
          <w:t>during</w:t>
        </w:r>
      </w:ins>
      <w:del w:id="169" w:author="Author" w:date="2023-02-16T17:37:00Z">
        <w:r w:rsidRPr="002E20A3" w:rsidDel="00F85AEB">
          <w:rPr>
            <w:lang w:val="en-GB"/>
          </w:rPr>
          <w:delText xml:space="preserve"> to</w:delText>
        </w:r>
      </w:del>
      <w:r w:rsidRPr="002E20A3">
        <w:rPr>
          <w:lang w:val="en-GB"/>
        </w:rPr>
        <w:t xml:space="preserve"> the development of the detailed case studies. First, the case study outlines were circulated for review. The detailed case studies that were developed based on the input received were subsequently shared for further comments. The updated drafts were shared for final review and sign-off. </w:t>
      </w:r>
    </w:p>
    <w:p w14:paraId="2A4B2447" w14:textId="77777777" w:rsidR="00A9382E" w:rsidRPr="002E20A3" w:rsidRDefault="00A9382E" w:rsidP="00DC34BB">
      <w:pPr>
        <w:spacing w:before="240"/>
        <w:jc w:val="both"/>
        <w:rPr>
          <w:b/>
          <w:bCs/>
          <w:lang w:val="en-GB"/>
        </w:rPr>
      </w:pPr>
      <w:r w:rsidRPr="002E20A3">
        <w:rPr>
          <w:b/>
          <w:bCs/>
          <w:lang w:val="en-GB"/>
        </w:rPr>
        <w:t>Case studies</w:t>
      </w:r>
    </w:p>
    <w:p w14:paraId="1FBB7DA1" w14:textId="1D4FE772" w:rsidR="00A9382E" w:rsidRPr="002E20A3" w:rsidRDefault="00A9382E" w:rsidP="004C3845">
      <w:pPr>
        <w:jc w:val="both"/>
        <w:rPr>
          <w:lang w:val="en-GB"/>
        </w:rPr>
      </w:pPr>
      <w:r w:rsidRPr="002E20A3">
        <w:rPr>
          <w:lang w:val="en-GB"/>
        </w:rPr>
        <w:lastRenderedPageBreak/>
        <w:t>The Case</w:t>
      </w:r>
      <w:del w:id="170" w:author="Author" w:date="2023-04-14T09:37:00Z">
        <w:r w:rsidRPr="002E20A3" w:rsidDel="001F1452">
          <w:rPr>
            <w:lang w:val="en-GB"/>
          </w:rPr>
          <w:delText>-</w:delText>
        </w:r>
      </w:del>
      <w:ins w:id="171" w:author="Author" w:date="2023-04-14T09:37:00Z">
        <w:r w:rsidR="001F1452">
          <w:rPr>
            <w:lang w:val="en-GB"/>
          </w:rPr>
          <w:t xml:space="preserve"> </w:t>
        </w:r>
      </w:ins>
      <w:r w:rsidRPr="002E20A3">
        <w:rPr>
          <w:lang w:val="en-GB"/>
        </w:rPr>
        <w:t xml:space="preserve">Study Handbook includes </w:t>
      </w:r>
      <w:r w:rsidRPr="002E20A3">
        <w:rPr>
          <w:b/>
          <w:bCs/>
          <w:lang w:val="en-GB"/>
        </w:rPr>
        <w:t>seven case studies</w:t>
      </w:r>
      <w:r w:rsidRPr="002E20A3">
        <w:rPr>
          <w:lang w:val="en-GB"/>
        </w:rPr>
        <w:t xml:space="preserve"> that have been developed to cover the gaps and needs identified during the needs assessment and mapping phases. They are divided into two categories:</w:t>
      </w:r>
    </w:p>
    <w:p w14:paraId="76CF480D" w14:textId="77777777" w:rsidR="00A9382E" w:rsidRPr="002E20A3" w:rsidRDefault="00A9382E" w:rsidP="00DC34BB">
      <w:pPr>
        <w:ind w:left="360"/>
        <w:jc w:val="both"/>
        <w:rPr>
          <w:b/>
          <w:bCs/>
          <w:lang w:val="en-GB"/>
        </w:rPr>
      </w:pPr>
      <w:r w:rsidRPr="002E20A3">
        <w:rPr>
          <w:b/>
          <w:bCs/>
          <w:lang w:val="en-GB"/>
        </w:rPr>
        <w:t>Commanding and planning operations</w:t>
      </w:r>
    </w:p>
    <w:p w14:paraId="090C0E44" w14:textId="2E2E7066"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1</w:t>
      </w:r>
      <w:r w:rsidRPr="002E20A3">
        <w:rPr>
          <w:lang w:val="en-GB"/>
        </w:rPr>
        <w:t xml:space="preserve">: </w:t>
      </w:r>
      <w:r w:rsidRPr="002E20A3">
        <w:rPr>
          <w:rFonts w:cstheme="minorHAnsi"/>
          <w:lang w:val="en-GB"/>
        </w:rPr>
        <w:t>Carrying out gender-</w:t>
      </w:r>
      <w:r w:rsidR="001C2FBD" w:rsidRPr="002E20A3">
        <w:rPr>
          <w:rFonts w:cstheme="minorHAnsi"/>
          <w:lang w:val="en-GB"/>
        </w:rPr>
        <w:t>responsive</w:t>
      </w:r>
      <w:r w:rsidRPr="002E20A3">
        <w:rPr>
          <w:rFonts w:cstheme="minorHAnsi"/>
          <w:lang w:val="en-GB"/>
        </w:rPr>
        <w:t xml:space="preserve"> planning for military operations</w:t>
      </w:r>
    </w:p>
    <w:p w14:paraId="2E8BFDC7" w14:textId="11DB034F"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2</w:t>
      </w:r>
      <w:r w:rsidRPr="002E20A3">
        <w:rPr>
          <w:lang w:val="en-GB"/>
        </w:rPr>
        <w:t xml:space="preserve">: </w:t>
      </w:r>
      <w:r w:rsidRPr="002E20A3">
        <w:rPr>
          <w:rFonts w:cstheme="minorHAnsi"/>
          <w:lang w:val="en-GB"/>
        </w:rPr>
        <w:t>Creating an enabling environment</w:t>
      </w:r>
      <w:r w:rsidR="0018387D" w:rsidRPr="002E20A3">
        <w:rPr>
          <w:rFonts w:cstheme="minorHAnsi"/>
          <w:lang w:val="en-GB"/>
        </w:rPr>
        <w:t xml:space="preserve"> as Infantry Battalion Commander</w:t>
      </w:r>
      <w:r w:rsidRPr="002E20A3">
        <w:rPr>
          <w:rFonts w:cstheme="minorHAnsi"/>
          <w:lang w:val="en-GB"/>
        </w:rPr>
        <w:t xml:space="preserve"> for all troop personnel</w:t>
      </w:r>
    </w:p>
    <w:p w14:paraId="4B93822D" w14:textId="16297BA3"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3</w:t>
      </w:r>
      <w:r w:rsidRPr="002E20A3">
        <w:rPr>
          <w:lang w:val="en-GB"/>
        </w:rPr>
        <w:t xml:space="preserve">: </w:t>
      </w:r>
      <w:r w:rsidRPr="002E20A3">
        <w:rPr>
          <w:rFonts w:cstheme="minorHAnsi"/>
          <w:lang w:val="en-GB"/>
        </w:rPr>
        <w:t xml:space="preserve">Developing gender-responsive </w:t>
      </w:r>
      <w:del w:id="172" w:author="Author" w:date="2023-02-16T17:37:00Z">
        <w:r w:rsidR="00AC78EE" w:rsidRPr="002E20A3" w:rsidDel="00F85AEB">
          <w:rPr>
            <w:rFonts w:cstheme="minorHAnsi"/>
            <w:lang w:val="en-GB"/>
          </w:rPr>
          <w:delText>C</w:delText>
        </w:r>
      </w:del>
      <w:ins w:id="173" w:author="Author" w:date="2023-02-16T17:37:00Z">
        <w:r w:rsidR="00F85AEB">
          <w:rPr>
            <w:rFonts w:cstheme="minorHAnsi"/>
            <w:lang w:val="en-GB"/>
          </w:rPr>
          <w:t>c</w:t>
        </w:r>
      </w:ins>
      <w:r w:rsidR="00AC78EE" w:rsidRPr="002E20A3">
        <w:rPr>
          <w:rFonts w:cstheme="minorHAnsi"/>
          <w:lang w:val="en-GB"/>
        </w:rPr>
        <w:t xml:space="preserve">ivil </w:t>
      </w:r>
      <w:del w:id="174" w:author="Author" w:date="2023-02-16T17:37:00Z">
        <w:r w:rsidR="00AC78EE" w:rsidRPr="002E20A3" w:rsidDel="00F85AEB">
          <w:rPr>
            <w:rFonts w:cstheme="minorHAnsi"/>
            <w:lang w:val="en-GB"/>
          </w:rPr>
          <w:delText>A</w:delText>
        </w:r>
      </w:del>
      <w:ins w:id="175" w:author="Author" w:date="2023-02-16T17:37:00Z">
        <w:r w:rsidR="00F85AEB">
          <w:rPr>
            <w:rFonts w:cstheme="minorHAnsi"/>
            <w:lang w:val="en-GB"/>
          </w:rPr>
          <w:t>a</w:t>
        </w:r>
      </w:ins>
      <w:r w:rsidR="00AC78EE" w:rsidRPr="002E20A3">
        <w:rPr>
          <w:rFonts w:cstheme="minorHAnsi"/>
          <w:lang w:val="en-GB"/>
        </w:rPr>
        <w:t>ssistance</w:t>
      </w:r>
      <w:r w:rsidRPr="002E20A3">
        <w:rPr>
          <w:rFonts w:cstheme="minorHAnsi"/>
          <w:lang w:val="en-GB"/>
        </w:rPr>
        <w:t xml:space="preserve"> </w:t>
      </w:r>
      <w:del w:id="176" w:author="Author" w:date="2023-02-16T17:37:00Z">
        <w:r w:rsidRPr="002E20A3" w:rsidDel="00F85AEB">
          <w:rPr>
            <w:rFonts w:cstheme="minorHAnsi"/>
            <w:lang w:val="en-GB"/>
          </w:rPr>
          <w:delText>P</w:delText>
        </w:r>
      </w:del>
      <w:ins w:id="177" w:author="Author" w:date="2023-02-16T17:37:00Z">
        <w:r w:rsidR="00F85AEB">
          <w:rPr>
            <w:rFonts w:cstheme="minorHAnsi"/>
            <w:lang w:val="en-GB"/>
          </w:rPr>
          <w:t>p</w:t>
        </w:r>
      </w:ins>
      <w:r w:rsidRPr="002E20A3">
        <w:rPr>
          <w:rFonts w:cstheme="minorHAnsi"/>
          <w:lang w:val="en-GB"/>
        </w:rPr>
        <w:t>rojects</w:t>
      </w:r>
    </w:p>
    <w:p w14:paraId="1496183C" w14:textId="77777777" w:rsidR="00A9382E" w:rsidRPr="002E20A3" w:rsidRDefault="00A9382E" w:rsidP="00DC34BB">
      <w:pPr>
        <w:spacing w:before="240"/>
        <w:ind w:left="360"/>
        <w:jc w:val="both"/>
        <w:rPr>
          <w:b/>
          <w:bCs/>
          <w:lang w:val="en-GB"/>
        </w:rPr>
      </w:pPr>
      <w:r w:rsidRPr="002E20A3">
        <w:rPr>
          <w:b/>
          <w:bCs/>
          <w:lang w:val="en-GB"/>
        </w:rPr>
        <w:t>Conducting operations</w:t>
      </w:r>
    </w:p>
    <w:p w14:paraId="5D2C71F6" w14:textId="6B2AFCC9"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4</w:t>
      </w:r>
      <w:r w:rsidRPr="002E20A3">
        <w:rPr>
          <w:lang w:val="en-GB"/>
        </w:rPr>
        <w:t xml:space="preserve">: </w:t>
      </w:r>
      <w:r w:rsidRPr="002E20A3">
        <w:rPr>
          <w:rFonts w:cstheme="minorHAnsi"/>
          <w:lang w:val="en-GB"/>
        </w:rPr>
        <w:t>Gender-</w:t>
      </w:r>
      <w:r w:rsidR="001C2FBD" w:rsidRPr="002E20A3">
        <w:rPr>
          <w:rFonts w:cstheme="minorHAnsi"/>
          <w:lang w:val="en-GB"/>
        </w:rPr>
        <w:t>responsive</w:t>
      </w:r>
      <w:r w:rsidRPr="002E20A3">
        <w:rPr>
          <w:rFonts w:cstheme="minorHAnsi"/>
          <w:lang w:val="en-GB"/>
        </w:rPr>
        <w:t xml:space="preserve"> information </w:t>
      </w:r>
      <w:r w:rsidR="00F27E7C" w:rsidRPr="002E20A3">
        <w:rPr>
          <w:rFonts w:cstheme="minorHAnsi"/>
          <w:lang w:val="en-GB"/>
        </w:rPr>
        <w:t>acquisition</w:t>
      </w:r>
      <w:r w:rsidRPr="002E20A3">
        <w:rPr>
          <w:rFonts w:cstheme="minorHAnsi"/>
          <w:lang w:val="en-GB"/>
        </w:rPr>
        <w:t xml:space="preserve"> through patrols</w:t>
      </w:r>
    </w:p>
    <w:p w14:paraId="0D1CE51A" w14:textId="77777777"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5</w:t>
      </w:r>
      <w:r w:rsidRPr="002E20A3">
        <w:rPr>
          <w:lang w:val="en-GB"/>
        </w:rPr>
        <w:t xml:space="preserve">: </w:t>
      </w:r>
      <w:r w:rsidRPr="002E20A3">
        <w:rPr>
          <w:rFonts w:cstheme="minorHAnsi"/>
          <w:lang w:val="en-GB"/>
        </w:rPr>
        <w:t>Facilitating effective response to victims and survivors of conflict</w:t>
      </w:r>
    </w:p>
    <w:p w14:paraId="288DDE27" w14:textId="77777777"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6</w:t>
      </w:r>
      <w:r w:rsidRPr="002E20A3">
        <w:rPr>
          <w:lang w:val="en-GB"/>
        </w:rPr>
        <w:t xml:space="preserve">: </w:t>
      </w:r>
      <w:r w:rsidRPr="002E20A3">
        <w:rPr>
          <w:rFonts w:cstheme="minorHAnsi"/>
          <w:lang w:val="en-GB"/>
        </w:rPr>
        <w:t>Creating an enabling environment for all troop personnel</w:t>
      </w:r>
    </w:p>
    <w:p w14:paraId="6590517C" w14:textId="77777777" w:rsidR="00A9382E" w:rsidRPr="002E20A3" w:rsidRDefault="00A9382E" w:rsidP="00450E19">
      <w:pPr>
        <w:pStyle w:val="ListParagraph"/>
        <w:numPr>
          <w:ilvl w:val="0"/>
          <w:numId w:val="6"/>
        </w:numPr>
        <w:ind w:left="1080"/>
        <w:jc w:val="both"/>
        <w:rPr>
          <w:rFonts w:cstheme="minorHAnsi"/>
          <w:lang w:val="en-GB"/>
        </w:rPr>
      </w:pPr>
      <w:r w:rsidRPr="002E20A3">
        <w:rPr>
          <w:b/>
          <w:bCs/>
          <w:lang w:val="en-GB"/>
        </w:rPr>
        <w:t>Case study 7</w:t>
      </w:r>
      <w:r w:rsidRPr="002E20A3">
        <w:rPr>
          <w:lang w:val="en-GB"/>
        </w:rPr>
        <w:t xml:space="preserve">: </w:t>
      </w:r>
      <w:r w:rsidRPr="002E20A3">
        <w:rPr>
          <w:rFonts w:cstheme="minorHAnsi"/>
          <w:lang w:val="en-GB"/>
        </w:rPr>
        <w:t xml:space="preserve">Operating gender-responsive checkpoints </w:t>
      </w:r>
    </w:p>
    <w:p w14:paraId="5EB323F4" w14:textId="7A54ECED" w:rsidR="00A9382E" w:rsidRPr="002E20A3" w:rsidRDefault="00A9382E" w:rsidP="004C3845">
      <w:pPr>
        <w:jc w:val="both"/>
        <w:rPr>
          <w:lang w:val="en-GB"/>
        </w:rPr>
      </w:pPr>
      <w:r w:rsidRPr="002E20A3">
        <w:rPr>
          <w:lang w:val="en-GB"/>
        </w:rPr>
        <w:t>Each case study can be utili</w:t>
      </w:r>
      <w:ins w:id="178" w:author="Author" w:date="2023-02-16T17:38:00Z">
        <w:r w:rsidR="00F85AEB">
          <w:rPr>
            <w:lang w:val="en-GB"/>
          </w:rPr>
          <w:t>z</w:t>
        </w:r>
      </w:ins>
      <w:del w:id="179" w:author="Author" w:date="2023-02-16T17:38:00Z">
        <w:r w:rsidRPr="002E20A3" w:rsidDel="00F85AEB">
          <w:rPr>
            <w:lang w:val="en-GB"/>
          </w:rPr>
          <w:delText>s</w:delText>
        </w:r>
      </w:del>
      <w:r w:rsidRPr="002E20A3">
        <w:rPr>
          <w:lang w:val="en-GB"/>
        </w:rPr>
        <w:t>ed independently. Training providers are encouraged to select the case study</w:t>
      </w:r>
      <w:del w:id="180" w:author="Author" w:date="2023-02-16T17:39:00Z">
        <w:r w:rsidRPr="002E20A3" w:rsidDel="00F85AEB">
          <w:rPr>
            <w:lang w:val="en-GB"/>
          </w:rPr>
          <w:delText>/</w:delText>
        </w:r>
      </w:del>
      <w:ins w:id="181" w:author="Author" w:date="2023-02-16T17:39:00Z">
        <w:r w:rsidR="00F85AEB">
          <w:rPr>
            <w:lang w:val="en-GB"/>
          </w:rPr>
          <w:t xml:space="preserve"> or</w:t>
        </w:r>
      </w:ins>
      <w:r w:rsidRPr="002E20A3">
        <w:rPr>
          <w:lang w:val="en-GB"/>
        </w:rPr>
        <w:t xml:space="preserve"> studies that are most suitable to their context and needs. </w:t>
      </w:r>
    </w:p>
    <w:p w14:paraId="0F3184F9" w14:textId="34A97E07" w:rsidR="00A9382E" w:rsidRPr="002E20A3" w:rsidRDefault="00A9382E" w:rsidP="00DC34BB">
      <w:pPr>
        <w:spacing w:before="240"/>
        <w:jc w:val="both"/>
        <w:rPr>
          <w:b/>
          <w:bCs/>
          <w:lang w:val="en-GB"/>
        </w:rPr>
      </w:pPr>
      <w:r w:rsidRPr="002E20A3">
        <w:rPr>
          <w:b/>
          <w:bCs/>
          <w:lang w:val="en-GB"/>
        </w:rPr>
        <w:t>Case</w:t>
      </w:r>
      <w:r w:rsidR="00AE6DCD" w:rsidRPr="002E20A3">
        <w:rPr>
          <w:b/>
          <w:bCs/>
          <w:lang w:val="en-GB"/>
        </w:rPr>
        <w:t>-</w:t>
      </w:r>
      <w:r w:rsidRPr="002E20A3">
        <w:rPr>
          <w:b/>
          <w:bCs/>
          <w:lang w:val="en-GB"/>
        </w:rPr>
        <w:t>study context</w:t>
      </w:r>
    </w:p>
    <w:p w14:paraId="79C6FDC6" w14:textId="12EF4364" w:rsidR="00A9382E" w:rsidRPr="002E20A3" w:rsidRDefault="00A00D4F" w:rsidP="004C3845">
      <w:pPr>
        <w:jc w:val="both"/>
        <w:rPr>
          <w:lang w:val="en-GB"/>
        </w:rPr>
      </w:pPr>
      <w:r w:rsidRPr="002E20A3">
        <w:rPr>
          <w:lang w:val="en-GB"/>
        </w:rPr>
        <w:t xml:space="preserve">Each case study </w:t>
      </w:r>
      <w:r w:rsidR="002E454C" w:rsidRPr="002E20A3">
        <w:rPr>
          <w:lang w:val="en-GB"/>
        </w:rPr>
        <w:t xml:space="preserve">begins with the </w:t>
      </w:r>
      <w:r w:rsidR="00737AB2" w:rsidRPr="002E20A3">
        <w:rPr>
          <w:lang w:val="en-GB"/>
        </w:rPr>
        <w:t>depiction</w:t>
      </w:r>
      <w:r w:rsidR="002E454C" w:rsidRPr="002E20A3">
        <w:rPr>
          <w:lang w:val="en-GB"/>
        </w:rPr>
        <w:t xml:space="preserve"> of a </w:t>
      </w:r>
      <w:r w:rsidR="00F13E1E" w:rsidRPr="002E20A3">
        <w:rPr>
          <w:lang w:val="en-GB"/>
        </w:rPr>
        <w:t xml:space="preserve">situation, called the </w:t>
      </w:r>
      <w:r w:rsidR="00F13E1E" w:rsidRPr="002E20A3">
        <w:rPr>
          <w:b/>
          <w:bCs/>
          <w:lang w:val="en-GB"/>
        </w:rPr>
        <w:t>setting</w:t>
      </w:r>
      <w:r w:rsidR="00C25281" w:rsidRPr="002E20A3">
        <w:rPr>
          <w:lang w:val="en-GB"/>
        </w:rPr>
        <w:t xml:space="preserve">, from which the different </w:t>
      </w:r>
      <w:r w:rsidR="00AA68AE" w:rsidRPr="002E20A3">
        <w:rPr>
          <w:lang w:val="en-GB"/>
        </w:rPr>
        <w:t>actions</w:t>
      </w:r>
      <w:r w:rsidR="0021541A" w:rsidRPr="002E20A3">
        <w:rPr>
          <w:lang w:val="en-GB"/>
        </w:rPr>
        <w:t xml:space="preserve"> </w:t>
      </w:r>
      <w:r w:rsidR="00AA68AE" w:rsidRPr="002E20A3">
        <w:rPr>
          <w:lang w:val="en-GB"/>
        </w:rPr>
        <w:t xml:space="preserve">must </w:t>
      </w:r>
      <w:r w:rsidR="0021541A" w:rsidRPr="002E20A3">
        <w:rPr>
          <w:lang w:val="en-GB"/>
        </w:rPr>
        <w:t>be determined</w:t>
      </w:r>
      <w:r w:rsidR="002E454C" w:rsidRPr="002E20A3">
        <w:rPr>
          <w:lang w:val="en-GB"/>
        </w:rPr>
        <w:t xml:space="preserve">. </w:t>
      </w:r>
      <w:r w:rsidR="00A9382E" w:rsidRPr="002E20A3">
        <w:rPr>
          <w:lang w:val="en-GB"/>
        </w:rPr>
        <w:t xml:space="preserve">All </w:t>
      </w:r>
      <w:r w:rsidR="0021541A" w:rsidRPr="002E20A3">
        <w:rPr>
          <w:lang w:val="en-GB"/>
        </w:rPr>
        <w:t xml:space="preserve">settings in this </w:t>
      </w:r>
      <w:r w:rsidR="00A9382E" w:rsidRPr="002E20A3">
        <w:rPr>
          <w:lang w:val="en-GB"/>
        </w:rPr>
        <w:t xml:space="preserve">Handbook </w:t>
      </w:r>
      <w:r w:rsidR="00E2090D" w:rsidRPr="002E20A3">
        <w:rPr>
          <w:lang w:val="en-GB"/>
        </w:rPr>
        <w:t>use</w:t>
      </w:r>
      <w:r w:rsidR="00145C7B" w:rsidRPr="002E20A3">
        <w:rPr>
          <w:lang w:val="en-GB"/>
        </w:rPr>
        <w:t xml:space="preserve"> </w:t>
      </w:r>
      <w:r w:rsidR="00E2090D" w:rsidRPr="002E20A3">
        <w:rPr>
          <w:lang w:val="en-GB"/>
        </w:rPr>
        <w:t>t</w:t>
      </w:r>
      <w:r w:rsidR="00145C7B" w:rsidRPr="002E20A3">
        <w:rPr>
          <w:lang w:val="en-GB"/>
        </w:rPr>
        <w:t>he larger</w:t>
      </w:r>
      <w:r w:rsidR="00A9382E" w:rsidRPr="002E20A3">
        <w:rPr>
          <w:lang w:val="en-GB"/>
        </w:rPr>
        <w:t xml:space="preserve"> </w:t>
      </w:r>
      <w:del w:id="182" w:author="Author" w:date="2023-02-16T17:39:00Z">
        <w:r w:rsidR="00A9382E" w:rsidRPr="002E20A3" w:rsidDel="00F85AEB">
          <w:rPr>
            <w:lang w:val="en-GB"/>
          </w:rPr>
          <w:delText xml:space="preserve">UN </w:delText>
        </w:r>
        <w:commentRangeStart w:id="183"/>
        <w:r w:rsidR="00A9382E" w:rsidRPr="002E20A3" w:rsidDel="00F85AEB">
          <w:rPr>
            <w:b/>
            <w:bCs/>
            <w:lang w:val="en-GB"/>
          </w:rPr>
          <w:delText>CARANA</w:delText>
        </w:r>
      </w:del>
      <w:ins w:id="184" w:author="Author" w:date="2023-02-16T17:39:00Z">
        <w:r w:rsidR="00F85AEB">
          <w:rPr>
            <w:b/>
            <w:bCs/>
            <w:lang w:val="en-GB"/>
          </w:rPr>
          <w:t>Carana</w:t>
        </w:r>
      </w:ins>
      <w:r w:rsidR="00A9382E" w:rsidRPr="002E20A3">
        <w:rPr>
          <w:b/>
          <w:bCs/>
          <w:lang w:val="en-GB"/>
        </w:rPr>
        <w:t xml:space="preserve"> </w:t>
      </w:r>
      <w:r w:rsidR="00A9382E" w:rsidRPr="002E20A3">
        <w:rPr>
          <w:lang w:val="en-GB"/>
        </w:rPr>
        <w:t>country</w:t>
      </w:r>
      <w:r w:rsidR="00A9382E" w:rsidRPr="002E20A3">
        <w:rPr>
          <w:b/>
          <w:bCs/>
          <w:lang w:val="en-GB"/>
        </w:rPr>
        <w:t xml:space="preserve"> </w:t>
      </w:r>
      <w:commentRangeEnd w:id="183"/>
      <w:r w:rsidR="00F85AEB">
        <w:rPr>
          <w:rStyle w:val="CommentReference"/>
        </w:rPr>
        <w:commentReference w:id="183"/>
      </w:r>
      <w:r w:rsidR="00A9382E" w:rsidRPr="002E20A3">
        <w:rPr>
          <w:lang w:val="en-GB"/>
        </w:rPr>
        <w:t>study</w:t>
      </w:r>
      <w:r w:rsidR="00E2090D" w:rsidRPr="002E20A3">
        <w:rPr>
          <w:lang w:val="en-GB"/>
        </w:rPr>
        <w:t xml:space="preserve"> as their context, so that names of regions, stakeholders, languages, etc. will be derived from C</w:t>
      </w:r>
      <w:ins w:id="185" w:author="Author" w:date="2023-02-16T17:41:00Z">
        <w:r w:rsidR="00F85AEB">
          <w:rPr>
            <w:lang w:val="en-GB"/>
          </w:rPr>
          <w:t>arana</w:t>
        </w:r>
      </w:ins>
      <w:del w:id="186" w:author="Author" w:date="2023-02-16T17:41:00Z">
        <w:r w:rsidR="00E2090D" w:rsidRPr="002E20A3" w:rsidDel="00F85AEB">
          <w:rPr>
            <w:lang w:val="en-GB"/>
          </w:rPr>
          <w:delText>ARANA</w:delText>
        </w:r>
      </w:del>
      <w:r w:rsidR="00A9382E" w:rsidRPr="002E20A3">
        <w:rPr>
          <w:lang w:val="en-GB"/>
        </w:rPr>
        <w:t xml:space="preserve">. A summary of the </w:t>
      </w:r>
      <w:del w:id="187" w:author="Author" w:date="2023-02-16T17:42:00Z">
        <w:r w:rsidR="00A9382E" w:rsidRPr="002E20A3" w:rsidDel="00F85AEB">
          <w:rPr>
            <w:lang w:val="en-GB"/>
          </w:rPr>
          <w:delText>CARANA</w:delText>
        </w:r>
      </w:del>
      <w:ins w:id="188" w:author="Author" w:date="2023-02-16T17:42:00Z">
        <w:r w:rsidR="00F85AEB">
          <w:rPr>
            <w:lang w:val="en-GB"/>
          </w:rPr>
          <w:t>Carana</w:t>
        </w:r>
      </w:ins>
      <w:r w:rsidR="00A9382E" w:rsidRPr="002E20A3">
        <w:rPr>
          <w:lang w:val="en-GB"/>
        </w:rPr>
        <w:t xml:space="preserve"> country study is included at the beginning of the Handbook. Readers are encouraged to familiari</w:t>
      </w:r>
      <w:ins w:id="189" w:author="Author" w:date="2023-02-16T17:43:00Z">
        <w:r w:rsidR="00F85AEB">
          <w:rPr>
            <w:lang w:val="en-GB"/>
          </w:rPr>
          <w:t>ze</w:t>
        </w:r>
      </w:ins>
      <w:del w:id="190" w:author="Author" w:date="2023-02-16T17:43:00Z">
        <w:r w:rsidR="00A9382E" w:rsidRPr="002E20A3" w:rsidDel="00F85AEB">
          <w:rPr>
            <w:lang w:val="en-GB"/>
          </w:rPr>
          <w:delText>se</w:delText>
        </w:r>
      </w:del>
      <w:r w:rsidR="00A9382E" w:rsidRPr="002E20A3">
        <w:rPr>
          <w:lang w:val="en-GB"/>
        </w:rPr>
        <w:t xml:space="preserve"> themselves with this summary</w:t>
      </w:r>
      <w:r w:rsidR="009C3063" w:rsidRPr="002E20A3">
        <w:rPr>
          <w:lang w:val="en-GB"/>
        </w:rPr>
        <w:t xml:space="preserve"> – </w:t>
      </w:r>
      <w:r w:rsidR="00A9382E" w:rsidRPr="002E20A3">
        <w:rPr>
          <w:lang w:val="en-GB"/>
        </w:rPr>
        <w:t>and ideally with the broader C</w:t>
      </w:r>
      <w:ins w:id="191" w:author="Author" w:date="2023-02-16T17:43:00Z">
        <w:r w:rsidR="00F85AEB">
          <w:rPr>
            <w:lang w:val="en-GB"/>
          </w:rPr>
          <w:t>arana</w:t>
        </w:r>
      </w:ins>
      <w:del w:id="192" w:author="Author" w:date="2023-02-16T17:43:00Z">
        <w:r w:rsidR="00A9382E" w:rsidRPr="002E20A3" w:rsidDel="00F85AEB">
          <w:rPr>
            <w:lang w:val="en-GB"/>
          </w:rPr>
          <w:delText>ARANA</w:delText>
        </w:r>
      </w:del>
      <w:r w:rsidR="00A9382E" w:rsidRPr="002E20A3">
        <w:rPr>
          <w:lang w:val="en-GB"/>
        </w:rPr>
        <w:t xml:space="preserve"> country scenario</w:t>
      </w:r>
      <w:r w:rsidR="006D68CE" w:rsidRPr="002E20A3">
        <w:rPr>
          <w:lang w:val="en-GB"/>
        </w:rPr>
        <w:t xml:space="preserve"> –</w:t>
      </w:r>
      <w:r w:rsidR="00A9382E" w:rsidRPr="002E20A3">
        <w:rPr>
          <w:lang w:val="en-GB"/>
        </w:rPr>
        <w:t xml:space="preserve"> before commencing work on the case studies. In case this is not possible, specific reading time has been allocated in the moderated and enacted learning modalities for this purpose. Further details on how to run the case studies are included in the facilitator instructions (</w:t>
      </w:r>
      <w:r w:rsidR="00A9382E" w:rsidRPr="002E20A3">
        <w:rPr>
          <w:i/>
          <w:iCs/>
          <w:lang w:val="en-GB"/>
        </w:rPr>
        <w:t>see below).</w:t>
      </w:r>
      <w:r w:rsidR="00A9382E" w:rsidRPr="002E20A3">
        <w:rPr>
          <w:lang w:val="en-GB"/>
        </w:rPr>
        <w:t xml:space="preserve"> </w:t>
      </w:r>
    </w:p>
    <w:p w14:paraId="17DDEE00" w14:textId="77777777" w:rsidR="00A9382E" w:rsidRPr="002E20A3" w:rsidRDefault="00A9382E" w:rsidP="00DC34BB">
      <w:pPr>
        <w:spacing w:before="240"/>
        <w:jc w:val="both"/>
        <w:rPr>
          <w:b/>
          <w:bCs/>
          <w:lang w:val="en-GB"/>
        </w:rPr>
      </w:pPr>
      <w:r w:rsidRPr="002E20A3">
        <w:rPr>
          <w:b/>
          <w:bCs/>
          <w:lang w:val="en-GB"/>
        </w:rPr>
        <w:t>Applicability of case studies</w:t>
      </w:r>
    </w:p>
    <w:p w14:paraId="38003B16" w14:textId="1E00361C" w:rsidR="00A9382E" w:rsidRPr="002E20A3" w:rsidRDefault="00A9382E" w:rsidP="004C3845">
      <w:pPr>
        <w:jc w:val="both"/>
        <w:rPr>
          <w:lang w:val="en-GB"/>
        </w:rPr>
      </w:pPr>
      <w:r w:rsidRPr="002E20A3">
        <w:rPr>
          <w:lang w:val="en-GB"/>
        </w:rPr>
        <w:t xml:space="preserve">While happening within the fictitious </w:t>
      </w:r>
      <w:del w:id="193" w:author="Author" w:date="2023-02-16T17:43:00Z">
        <w:r w:rsidRPr="002E20A3" w:rsidDel="00733C4C">
          <w:rPr>
            <w:lang w:val="en-GB"/>
          </w:rPr>
          <w:delText xml:space="preserve">CARANA </w:delText>
        </w:r>
      </w:del>
      <w:r w:rsidRPr="002E20A3">
        <w:rPr>
          <w:lang w:val="en-GB"/>
        </w:rPr>
        <w:t>setting</w:t>
      </w:r>
      <w:ins w:id="194" w:author="Author" w:date="2023-02-16T17:43:00Z">
        <w:r w:rsidR="00733C4C">
          <w:rPr>
            <w:lang w:val="en-GB"/>
          </w:rPr>
          <w:t xml:space="preserve"> of Carana</w:t>
        </w:r>
      </w:ins>
      <w:r w:rsidRPr="002E20A3">
        <w:rPr>
          <w:lang w:val="en-GB"/>
        </w:rPr>
        <w:t xml:space="preserve">, the case studies presented in this Handbook are applicable to various regions across the world. Both the substance and illustrations included in this Handbook are reflective of this intention. Special care has also been taken throughout the </w:t>
      </w:r>
      <w:del w:id="195" w:author="Author" w:date="2023-02-16T17:43:00Z">
        <w:r w:rsidRPr="002E20A3" w:rsidDel="00733C4C">
          <w:rPr>
            <w:lang w:val="en-GB"/>
          </w:rPr>
          <w:delText xml:space="preserve">Case-Study </w:delText>
        </w:r>
      </w:del>
      <w:r w:rsidRPr="002E20A3">
        <w:rPr>
          <w:lang w:val="en-GB"/>
        </w:rPr>
        <w:t>Handbook to move away from gender stereotypes</w:t>
      </w:r>
      <w:del w:id="196" w:author="Author" w:date="2023-02-16T17:44:00Z">
        <w:r w:rsidRPr="002E20A3" w:rsidDel="00733C4C">
          <w:rPr>
            <w:lang w:val="en-GB"/>
          </w:rPr>
          <w:delText>,</w:delText>
        </w:r>
      </w:del>
      <w:r w:rsidRPr="002E20A3">
        <w:rPr>
          <w:lang w:val="en-GB"/>
        </w:rPr>
        <w:t xml:space="preserve"> </w:t>
      </w:r>
      <w:del w:id="197" w:author="Author" w:date="2023-02-16T17:44:00Z">
        <w:r w:rsidR="005C3552" w:rsidRPr="002E20A3" w:rsidDel="00733C4C">
          <w:rPr>
            <w:lang w:val="en-GB"/>
          </w:rPr>
          <w:delText xml:space="preserve">also </w:delText>
        </w:r>
      </w:del>
      <w:r w:rsidRPr="002E20A3">
        <w:rPr>
          <w:lang w:val="en-GB"/>
        </w:rPr>
        <w:t xml:space="preserve">in the Handbook’s substantive and visual depictions. As such, the reader could come across a Military Gender </w:t>
      </w:r>
      <w:r w:rsidR="00CC7A72" w:rsidRPr="002E20A3">
        <w:rPr>
          <w:lang w:val="en-GB"/>
        </w:rPr>
        <w:t xml:space="preserve">Adviser </w:t>
      </w:r>
      <w:r w:rsidRPr="002E20A3">
        <w:rPr>
          <w:lang w:val="en-GB"/>
        </w:rPr>
        <w:t xml:space="preserve">who is </w:t>
      </w:r>
      <w:ins w:id="198" w:author="Amy FRUCHTER" w:date="2023-04-14T13:32:00Z">
        <w:r w:rsidR="00CD241F">
          <w:rPr>
            <w:lang w:val="en-GB"/>
          </w:rPr>
          <w:t>a man</w:t>
        </w:r>
      </w:ins>
      <w:del w:id="199" w:author="Amy FRUCHTER" w:date="2023-04-14T13:32:00Z">
        <w:r w:rsidRPr="002E20A3" w:rsidDel="00CD241F">
          <w:rPr>
            <w:lang w:val="en-GB"/>
          </w:rPr>
          <w:delText>male</w:delText>
        </w:r>
      </w:del>
      <w:r w:rsidRPr="002E20A3">
        <w:rPr>
          <w:lang w:val="en-GB"/>
        </w:rPr>
        <w:t xml:space="preserve">, a </w:t>
      </w:r>
      <w:del w:id="200" w:author="Amy FRUCHTER" w:date="2023-04-14T13:32:00Z">
        <w:r w:rsidRPr="002E20A3" w:rsidDel="00CD241F">
          <w:rPr>
            <w:lang w:val="en-GB"/>
          </w:rPr>
          <w:delText xml:space="preserve">female </w:delText>
        </w:r>
      </w:del>
      <w:ins w:id="201" w:author="Amy FRUCHTER" w:date="2023-04-14T13:32:00Z">
        <w:r w:rsidR="00CD241F">
          <w:rPr>
            <w:lang w:val="en-GB"/>
          </w:rPr>
          <w:t xml:space="preserve">woman </w:t>
        </w:r>
      </w:ins>
      <w:r w:rsidRPr="002E20A3">
        <w:rPr>
          <w:lang w:val="en-GB"/>
        </w:rPr>
        <w:t xml:space="preserve">former combatant, a male victim of </w:t>
      </w:r>
      <w:r w:rsidR="008658A8" w:rsidRPr="002E20A3">
        <w:rPr>
          <w:lang w:val="en-GB"/>
        </w:rPr>
        <w:t>c</w:t>
      </w:r>
      <w:r w:rsidRPr="002E20A3">
        <w:rPr>
          <w:lang w:val="en-GB"/>
        </w:rPr>
        <w:t xml:space="preserve">onflict-related violence or an </w:t>
      </w:r>
      <w:r w:rsidR="008658A8" w:rsidRPr="002E20A3">
        <w:rPr>
          <w:lang w:val="en-GB"/>
        </w:rPr>
        <w:t>a</w:t>
      </w:r>
      <w:r w:rsidRPr="002E20A3">
        <w:rPr>
          <w:lang w:val="en-GB"/>
        </w:rPr>
        <w:t xml:space="preserve">ssociation of </w:t>
      </w:r>
      <w:del w:id="202" w:author="Amy FRUCHTER" w:date="2023-04-14T13:32:00Z">
        <w:r w:rsidRPr="002E20A3" w:rsidDel="00CD241F">
          <w:rPr>
            <w:lang w:val="en-GB"/>
          </w:rPr>
          <w:delText xml:space="preserve">female </w:delText>
        </w:r>
      </w:del>
      <w:ins w:id="203" w:author="Amy FRUCHTER" w:date="2023-04-14T13:32:00Z">
        <w:r w:rsidR="00CD241F">
          <w:rPr>
            <w:lang w:val="en-GB"/>
          </w:rPr>
          <w:t>women</w:t>
        </w:r>
        <w:r w:rsidR="00CD241F" w:rsidRPr="002E20A3">
          <w:rPr>
            <w:lang w:val="en-GB"/>
          </w:rPr>
          <w:t xml:space="preserve"> </w:t>
        </w:r>
      </w:ins>
      <w:r w:rsidRPr="002E20A3">
        <w:rPr>
          <w:lang w:val="en-GB"/>
        </w:rPr>
        <w:t>entrepreneurs.</w:t>
      </w:r>
    </w:p>
    <w:p w14:paraId="7BE78099" w14:textId="77777777" w:rsidR="00A9382E" w:rsidRPr="002E20A3" w:rsidRDefault="00A9382E" w:rsidP="00DC34BB">
      <w:pPr>
        <w:spacing w:before="240"/>
        <w:jc w:val="both"/>
        <w:rPr>
          <w:b/>
          <w:bCs/>
          <w:lang w:val="en-GB"/>
        </w:rPr>
      </w:pPr>
      <w:r w:rsidRPr="002E20A3">
        <w:rPr>
          <w:b/>
          <w:bCs/>
          <w:lang w:val="en-GB"/>
        </w:rPr>
        <w:t>Learning modalities</w:t>
      </w:r>
    </w:p>
    <w:p w14:paraId="7B3D63F7" w14:textId="77777777" w:rsidR="00A9382E" w:rsidRPr="002E20A3" w:rsidRDefault="00A9382E" w:rsidP="004C3845">
      <w:pPr>
        <w:jc w:val="both"/>
        <w:rPr>
          <w:lang w:val="en-GB"/>
        </w:rPr>
      </w:pPr>
      <w:r w:rsidRPr="002E20A3">
        <w:rPr>
          <w:lang w:val="en-GB"/>
        </w:rPr>
        <w:t>For greater user-friendliness and outreach, each case study is presented in three distinct learning modalities:</w:t>
      </w:r>
    </w:p>
    <w:p w14:paraId="7D30FAA1" w14:textId="77777777" w:rsidR="00A9382E" w:rsidRPr="002E20A3" w:rsidRDefault="00A9382E" w:rsidP="004C3845">
      <w:pPr>
        <w:pStyle w:val="ListParagraph"/>
        <w:numPr>
          <w:ilvl w:val="0"/>
          <w:numId w:val="3"/>
        </w:numPr>
        <w:jc w:val="both"/>
        <w:rPr>
          <w:lang w:val="en-GB"/>
        </w:rPr>
      </w:pPr>
      <w:r w:rsidRPr="002E20A3">
        <w:rPr>
          <w:b/>
          <w:bCs/>
          <w:lang w:val="en-GB"/>
        </w:rPr>
        <w:t>Self-learning</w:t>
      </w:r>
      <w:r w:rsidRPr="002E20A3">
        <w:rPr>
          <w:lang w:val="en-GB"/>
        </w:rPr>
        <w:t xml:space="preserve">: For individual military personnel who wish to learn more about how to integrate gender considerations into peacekeeping activities; </w:t>
      </w:r>
    </w:p>
    <w:p w14:paraId="5B0BF516" w14:textId="77777777" w:rsidR="00A9382E" w:rsidRPr="002E20A3" w:rsidRDefault="00A9382E" w:rsidP="004C3845">
      <w:pPr>
        <w:pStyle w:val="ListParagraph"/>
        <w:numPr>
          <w:ilvl w:val="0"/>
          <w:numId w:val="3"/>
        </w:numPr>
        <w:jc w:val="both"/>
        <w:rPr>
          <w:lang w:val="en-GB"/>
        </w:rPr>
      </w:pPr>
      <w:r w:rsidRPr="002E20A3">
        <w:rPr>
          <w:b/>
          <w:bCs/>
          <w:lang w:val="en-GB"/>
        </w:rPr>
        <w:t>Moderated learning</w:t>
      </w:r>
      <w:r w:rsidRPr="002E20A3">
        <w:rPr>
          <w:lang w:val="en-GB"/>
        </w:rPr>
        <w:t>: For classroom learning through group work and scenario-based exercises;</w:t>
      </w:r>
    </w:p>
    <w:p w14:paraId="74C63DE8" w14:textId="77777777" w:rsidR="00A9382E" w:rsidRPr="002E20A3" w:rsidRDefault="00A9382E" w:rsidP="004C3845">
      <w:pPr>
        <w:pStyle w:val="ListParagraph"/>
        <w:numPr>
          <w:ilvl w:val="0"/>
          <w:numId w:val="3"/>
        </w:numPr>
        <w:jc w:val="both"/>
        <w:rPr>
          <w:lang w:val="en-GB"/>
        </w:rPr>
      </w:pPr>
      <w:r w:rsidRPr="002E20A3">
        <w:rPr>
          <w:b/>
          <w:bCs/>
          <w:lang w:val="en-GB"/>
        </w:rPr>
        <w:lastRenderedPageBreak/>
        <w:t>Enacted learning</w:t>
      </w:r>
      <w:r w:rsidRPr="002E20A3">
        <w:rPr>
          <w:lang w:val="en-GB"/>
        </w:rPr>
        <w:t>: For classroom learning through simulation exercises.</w:t>
      </w:r>
    </w:p>
    <w:p w14:paraId="7441E337" w14:textId="09DE337E" w:rsidR="00A9382E" w:rsidRPr="002E20A3" w:rsidRDefault="00A9382E" w:rsidP="004C3845">
      <w:pPr>
        <w:jc w:val="both"/>
        <w:rPr>
          <w:lang w:val="en-GB"/>
        </w:rPr>
      </w:pPr>
      <w:r w:rsidRPr="001F1452">
        <w:rPr>
          <w:b/>
          <w:bCs/>
          <w:lang w:val="en-GB"/>
        </w:rPr>
        <w:t>Self</w:t>
      </w:r>
      <w:r w:rsidR="00FC388B" w:rsidRPr="001F1452">
        <w:rPr>
          <w:b/>
          <w:bCs/>
          <w:lang w:val="en-GB"/>
        </w:rPr>
        <w:t>-</w:t>
      </w:r>
      <w:del w:id="204" w:author="Author" w:date="2023-02-16T17:45:00Z">
        <w:r w:rsidRPr="001F1452" w:rsidDel="00733C4C">
          <w:rPr>
            <w:b/>
            <w:bCs/>
            <w:lang w:val="en-GB"/>
          </w:rPr>
          <w:delText>L</w:delText>
        </w:r>
      </w:del>
      <w:ins w:id="205" w:author="Author" w:date="2023-02-16T17:45:00Z">
        <w:r w:rsidR="00733C4C" w:rsidRPr="001F1452">
          <w:rPr>
            <w:b/>
            <w:bCs/>
            <w:lang w:val="en-GB"/>
          </w:rPr>
          <w:t>l</w:t>
        </w:r>
      </w:ins>
      <w:r w:rsidRPr="001F1452">
        <w:rPr>
          <w:b/>
          <w:bCs/>
          <w:lang w:val="en-GB"/>
        </w:rPr>
        <w:t>earning</w:t>
      </w:r>
      <w:r w:rsidRPr="001F1452">
        <w:rPr>
          <w:lang w:val="en-GB"/>
        </w:rPr>
        <w:t>: For</w:t>
      </w:r>
      <w:r w:rsidRPr="002E20A3">
        <w:rPr>
          <w:lang w:val="en-GB"/>
        </w:rPr>
        <w:t xml:space="preserve"> individual, self-paced learning outside a classroom setting. Participants are required to answer a set of reflection</w:t>
      </w:r>
      <w:del w:id="206" w:author="Author" w:date="2023-02-16T17:45:00Z">
        <w:r w:rsidRPr="002E20A3" w:rsidDel="00733C4C">
          <w:rPr>
            <w:lang w:val="en-GB"/>
          </w:rPr>
          <w:delText>/</w:delText>
        </w:r>
      </w:del>
      <w:ins w:id="207" w:author="Author" w:date="2023-02-16T17:45:00Z">
        <w:r w:rsidR="00733C4C">
          <w:rPr>
            <w:lang w:val="en-GB"/>
          </w:rPr>
          <w:t xml:space="preserve"> or</w:t>
        </w:r>
      </w:ins>
      <w:r w:rsidRPr="002E20A3">
        <w:rPr>
          <w:lang w:val="en-GB"/>
        </w:rPr>
        <w:t xml:space="preserve"> quiz questions </w:t>
      </w:r>
      <w:ins w:id="208" w:author="Author" w:date="2023-02-16T17:45:00Z">
        <w:r w:rsidR="00733C4C">
          <w:rPr>
            <w:lang w:val="en-GB"/>
          </w:rPr>
          <w:t xml:space="preserve">so as </w:t>
        </w:r>
      </w:ins>
      <w:r w:rsidRPr="002E20A3">
        <w:rPr>
          <w:lang w:val="en-GB"/>
        </w:rPr>
        <w:t xml:space="preserve">to encourage readers to consider the practical application of gender considerations in the execution of their tasks. Responses to the </w:t>
      </w:r>
      <w:del w:id="209" w:author="Author" w:date="2023-02-16T17:45:00Z">
        <w:r w:rsidRPr="002E20A3" w:rsidDel="00733C4C">
          <w:rPr>
            <w:lang w:val="en-GB"/>
          </w:rPr>
          <w:delText>reflexion/ quiz</w:delText>
        </w:r>
      </w:del>
      <w:r w:rsidRPr="002E20A3">
        <w:rPr>
          <w:lang w:val="en-GB"/>
        </w:rPr>
        <w:t xml:space="preserve"> questions are included in a separate section at the end of the Handbook. </w:t>
      </w:r>
    </w:p>
    <w:p w14:paraId="1EB6B197" w14:textId="6BB1C425" w:rsidR="00A9382E" w:rsidRPr="002E20A3" w:rsidRDefault="00A9382E" w:rsidP="004C3845">
      <w:pPr>
        <w:jc w:val="both"/>
        <w:rPr>
          <w:lang w:val="en-GB"/>
        </w:rPr>
      </w:pPr>
      <w:r w:rsidRPr="002E20A3">
        <w:rPr>
          <w:b/>
          <w:bCs/>
          <w:lang w:val="en-GB"/>
        </w:rPr>
        <w:t xml:space="preserve">Moderated </w:t>
      </w:r>
      <w:del w:id="210" w:author="Author" w:date="2023-02-16T17:45:00Z">
        <w:r w:rsidRPr="002E20A3" w:rsidDel="00733C4C">
          <w:rPr>
            <w:b/>
            <w:bCs/>
            <w:lang w:val="en-GB"/>
          </w:rPr>
          <w:delText>L</w:delText>
        </w:r>
      </w:del>
      <w:ins w:id="211" w:author="Author" w:date="2023-02-16T17:45:00Z">
        <w:r w:rsidR="00733C4C">
          <w:rPr>
            <w:b/>
            <w:bCs/>
            <w:lang w:val="en-GB"/>
          </w:rPr>
          <w:t>l</w:t>
        </w:r>
      </w:ins>
      <w:r w:rsidRPr="002E20A3">
        <w:rPr>
          <w:b/>
          <w:bCs/>
          <w:lang w:val="en-GB"/>
        </w:rPr>
        <w:t>earning</w:t>
      </w:r>
      <w:r w:rsidRPr="002E20A3">
        <w:rPr>
          <w:lang w:val="en-GB"/>
        </w:rPr>
        <w:t xml:space="preserve">: Scenario-based exercises for a classroom setting, with a facilitator. Participants are given a specific task in relation to the case study. The task requires them to determine the </w:t>
      </w:r>
      <w:r w:rsidR="00F902E3" w:rsidRPr="002E20A3">
        <w:rPr>
          <w:lang w:val="en-GB"/>
        </w:rPr>
        <w:t>best option</w:t>
      </w:r>
      <w:r w:rsidRPr="002E20A3">
        <w:rPr>
          <w:lang w:val="en-GB"/>
        </w:rPr>
        <w:t xml:space="preserve"> </w:t>
      </w:r>
      <w:del w:id="212" w:author="Author" w:date="2023-02-16T17:46:00Z">
        <w:r w:rsidRPr="002E20A3" w:rsidDel="00733C4C">
          <w:rPr>
            <w:lang w:val="en-GB"/>
          </w:rPr>
          <w:delText xml:space="preserve">that should be </w:delText>
        </w:r>
        <w:r w:rsidR="00D81595" w:rsidRPr="002E20A3" w:rsidDel="00733C4C">
          <w:rPr>
            <w:lang w:val="en-GB"/>
          </w:rPr>
          <w:delText>taken</w:delText>
        </w:r>
      </w:del>
      <w:ins w:id="213" w:author="Author" w:date="2023-02-16T17:46:00Z">
        <w:r w:rsidR="00733C4C">
          <w:rPr>
            <w:lang w:val="en-GB"/>
          </w:rPr>
          <w:t>to be pursued</w:t>
        </w:r>
      </w:ins>
      <w:r w:rsidR="00D81595" w:rsidRPr="002E20A3">
        <w:rPr>
          <w:lang w:val="en-GB"/>
        </w:rPr>
        <w:t xml:space="preserve"> </w:t>
      </w:r>
      <w:r w:rsidRPr="002E20A3">
        <w:rPr>
          <w:lang w:val="en-GB"/>
        </w:rPr>
        <w:t xml:space="preserve">in </w:t>
      </w:r>
      <w:del w:id="214" w:author="Author" w:date="2023-02-16T17:46:00Z">
        <w:r w:rsidRPr="002E20A3" w:rsidDel="00733C4C">
          <w:rPr>
            <w:lang w:val="en-GB"/>
          </w:rPr>
          <w:delText>this</w:delText>
        </w:r>
      </w:del>
      <w:ins w:id="215" w:author="Author" w:date="2023-02-16T17:46:00Z">
        <w:r w:rsidR="00733C4C">
          <w:rPr>
            <w:lang w:val="en-GB"/>
          </w:rPr>
          <w:t>each given</w:t>
        </w:r>
      </w:ins>
      <w:r w:rsidRPr="002E20A3">
        <w:rPr>
          <w:lang w:val="en-GB"/>
        </w:rPr>
        <w:t xml:space="preserve"> context. Participants will choose from three options and justify their responses. </w:t>
      </w:r>
      <w:commentRangeStart w:id="216"/>
      <w:r w:rsidRPr="002E20A3">
        <w:rPr>
          <w:lang w:val="en-GB"/>
        </w:rPr>
        <w:t xml:space="preserve">Various injects </w:t>
      </w:r>
      <w:commentRangeEnd w:id="216"/>
      <w:r w:rsidR="00733C4C">
        <w:rPr>
          <w:rStyle w:val="CommentReference"/>
        </w:rPr>
        <w:commentReference w:id="216"/>
      </w:r>
      <w:r w:rsidRPr="002E20A3">
        <w:rPr>
          <w:lang w:val="en-GB"/>
        </w:rPr>
        <w:t>that could have an impact o</w:t>
      </w:r>
      <w:ins w:id="217" w:author="Author" w:date="2023-02-16T17:47:00Z">
        <w:r w:rsidR="00733C4C">
          <w:rPr>
            <w:lang w:val="en-GB"/>
          </w:rPr>
          <w:t>n</w:t>
        </w:r>
      </w:ins>
      <w:del w:id="218" w:author="Author" w:date="2023-02-16T17:47:00Z">
        <w:r w:rsidRPr="002E20A3" w:rsidDel="00733C4C">
          <w:rPr>
            <w:lang w:val="en-GB"/>
          </w:rPr>
          <w:delText>f</w:delText>
        </w:r>
      </w:del>
      <w:r w:rsidRPr="002E20A3">
        <w:rPr>
          <w:lang w:val="en-GB"/>
        </w:rPr>
        <w:t xml:space="preserve"> the situation will be added at different moments during the exercise in a bid to make the exercises more reflective of real</w:t>
      </w:r>
      <w:del w:id="219" w:author="Author" w:date="2023-02-16T17:47:00Z">
        <w:r w:rsidRPr="002E20A3" w:rsidDel="00733C4C">
          <w:rPr>
            <w:lang w:val="en-GB"/>
          </w:rPr>
          <w:delText>-</w:delText>
        </w:r>
      </w:del>
      <w:ins w:id="220" w:author="Author" w:date="2023-02-16T17:47:00Z">
        <w:r w:rsidR="00733C4C">
          <w:rPr>
            <w:lang w:val="en-GB"/>
          </w:rPr>
          <w:t xml:space="preserve"> </w:t>
        </w:r>
      </w:ins>
      <w:r w:rsidRPr="002E20A3">
        <w:rPr>
          <w:lang w:val="en-GB"/>
        </w:rPr>
        <w:t xml:space="preserve">life. </w:t>
      </w:r>
    </w:p>
    <w:p w14:paraId="61C7A407" w14:textId="55DD8E39" w:rsidR="00A9382E" w:rsidRPr="002E20A3" w:rsidRDefault="00A9382E" w:rsidP="004C3845">
      <w:pPr>
        <w:jc w:val="both"/>
        <w:rPr>
          <w:lang w:val="en-GB"/>
        </w:rPr>
      </w:pPr>
      <w:r w:rsidRPr="002E20A3">
        <w:rPr>
          <w:b/>
          <w:bCs/>
          <w:lang w:val="en-GB"/>
        </w:rPr>
        <w:t xml:space="preserve">Enacted </w:t>
      </w:r>
      <w:del w:id="221" w:author="Author" w:date="2023-02-16T17:46:00Z">
        <w:r w:rsidRPr="002E20A3" w:rsidDel="00733C4C">
          <w:rPr>
            <w:b/>
            <w:bCs/>
            <w:lang w:val="en-GB"/>
          </w:rPr>
          <w:delText>L</w:delText>
        </w:r>
      </w:del>
      <w:ins w:id="222" w:author="Author" w:date="2023-02-16T17:46:00Z">
        <w:r w:rsidR="00733C4C">
          <w:rPr>
            <w:b/>
            <w:bCs/>
            <w:lang w:val="en-GB"/>
          </w:rPr>
          <w:t>l</w:t>
        </w:r>
      </w:ins>
      <w:r w:rsidRPr="002E20A3">
        <w:rPr>
          <w:b/>
          <w:bCs/>
          <w:lang w:val="en-GB"/>
        </w:rPr>
        <w:t>earning</w:t>
      </w:r>
      <w:r w:rsidRPr="002E20A3">
        <w:rPr>
          <w:lang w:val="en-GB"/>
        </w:rPr>
        <w:t>: Simulation exercises for classroom setting</w:t>
      </w:r>
      <w:ins w:id="223" w:author="Author" w:date="2023-02-16T17:50:00Z">
        <w:r w:rsidR="00733C4C">
          <w:rPr>
            <w:lang w:val="en-GB"/>
          </w:rPr>
          <w:t>s</w:t>
        </w:r>
      </w:ins>
      <w:r w:rsidRPr="002E20A3">
        <w:rPr>
          <w:lang w:val="en-GB"/>
        </w:rPr>
        <w:t>, with a facilitator. Participants are given a specific task in relation to the case study. They are allocated specific roles and are required to play these roles within the given context. Various injects that could have an impact of the situation will be added at different moments during the exercise in a bid to make the exercises more reflective of real</w:t>
      </w:r>
      <w:del w:id="224" w:author="Author" w:date="2023-02-16T17:50:00Z">
        <w:r w:rsidRPr="002E20A3" w:rsidDel="00733C4C">
          <w:rPr>
            <w:lang w:val="en-GB"/>
          </w:rPr>
          <w:delText>-</w:delText>
        </w:r>
      </w:del>
      <w:ins w:id="225" w:author="Author" w:date="2023-02-16T17:50:00Z">
        <w:r w:rsidR="00733C4C">
          <w:rPr>
            <w:lang w:val="en-GB"/>
          </w:rPr>
          <w:t xml:space="preserve"> </w:t>
        </w:r>
      </w:ins>
      <w:r w:rsidRPr="002E20A3">
        <w:rPr>
          <w:lang w:val="en-GB"/>
        </w:rPr>
        <w:t>life. The roll</w:t>
      </w:r>
      <w:del w:id="226" w:author="Author" w:date="2023-02-16T17:50:00Z">
        <w:r w:rsidRPr="002E20A3" w:rsidDel="00733C4C">
          <w:rPr>
            <w:lang w:val="en-GB"/>
          </w:rPr>
          <w:delText xml:space="preserve"> </w:delText>
        </w:r>
      </w:del>
      <w:ins w:id="227" w:author="Author" w:date="2023-02-16T17:50:00Z">
        <w:r w:rsidR="00733C4C">
          <w:rPr>
            <w:lang w:val="en-GB"/>
          </w:rPr>
          <w:t>-</w:t>
        </w:r>
      </w:ins>
      <w:r w:rsidRPr="002E20A3">
        <w:rPr>
          <w:lang w:val="en-GB"/>
        </w:rPr>
        <w:t>out and the outcomes of the simulation exercise will serve to highlight what could (</w:t>
      </w:r>
      <w:r w:rsidR="00070E1D" w:rsidRPr="002E20A3">
        <w:rPr>
          <w:lang w:val="en-GB"/>
        </w:rPr>
        <w:t xml:space="preserve">or </w:t>
      </w:r>
      <w:r w:rsidRPr="002E20A3">
        <w:rPr>
          <w:lang w:val="en-GB"/>
        </w:rPr>
        <w:t xml:space="preserve">should not) be done within this context. </w:t>
      </w:r>
    </w:p>
    <w:p w14:paraId="42EC86E5" w14:textId="5C594756" w:rsidR="00A9382E" w:rsidRPr="002E20A3" w:rsidRDefault="00A9382E" w:rsidP="004C3845">
      <w:pPr>
        <w:jc w:val="both"/>
        <w:rPr>
          <w:lang w:val="en-GB"/>
        </w:rPr>
      </w:pPr>
      <w:r w:rsidRPr="002E20A3">
        <w:rPr>
          <w:lang w:val="en-GB"/>
        </w:rPr>
        <w:t xml:space="preserve">A certain level of preparation is required for the moderated and enacted learning modalities, for instance with regards to </w:t>
      </w:r>
      <w:ins w:id="228" w:author="Author" w:date="2023-02-16T17:51:00Z">
        <w:r w:rsidR="00733C4C">
          <w:rPr>
            <w:lang w:val="en-GB"/>
          </w:rPr>
          <w:t xml:space="preserve">the </w:t>
        </w:r>
      </w:ins>
      <w:r w:rsidRPr="002E20A3">
        <w:rPr>
          <w:lang w:val="en-GB"/>
        </w:rPr>
        <w:t xml:space="preserve">preparation of handouts, props or moderation of discussions. The Handbook proposes a </w:t>
      </w:r>
      <w:r w:rsidRPr="002E20A3">
        <w:rPr>
          <w:b/>
          <w:bCs/>
          <w:lang w:val="en-GB"/>
        </w:rPr>
        <w:t xml:space="preserve">Facilitator </w:t>
      </w:r>
      <w:del w:id="229" w:author="Author" w:date="2023-04-14T09:39:00Z">
        <w:r w:rsidR="00A86788" w:rsidRPr="002E20A3" w:rsidDel="001F1452">
          <w:rPr>
            <w:b/>
            <w:bCs/>
            <w:lang w:val="en-GB"/>
          </w:rPr>
          <w:delText>C</w:delText>
        </w:r>
      </w:del>
      <w:ins w:id="230" w:author="Author" w:date="2023-04-14T09:39:00Z">
        <w:r w:rsidR="001F1452">
          <w:rPr>
            <w:b/>
            <w:bCs/>
            <w:lang w:val="en-GB"/>
          </w:rPr>
          <w:t>c</w:t>
        </w:r>
      </w:ins>
      <w:r w:rsidR="00A86788" w:rsidRPr="002E20A3">
        <w:rPr>
          <w:b/>
          <w:bCs/>
          <w:lang w:val="en-GB"/>
        </w:rPr>
        <w:t>hecklist</w:t>
      </w:r>
      <w:r w:rsidRPr="002E20A3">
        <w:rPr>
          <w:b/>
          <w:bCs/>
          <w:lang w:val="en-GB"/>
        </w:rPr>
        <w:t xml:space="preserve"> </w:t>
      </w:r>
      <w:r w:rsidRPr="002E20A3">
        <w:rPr>
          <w:lang w:val="en-GB"/>
        </w:rPr>
        <w:t xml:space="preserve">for each case study in order to assist facilitators </w:t>
      </w:r>
      <w:del w:id="231" w:author="Author" w:date="2023-02-16T17:51:00Z">
        <w:r w:rsidRPr="002E20A3" w:rsidDel="00733C4C">
          <w:rPr>
            <w:lang w:val="en-GB"/>
          </w:rPr>
          <w:delText>to</w:delText>
        </w:r>
      </w:del>
      <w:ins w:id="232" w:author="Author" w:date="2023-02-16T17:51:00Z">
        <w:r w:rsidR="00733C4C">
          <w:rPr>
            <w:lang w:val="en-GB"/>
          </w:rPr>
          <w:t>with</w:t>
        </w:r>
      </w:ins>
      <w:r w:rsidRPr="002E20A3">
        <w:rPr>
          <w:lang w:val="en-GB"/>
        </w:rPr>
        <w:t xml:space="preserve"> optimal</w:t>
      </w:r>
      <w:del w:id="233" w:author="Author" w:date="2023-02-16T17:51:00Z">
        <w:r w:rsidRPr="002E20A3" w:rsidDel="00733C4C">
          <w:rPr>
            <w:lang w:val="en-GB"/>
          </w:rPr>
          <w:delText>ly</w:delText>
        </w:r>
      </w:del>
      <w:r w:rsidRPr="002E20A3">
        <w:rPr>
          <w:lang w:val="en-GB"/>
        </w:rPr>
        <w:t xml:space="preserve"> prepar</w:t>
      </w:r>
      <w:ins w:id="234" w:author="Author" w:date="2023-02-16T17:51:00Z">
        <w:r w:rsidR="00733C4C">
          <w:rPr>
            <w:lang w:val="en-GB"/>
          </w:rPr>
          <w:t>ation</w:t>
        </w:r>
      </w:ins>
      <w:del w:id="235" w:author="Author" w:date="2023-02-16T17:51:00Z">
        <w:r w:rsidRPr="002E20A3" w:rsidDel="00733C4C">
          <w:rPr>
            <w:lang w:val="en-GB"/>
          </w:rPr>
          <w:delText>e</w:delText>
        </w:r>
      </w:del>
      <w:r w:rsidRPr="002E20A3">
        <w:rPr>
          <w:lang w:val="en-GB"/>
        </w:rPr>
        <w:t xml:space="preserve"> for training delivery. </w:t>
      </w:r>
    </w:p>
    <w:p w14:paraId="06FFDDAE" w14:textId="0C808DE2" w:rsidR="00A9382E" w:rsidRPr="002E20A3" w:rsidRDefault="00A9382E" w:rsidP="004C3845">
      <w:pPr>
        <w:jc w:val="both"/>
        <w:rPr>
          <w:lang w:val="en-GB"/>
        </w:rPr>
      </w:pPr>
      <w:r w:rsidRPr="002E20A3">
        <w:rPr>
          <w:lang w:val="en-GB"/>
        </w:rPr>
        <w:t xml:space="preserve">Instructions contained in the </w:t>
      </w:r>
      <w:r w:rsidR="00A86788" w:rsidRPr="002E20A3">
        <w:rPr>
          <w:lang w:val="en-GB"/>
        </w:rPr>
        <w:t>F</w:t>
      </w:r>
      <w:r w:rsidR="00022F34" w:rsidRPr="002E20A3">
        <w:rPr>
          <w:lang w:val="en-GB"/>
        </w:rPr>
        <w:t xml:space="preserve">acilitator </w:t>
      </w:r>
      <w:del w:id="236" w:author="Author" w:date="2023-04-14T09:39:00Z">
        <w:r w:rsidR="00A86788" w:rsidRPr="002E20A3" w:rsidDel="001F1452">
          <w:rPr>
            <w:lang w:val="en-GB"/>
          </w:rPr>
          <w:delText>C</w:delText>
        </w:r>
      </w:del>
      <w:ins w:id="237" w:author="Author" w:date="2023-04-14T09:39:00Z">
        <w:r w:rsidR="001F1452">
          <w:rPr>
            <w:lang w:val="en-GB"/>
          </w:rPr>
          <w:t>c</w:t>
        </w:r>
      </w:ins>
      <w:r w:rsidR="00A86788" w:rsidRPr="002E20A3">
        <w:rPr>
          <w:lang w:val="en-GB"/>
        </w:rPr>
        <w:t>hecklist</w:t>
      </w:r>
      <w:r w:rsidR="00022F34" w:rsidRPr="002E20A3">
        <w:rPr>
          <w:lang w:val="en-GB"/>
        </w:rPr>
        <w:t xml:space="preserve">s </w:t>
      </w:r>
      <w:r w:rsidRPr="002E20A3">
        <w:rPr>
          <w:lang w:val="en-GB"/>
        </w:rPr>
        <w:t xml:space="preserve">and elsewhere in the Handbook assume that participants do not have a copy of the Handbook. In the event that they do, facilitators are requested to adjust printing accordingly. </w:t>
      </w:r>
    </w:p>
    <w:p w14:paraId="01F68161" w14:textId="77777777" w:rsidR="00A9382E" w:rsidRPr="002E20A3" w:rsidRDefault="00A9382E" w:rsidP="00DC34BB">
      <w:pPr>
        <w:spacing w:before="240"/>
        <w:jc w:val="both"/>
        <w:rPr>
          <w:b/>
          <w:bCs/>
          <w:lang w:val="en-GB"/>
        </w:rPr>
      </w:pPr>
      <w:r w:rsidRPr="002E20A3">
        <w:rPr>
          <w:b/>
          <w:bCs/>
          <w:lang w:val="en-GB"/>
        </w:rPr>
        <w:t xml:space="preserve">Case study structure </w:t>
      </w:r>
    </w:p>
    <w:p w14:paraId="68CE2553" w14:textId="5BEA77E0" w:rsidR="00A9382E" w:rsidRPr="002E20A3" w:rsidRDefault="00A9382E" w:rsidP="004C3845">
      <w:pPr>
        <w:jc w:val="both"/>
        <w:rPr>
          <w:lang w:val="en-GB"/>
        </w:rPr>
      </w:pPr>
      <w:r w:rsidRPr="002E20A3">
        <w:rPr>
          <w:lang w:val="en-GB"/>
        </w:rPr>
        <w:t xml:space="preserve">Each case study is structured as follows: </w:t>
      </w:r>
      <w:ins w:id="238" w:author="Author" w:date="2023-02-16T18:06:00Z">
        <w:r w:rsidR="0045376C">
          <w:rPr>
            <w:lang w:val="en-GB"/>
          </w:rPr>
          <w:t xml:space="preserve"> </w:t>
        </w:r>
      </w:ins>
    </w:p>
    <w:p w14:paraId="477ADF1C" w14:textId="51C3FDF7" w:rsidR="00A9382E" w:rsidRPr="002E20A3" w:rsidRDefault="00A9382E" w:rsidP="004C3845">
      <w:pPr>
        <w:pStyle w:val="ListParagraph"/>
        <w:numPr>
          <w:ilvl w:val="0"/>
          <w:numId w:val="4"/>
        </w:numPr>
        <w:jc w:val="both"/>
        <w:rPr>
          <w:lang w:val="en-GB"/>
        </w:rPr>
      </w:pPr>
      <w:r w:rsidRPr="002E20A3">
        <w:rPr>
          <w:lang w:val="en-GB"/>
        </w:rPr>
        <w:t>Generic section</w:t>
      </w:r>
      <w:ins w:id="239" w:author="Author" w:date="2023-02-16T18:23:00Z">
        <w:r w:rsidR="009B5FC7">
          <w:rPr>
            <w:lang w:val="en-GB"/>
          </w:rPr>
          <w:t>,</w:t>
        </w:r>
      </w:ins>
      <w:r w:rsidRPr="002E20A3">
        <w:rPr>
          <w:lang w:val="en-GB"/>
        </w:rPr>
        <w:t xml:space="preserve"> including </w:t>
      </w:r>
      <w:r w:rsidRPr="002E20A3">
        <w:rPr>
          <w:b/>
          <w:bCs/>
          <w:lang w:val="en-GB"/>
        </w:rPr>
        <w:t>setting</w:t>
      </w:r>
      <w:r w:rsidR="00D24DA8" w:rsidRPr="00D24DA8">
        <w:rPr>
          <w:b/>
          <w:bCs/>
          <w:lang w:val="en-GB"/>
        </w:rPr>
        <w:t>, checklist</w:t>
      </w:r>
      <w:r w:rsidRPr="002E20A3">
        <w:rPr>
          <w:lang w:val="en-GB"/>
        </w:rPr>
        <w:t xml:space="preserve">, related </w:t>
      </w:r>
      <w:r w:rsidRPr="002E20A3">
        <w:rPr>
          <w:b/>
          <w:bCs/>
          <w:lang w:val="en-GB"/>
        </w:rPr>
        <w:t>tools/</w:t>
      </w:r>
      <w:del w:id="240" w:author="Author" w:date="2023-02-16T18:23:00Z">
        <w:r w:rsidRPr="002E20A3" w:rsidDel="009B5FC7">
          <w:rPr>
            <w:b/>
            <w:bCs/>
            <w:lang w:val="en-GB"/>
          </w:rPr>
          <w:delText xml:space="preserve"> </w:delText>
        </w:r>
      </w:del>
      <w:r w:rsidRPr="002E20A3">
        <w:rPr>
          <w:b/>
          <w:bCs/>
          <w:lang w:val="en-GB"/>
        </w:rPr>
        <w:t>resources</w:t>
      </w:r>
      <w:r w:rsidR="00D569CA" w:rsidRPr="002E20A3">
        <w:rPr>
          <w:lang w:val="en-GB"/>
        </w:rPr>
        <w:t>,</w:t>
      </w:r>
      <w:r w:rsidRPr="002E20A3">
        <w:rPr>
          <w:lang w:val="en-GB"/>
        </w:rPr>
        <w:t xml:space="preserve"> and a </w:t>
      </w:r>
      <w:r w:rsidRPr="002E20A3">
        <w:rPr>
          <w:b/>
          <w:bCs/>
          <w:lang w:val="en-GB"/>
        </w:rPr>
        <w:t xml:space="preserve">list of </w:t>
      </w:r>
      <w:r w:rsidR="00B23BB3" w:rsidRPr="002E20A3">
        <w:rPr>
          <w:b/>
          <w:bCs/>
          <w:lang w:val="en-GB"/>
        </w:rPr>
        <w:t xml:space="preserve">reference/ resource </w:t>
      </w:r>
      <w:r w:rsidRPr="002E20A3">
        <w:rPr>
          <w:b/>
          <w:bCs/>
          <w:lang w:val="en-GB"/>
        </w:rPr>
        <w:t>material</w:t>
      </w:r>
      <w:ins w:id="241" w:author="Author" w:date="2023-02-16T18:23:00Z">
        <w:r w:rsidR="009B5FC7">
          <w:rPr>
            <w:b/>
            <w:bCs/>
            <w:lang w:val="en-GB"/>
          </w:rPr>
          <w:t>s</w:t>
        </w:r>
      </w:ins>
      <w:r w:rsidRPr="002E20A3">
        <w:rPr>
          <w:lang w:val="en-GB"/>
        </w:rPr>
        <w:t>;</w:t>
      </w:r>
    </w:p>
    <w:p w14:paraId="4FCE0C9D" w14:textId="77777777" w:rsidR="00A9382E" w:rsidRPr="002E20A3" w:rsidRDefault="00A9382E" w:rsidP="004C3845">
      <w:pPr>
        <w:pStyle w:val="ListParagraph"/>
        <w:numPr>
          <w:ilvl w:val="0"/>
          <w:numId w:val="4"/>
        </w:numPr>
        <w:jc w:val="both"/>
        <w:rPr>
          <w:lang w:val="en-GB"/>
        </w:rPr>
      </w:pPr>
      <w:r w:rsidRPr="002E20A3">
        <w:rPr>
          <w:lang w:val="en-GB"/>
        </w:rPr>
        <w:t xml:space="preserve">Self-learning modality with </w:t>
      </w:r>
      <w:r w:rsidRPr="002E20A3">
        <w:rPr>
          <w:b/>
          <w:bCs/>
          <w:lang w:val="en-GB"/>
        </w:rPr>
        <w:t>reflection questions</w:t>
      </w:r>
      <w:r w:rsidRPr="002E20A3">
        <w:rPr>
          <w:lang w:val="en-GB"/>
        </w:rPr>
        <w:t xml:space="preserve"> and </w:t>
      </w:r>
      <w:r w:rsidRPr="002E20A3">
        <w:rPr>
          <w:b/>
          <w:bCs/>
          <w:lang w:val="en-GB"/>
        </w:rPr>
        <w:t>quizzes</w:t>
      </w:r>
      <w:r w:rsidRPr="002E20A3">
        <w:rPr>
          <w:lang w:val="en-GB"/>
        </w:rPr>
        <w:t xml:space="preserve">; </w:t>
      </w:r>
    </w:p>
    <w:p w14:paraId="2EC6BBE7" w14:textId="77777777" w:rsidR="00A9382E" w:rsidRPr="002E20A3" w:rsidRDefault="00A9382E" w:rsidP="004C3845">
      <w:pPr>
        <w:pStyle w:val="ListParagraph"/>
        <w:numPr>
          <w:ilvl w:val="0"/>
          <w:numId w:val="4"/>
        </w:numPr>
        <w:jc w:val="both"/>
        <w:rPr>
          <w:lang w:val="en-GB"/>
        </w:rPr>
      </w:pPr>
      <w:r w:rsidRPr="002E20A3">
        <w:rPr>
          <w:lang w:val="en-GB"/>
        </w:rPr>
        <w:t xml:space="preserve">Moderated learning modality with </w:t>
      </w:r>
      <w:r w:rsidRPr="002E20A3">
        <w:rPr>
          <w:b/>
          <w:bCs/>
          <w:lang w:val="en-GB"/>
        </w:rPr>
        <w:t>in-class instructions for participants</w:t>
      </w:r>
      <w:r w:rsidRPr="002E20A3">
        <w:rPr>
          <w:lang w:val="en-GB"/>
        </w:rPr>
        <w:t>;</w:t>
      </w:r>
    </w:p>
    <w:p w14:paraId="192350BB" w14:textId="4097FC74" w:rsidR="00A9382E" w:rsidRPr="002E20A3" w:rsidRDefault="00A9382E" w:rsidP="004C3845">
      <w:pPr>
        <w:pStyle w:val="ListParagraph"/>
        <w:numPr>
          <w:ilvl w:val="0"/>
          <w:numId w:val="4"/>
        </w:numPr>
        <w:jc w:val="both"/>
        <w:rPr>
          <w:lang w:val="en-GB"/>
        </w:rPr>
      </w:pPr>
      <w:r w:rsidRPr="002E20A3">
        <w:rPr>
          <w:b/>
          <w:bCs/>
          <w:lang w:val="en-GB"/>
        </w:rPr>
        <w:t>Facilitator instructions</w:t>
      </w:r>
      <w:r w:rsidRPr="002E20A3">
        <w:rPr>
          <w:lang w:val="en-GB"/>
        </w:rPr>
        <w:t xml:space="preserve"> to </w:t>
      </w:r>
      <w:del w:id="242" w:author="Author" w:date="2023-02-16T18:24:00Z">
        <w:r w:rsidRPr="002E20A3" w:rsidDel="009B5FC7">
          <w:rPr>
            <w:lang w:val="en-GB"/>
          </w:rPr>
          <w:delText>carry out</w:delText>
        </w:r>
      </w:del>
      <w:ins w:id="243" w:author="Author" w:date="2023-02-16T18:24:00Z">
        <w:r w:rsidR="009B5FC7">
          <w:rPr>
            <w:lang w:val="en-GB"/>
          </w:rPr>
          <w:t>conduct</w:t>
        </w:r>
      </w:ins>
      <w:r w:rsidRPr="002E20A3">
        <w:rPr>
          <w:lang w:val="en-GB"/>
        </w:rPr>
        <w:t xml:space="preserve"> </w:t>
      </w:r>
      <w:ins w:id="244" w:author="Author" w:date="2023-02-16T18:25:00Z">
        <w:r w:rsidR="009B5FC7">
          <w:rPr>
            <w:lang w:val="en-GB"/>
          </w:rPr>
          <w:t xml:space="preserve">the </w:t>
        </w:r>
      </w:ins>
      <w:r w:rsidRPr="002E20A3">
        <w:rPr>
          <w:lang w:val="en-GB"/>
        </w:rPr>
        <w:t>exercise</w:t>
      </w:r>
      <w:ins w:id="245" w:author="Author" w:date="2023-02-16T18:24:00Z">
        <w:r w:rsidR="009B5FC7">
          <w:rPr>
            <w:lang w:val="en-GB"/>
          </w:rPr>
          <w:t>s</w:t>
        </w:r>
      </w:ins>
      <w:r w:rsidRPr="002E20A3">
        <w:rPr>
          <w:lang w:val="en-GB"/>
        </w:rPr>
        <w:t xml:space="preserve"> included in </w:t>
      </w:r>
      <w:ins w:id="246" w:author="Author" w:date="2023-02-16T18:24:00Z">
        <w:r w:rsidR="009B5FC7">
          <w:rPr>
            <w:lang w:val="en-GB"/>
          </w:rPr>
          <w:t xml:space="preserve">the </w:t>
        </w:r>
      </w:ins>
      <w:r w:rsidRPr="002E20A3">
        <w:rPr>
          <w:lang w:val="en-GB"/>
        </w:rPr>
        <w:t>moderated learning modality;</w:t>
      </w:r>
    </w:p>
    <w:p w14:paraId="7ADCD82B" w14:textId="77777777" w:rsidR="00A9382E" w:rsidRPr="002E20A3" w:rsidRDefault="00A9382E" w:rsidP="004C3845">
      <w:pPr>
        <w:pStyle w:val="ListParagraph"/>
        <w:numPr>
          <w:ilvl w:val="0"/>
          <w:numId w:val="4"/>
        </w:numPr>
        <w:jc w:val="both"/>
        <w:rPr>
          <w:lang w:val="en-GB"/>
        </w:rPr>
      </w:pPr>
      <w:r w:rsidRPr="002E20A3">
        <w:rPr>
          <w:lang w:val="en-GB"/>
        </w:rPr>
        <w:t xml:space="preserve">Enacted learning modality with </w:t>
      </w:r>
      <w:r w:rsidRPr="002E20A3">
        <w:rPr>
          <w:b/>
          <w:bCs/>
          <w:lang w:val="en-GB"/>
        </w:rPr>
        <w:t>in-class instructions for participants</w:t>
      </w:r>
      <w:r w:rsidRPr="002E20A3">
        <w:rPr>
          <w:lang w:val="en-GB"/>
        </w:rPr>
        <w:t>;</w:t>
      </w:r>
    </w:p>
    <w:p w14:paraId="055DD958" w14:textId="1936384A" w:rsidR="00A9382E" w:rsidRPr="002E20A3" w:rsidRDefault="00A9382E" w:rsidP="004C3845">
      <w:pPr>
        <w:pStyle w:val="ListParagraph"/>
        <w:numPr>
          <w:ilvl w:val="0"/>
          <w:numId w:val="4"/>
        </w:numPr>
        <w:jc w:val="both"/>
        <w:rPr>
          <w:lang w:val="en-GB"/>
        </w:rPr>
      </w:pPr>
      <w:r w:rsidRPr="002E20A3">
        <w:rPr>
          <w:b/>
          <w:bCs/>
          <w:lang w:val="en-GB"/>
        </w:rPr>
        <w:t>Facilitator instructions</w:t>
      </w:r>
      <w:r w:rsidRPr="002E20A3">
        <w:rPr>
          <w:lang w:val="en-GB"/>
        </w:rPr>
        <w:t xml:space="preserve"> to </w:t>
      </w:r>
      <w:del w:id="247" w:author="Author" w:date="2023-02-16T18:24:00Z">
        <w:r w:rsidRPr="002E20A3" w:rsidDel="009B5FC7">
          <w:rPr>
            <w:lang w:val="en-GB"/>
          </w:rPr>
          <w:delText>carry out</w:delText>
        </w:r>
      </w:del>
      <w:ins w:id="248" w:author="Author" w:date="2023-02-16T18:24:00Z">
        <w:r w:rsidR="009B5FC7">
          <w:rPr>
            <w:lang w:val="en-GB"/>
          </w:rPr>
          <w:t>conduct the</w:t>
        </w:r>
      </w:ins>
      <w:r w:rsidRPr="002E20A3">
        <w:rPr>
          <w:lang w:val="en-GB"/>
        </w:rPr>
        <w:t xml:space="preserve"> exercise</w:t>
      </w:r>
      <w:ins w:id="249" w:author="Author" w:date="2023-02-16T18:24:00Z">
        <w:r w:rsidR="009B5FC7">
          <w:rPr>
            <w:lang w:val="en-GB"/>
          </w:rPr>
          <w:t>s</w:t>
        </w:r>
      </w:ins>
      <w:r w:rsidRPr="002E20A3">
        <w:rPr>
          <w:lang w:val="en-GB"/>
        </w:rPr>
        <w:t xml:space="preserve"> included in </w:t>
      </w:r>
      <w:ins w:id="250" w:author="Author" w:date="2023-02-16T18:25:00Z">
        <w:r w:rsidR="009B5FC7">
          <w:rPr>
            <w:lang w:val="en-GB"/>
          </w:rPr>
          <w:t xml:space="preserve">the </w:t>
        </w:r>
      </w:ins>
      <w:r w:rsidRPr="002E20A3">
        <w:rPr>
          <w:lang w:val="en-GB"/>
        </w:rPr>
        <w:t>enacted learning modality.</w:t>
      </w:r>
    </w:p>
    <w:p w14:paraId="7C67B1D9" w14:textId="5AC0C758" w:rsidR="00A9382E" w:rsidRPr="002E20A3" w:rsidRDefault="00A9382E" w:rsidP="002B7818">
      <w:pPr>
        <w:ind w:left="360"/>
        <w:rPr>
          <w:lang w:val="en-GB"/>
        </w:rPr>
      </w:pPr>
      <w:r w:rsidRPr="002E20A3">
        <w:rPr>
          <w:lang w:val="en-GB"/>
        </w:rPr>
        <w:t xml:space="preserve">A list of acronyms and a summary of the </w:t>
      </w:r>
      <w:del w:id="251" w:author="Author" w:date="2023-02-16T18:25:00Z">
        <w:r w:rsidRPr="002E20A3" w:rsidDel="009B5FC7">
          <w:rPr>
            <w:lang w:val="en-GB"/>
          </w:rPr>
          <w:delText>CARANA</w:delText>
        </w:r>
      </w:del>
      <w:ins w:id="252" w:author="Author" w:date="2023-02-16T18:25:00Z">
        <w:r w:rsidR="009B5FC7">
          <w:rPr>
            <w:lang w:val="en-GB"/>
          </w:rPr>
          <w:t>Carana</w:t>
        </w:r>
      </w:ins>
      <w:r w:rsidRPr="002E20A3">
        <w:rPr>
          <w:lang w:val="en-GB"/>
        </w:rPr>
        <w:t xml:space="preserve"> country scenario are presented at the beginning of the Handbook. A </w:t>
      </w:r>
      <w:r w:rsidRPr="002E20A3">
        <w:rPr>
          <w:b/>
          <w:bCs/>
          <w:lang w:val="en-GB"/>
        </w:rPr>
        <w:t xml:space="preserve">glossary of </w:t>
      </w:r>
      <w:r w:rsidR="00201831" w:rsidRPr="002E20A3">
        <w:rPr>
          <w:b/>
          <w:bCs/>
          <w:lang w:val="en-GB"/>
        </w:rPr>
        <w:t>terms and definitions</w:t>
      </w:r>
      <w:r w:rsidR="00201831" w:rsidRPr="002E20A3">
        <w:rPr>
          <w:lang w:val="en-GB"/>
        </w:rPr>
        <w:t xml:space="preserve"> frequently used in the Handbook is provided as an Annex. These definitions are primarily drawn from </w:t>
      </w:r>
      <w:del w:id="253" w:author="Author" w:date="2023-02-16T18:25:00Z">
        <w:r w:rsidR="00201831" w:rsidRPr="002E20A3" w:rsidDel="009B5FC7">
          <w:rPr>
            <w:lang w:val="en-GB"/>
          </w:rPr>
          <w:delText>UN</w:delText>
        </w:r>
      </w:del>
      <w:ins w:id="254" w:author="Author" w:date="2023-02-16T18:25:00Z">
        <w:r w:rsidR="009B5FC7">
          <w:rPr>
            <w:lang w:val="en-GB"/>
          </w:rPr>
          <w:t>United Nations</w:t>
        </w:r>
      </w:ins>
      <w:r w:rsidR="00201831" w:rsidRPr="002E20A3">
        <w:rPr>
          <w:lang w:val="en-GB"/>
        </w:rPr>
        <w:t xml:space="preserve"> sources</w:t>
      </w:r>
      <w:ins w:id="255" w:author="Author" w:date="2023-02-16T18:25:00Z">
        <w:r w:rsidR="009B5FC7">
          <w:rPr>
            <w:lang w:val="en-GB"/>
          </w:rPr>
          <w:t>,</w:t>
        </w:r>
      </w:ins>
      <w:r w:rsidR="00201831" w:rsidRPr="002E20A3">
        <w:rPr>
          <w:lang w:val="en-GB"/>
        </w:rPr>
        <w:t xml:space="preserve"> including policies, guidelines and Security Council resolutions. A</w:t>
      </w:r>
      <w:r w:rsidRPr="002E20A3">
        <w:rPr>
          <w:lang w:val="en-GB"/>
        </w:rPr>
        <w:t xml:space="preserve"> list of </w:t>
      </w:r>
      <w:r w:rsidRPr="002E20A3">
        <w:rPr>
          <w:b/>
          <w:bCs/>
          <w:lang w:val="en-GB"/>
        </w:rPr>
        <w:t>responses</w:t>
      </w:r>
      <w:r w:rsidRPr="002E20A3">
        <w:rPr>
          <w:lang w:val="en-GB"/>
        </w:rPr>
        <w:t xml:space="preserve"> to the reflection and quiz questions included in the self-learning modality </w:t>
      </w:r>
      <w:r w:rsidR="00201831" w:rsidRPr="002E20A3">
        <w:rPr>
          <w:lang w:val="en-GB"/>
        </w:rPr>
        <w:t xml:space="preserve">is also </w:t>
      </w:r>
      <w:r w:rsidRPr="002E20A3">
        <w:rPr>
          <w:lang w:val="en-GB"/>
        </w:rPr>
        <w:t xml:space="preserve">proposed at the end of the Handbook. </w:t>
      </w:r>
    </w:p>
    <w:p w14:paraId="054A2228" w14:textId="77777777" w:rsidR="00A9382E" w:rsidRPr="002E20A3" w:rsidRDefault="00A9382E" w:rsidP="00DC34BB">
      <w:pPr>
        <w:spacing w:before="240"/>
        <w:jc w:val="both"/>
        <w:rPr>
          <w:b/>
          <w:bCs/>
          <w:lang w:val="en-GB"/>
        </w:rPr>
      </w:pPr>
      <w:r w:rsidRPr="002E20A3">
        <w:rPr>
          <w:b/>
          <w:bCs/>
          <w:lang w:val="en-GB"/>
        </w:rPr>
        <w:t>Legends and symbols</w:t>
      </w:r>
    </w:p>
    <w:p w14:paraId="080D13BA" w14:textId="77777777" w:rsidR="00A9382E" w:rsidRPr="002E20A3" w:rsidRDefault="00A9382E" w:rsidP="004C3845">
      <w:pPr>
        <w:jc w:val="both"/>
        <w:rPr>
          <w:lang w:val="en-GB"/>
        </w:rPr>
      </w:pPr>
      <w:r w:rsidRPr="002E20A3">
        <w:rPr>
          <w:lang w:val="en-GB"/>
        </w:rPr>
        <w:lastRenderedPageBreak/>
        <w:t>To ensure user-friendliness, the three learning modalities are colour coded as follows:</w:t>
      </w:r>
    </w:p>
    <w:tbl>
      <w:tblPr>
        <w:tblStyle w:val="TableGrid"/>
        <w:tblW w:w="0" w:type="auto"/>
        <w:tblLook w:val="04A0" w:firstRow="1" w:lastRow="0" w:firstColumn="1" w:lastColumn="0" w:noHBand="0" w:noVBand="1"/>
      </w:tblPr>
      <w:tblGrid>
        <w:gridCol w:w="2547"/>
      </w:tblGrid>
      <w:tr w:rsidR="00A9382E" w:rsidRPr="002E20A3" w14:paraId="27C30F2F" w14:textId="77777777" w:rsidTr="001B74C7">
        <w:tc>
          <w:tcPr>
            <w:tcW w:w="2547" w:type="dxa"/>
            <w:shd w:val="clear" w:color="auto" w:fill="FFFF00"/>
          </w:tcPr>
          <w:p w14:paraId="78BA8D13" w14:textId="77777777" w:rsidR="00A9382E" w:rsidRPr="002E20A3" w:rsidRDefault="00A9382E" w:rsidP="004C3845">
            <w:pPr>
              <w:jc w:val="both"/>
              <w:rPr>
                <w:lang w:val="en-GB"/>
              </w:rPr>
            </w:pPr>
            <w:r w:rsidRPr="002E20A3">
              <w:rPr>
                <w:lang w:val="en-GB"/>
              </w:rPr>
              <w:t>Self-learning modality</w:t>
            </w:r>
          </w:p>
        </w:tc>
      </w:tr>
      <w:tr w:rsidR="00A9382E" w:rsidRPr="002E20A3" w14:paraId="4EC69156" w14:textId="77777777" w:rsidTr="001B74C7">
        <w:tc>
          <w:tcPr>
            <w:tcW w:w="2547" w:type="dxa"/>
            <w:shd w:val="clear" w:color="auto" w:fill="A8D08D" w:themeFill="accent6" w:themeFillTint="99"/>
          </w:tcPr>
          <w:p w14:paraId="012A4C87" w14:textId="77777777" w:rsidR="00A9382E" w:rsidRPr="002E20A3" w:rsidRDefault="00A9382E" w:rsidP="004C3845">
            <w:pPr>
              <w:jc w:val="both"/>
              <w:rPr>
                <w:lang w:val="en-GB"/>
              </w:rPr>
            </w:pPr>
            <w:r w:rsidRPr="002E20A3">
              <w:rPr>
                <w:lang w:val="en-GB"/>
              </w:rPr>
              <w:t>Moderated learning</w:t>
            </w:r>
          </w:p>
        </w:tc>
      </w:tr>
      <w:tr w:rsidR="00A9382E" w:rsidRPr="002E20A3" w14:paraId="693E2FD0" w14:textId="77777777" w:rsidTr="001B74C7">
        <w:tc>
          <w:tcPr>
            <w:tcW w:w="2547" w:type="dxa"/>
            <w:shd w:val="clear" w:color="auto" w:fill="F4B083" w:themeFill="accent2" w:themeFillTint="99"/>
          </w:tcPr>
          <w:p w14:paraId="32C27639" w14:textId="77777777" w:rsidR="00A9382E" w:rsidRPr="002E20A3" w:rsidRDefault="00A9382E" w:rsidP="004C3845">
            <w:pPr>
              <w:jc w:val="both"/>
              <w:rPr>
                <w:lang w:val="en-GB"/>
              </w:rPr>
            </w:pPr>
            <w:r w:rsidRPr="002E20A3">
              <w:rPr>
                <w:lang w:val="en-GB"/>
              </w:rPr>
              <w:t>Enacted learning</w:t>
            </w:r>
          </w:p>
        </w:tc>
      </w:tr>
    </w:tbl>
    <w:p w14:paraId="11BD26DE" w14:textId="77777777" w:rsidR="00A9382E" w:rsidRPr="002E20A3" w:rsidRDefault="00A9382E" w:rsidP="004C3845">
      <w:pPr>
        <w:jc w:val="both"/>
        <w:rPr>
          <w:lang w:val="en-GB"/>
        </w:rPr>
      </w:pPr>
    </w:p>
    <w:p w14:paraId="2088C022" w14:textId="7E1839EA" w:rsidR="00A9382E" w:rsidRPr="002E20A3" w:rsidRDefault="00A9382E" w:rsidP="004C3845">
      <w:pPr>
        <w:jc w:val="both"/>
        <w:rPr>
          <w:lang w:val="en-GB"/>
        </w:rPr>
      </w:pPr>
      <w:r w:rsidRPr="002E20A3">
        <w:rPr>
          <w:lang w:val="en-GB"/>
        </w:rPr>
        <w:t>The Handbook also uses the following symbols/</w:t>
      </w:r>
      <w:del w:id="256" w:author="Author" w:date="2023-02-16T18:26:00Z">
        <w:r w:rsidRPr="002E20A3" w:rsidDel="009B5FC7">
          <w:rPr>
            <w:lang w:val="en-GB"/>
          </w:rPr>
          <w:delText xml:space="preserve"> </w:delText>
        </w:r>
      </w:del>
      <w:r w:rsidRPr="002E20A3">
        <w:rPr>
          <w:lang w:val="en-GB"/>
        </w:rPr>
        <w:t>icons for ease of reference:</w:t>
      </w:r>
    </w:p>
    <w:p w14:paraId="393F95A5" w14:textId="77777777" w:rsidR="00A9382E" w:rsidRPr="002E20A3" w:rsidRDefault="00A9382E" w:rsidP="004C3845">
      <w:pPr>
        <w:jc w:val="both"/>
        <w:rPr>
          <w:lang w:val="en-GB"/>
        </w:rPr>
      </w:pPr>
      <w:r w:rsidRPr="002E20A3">
        <w:rPr>
          <w:noProof/>
          <w:lang w:val="en-GB"/>
        </w:rPr>
        <w:drawing>
          <wp:anchor distT="0" distB="0" distL="114300" distR="114300" simplePos="0" relativeHeight="251658240" behindDoc="0" locked="0" layoutInCell="1" allowOverlap="1" wp14:anchorId="36061601" wp14:editId="2286FFB4">
            <wp:simplePos x="0" y="0"/>
            <wp:positionH relativeFrom="margin">
              <wp:align>left</wp:align>
            </wp:positionH>
            <wp:positionV relativeFrom="paragraph">
              <wp:posOffset>183515</wp:posOffset>
            </wp:positionV>
            <wp:extent cx="336550" cy="329682"/>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5CA4BF" w14:textId="7893D0DC" w:rsidR="00A9382E" w:rsidRPr="002E20A3" w:rsidRDefault="005B35D1" w:rsidP="00DC34BB">
      <w:pPr>
        <w:tabs>
          <w:tab w:val="left" w:pos="1260"/>
        </w:tabs>
        <w:ind w:left="1260" w:hanging="1260"/>
        <w:jc w:val="both"/>
        <w:rPr>
          <w:lang w:val="en-GB"/>
        </w:rPr>
      </w:pPr>
      <w:r w:rsidRPr="002E20A3">
        <w:rPr>
          <w:lang w:val="en-GB"/>
        </w:rPr>
        <w:tab/>
      </w:r>
      <w:r w:rsidR="00A9382E" w:rsidRPr="002E20A3">
        <w:rPr>
          <w:b/>
          <w:bCs/>
          <w:lang w:val="en-GB"/>
        </w:rPr>
        <w:t>Note!</w:t>
      </w:r>
      <w:r w:rsidR="00A9382E" w:rsidRPr="002E20A3">
        <w:rPr>
          <w:lang w:val="en-GB"/>
        </w:rPr>
        <w:t xml:space="preserve"> Provides quick information on additional points that should be kept in mind. </w:t>
      </w:r>
    </w:p>
    <w:p w14:paraId="18290A02" w14:textId="77777777" w:rsidR="00A9382E" w:rsidRPr="002E20A3" w:rsidRDefault="00A9382E" w:rsidP="004C3845">
      <w:pPr>
        <w:jc w:val="both"/>
        <w:rPr>
          <w:lang w:val="en-GB"/>
        </w:rPr>
      </w:pPr>
    </w:p>
    <w:p w14:paraId="7971A14D" w14:textId="539CBEB2" w:rsidR="00A9382E" w:rsidRPr="002E20A3" w:rsidRDefault="00A9382E" w:rsidP="00DC34BB">
      <w:pPr>
        <w:tabs>
          <w:tab w:val="left" w:pos="1260"/>
        </w:tabs>
        <w:ind w:left="1260" w:hanging="1260"/>
        <w:jc w:val="both"/>
        <w:rPr>
          <w:lang w:val="en-GB"/>
        </w:rPr>
      </w:pPr>
      <w:r w:rsidRPr="002E20A3">
        <w:rPr>
          <w:noProof/>
          <w:lang w:val="en-GB"/>
        </w:rPr>
        <w:drawing>
          <wp:inline distT="0" distB="0" distL="0" distR="0" wp14:anchorId="300C5FFA" wp14:editId="65CACD83">
            <wp:extent cx="457200" cy="525066"/>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27" t="43308" r="82363" b="27886"/>
                    <a:stretch/>
                  </pic:blipFill>
                  <pic:spPr bwMode="auto">
                    <a:xfrm>
                      <a:off x="0" y="0"/>
                      <a:ext cx="464131" cy="533025"/>
                    </a:xfrm>
                    <a:prstGeom prst="rect">
                      <a:avLst/>
                    </a:prstGeom>
                    <a:ln>
                      <a:noFill/>
                    </a:ln>
                    <a:extLst>
                      <a:ext uri="{53640926-AAD7-44D8-BBD7-CCE9431645EC}">
                        <a14:shadowObscured xmlns:a14="http://schemas.microsoft.com/office/drawing/2010/main"/>
                      </a:ext>
                    </a:extLst>
                  </pic:spPr>
                </pic:pic>
              </a:graphicData>
            </a:graphic>
          </wp:inline>
        </w:drawing>
      </w:r>
      <w:r w:rsidR="005B35D1" w:rsidRPr="002E20A3">
        <w:rPr>
          <w:lang w:val="en-GB"/>
        </w:rPr>
        <w:tab/>
      </w:r>
      <w:r w:rsidRPr="002E20A3">
        <w:rPr>
          <w:b/>
          <w:bCs/>
          <w:lang w:val="en-GB"/>
        </w:rPr>
        <w:t>Did you know?</w:t>
      </w:r>
      <w:r w:rsidRPr="002E20A3">
        <w:rPr>
          <w:lang w:val="en-GB"/>
        </w:rPr>
        <w:t xml:space="preserve"> Provides additional information to enhance understanding o</w:t>
      </w:r>
      <w:ins w:id="257" w:author="Author" w:date="2023-02-16T18:26:00Z">
        <w:r w:rsidR="009B5FC7">
          <w:rPr>
            <w:lang w:val="en-GB"/>
          </w:rPr>
          <w:t>f</w:t>
        </w:r>
      </w:ins>
      <w:del w:id="258" w:author="Author" w:date="2023-02-16T18:26:00Z">
        <w:r w:rsidRPr="002E20A3" w:rsidDel="009B5FC7">
          <w:rPr>
            <w:lang w:val="en-GB"/>
          </w:rPr>
          <w:delText>n</w:delText>
        </w:r>
      </w:del>
      <w:r w:rsidRPr="002E20A3">
        <w:rPr>
          <w:lang w:val="en-GB"/>
        </w:rPr>
        <w:t xml:space="preserve"> the topic, for instance through definitions. </w:t>
      </w:r>
    </w:p>
    <w:p w14:paraId="1745F81E" w14:textId="75AB9C50" w:rsidR="00A9382E" w:rsidRPr="002E20A3" w:rsidRDefault="00A9382E" w:rsidP="00DC34BB">
      <w:pPr>
        <w:tabs>
          <w:tab w:val="left" w:pos="1260"/>
        </w:tabs>
        <w:ind w:left="1260" w:hanging="1260"/>
        <w:jc w:val="both"/>
        <w:rPr>
          <w:lang w:val="en-GB"/>
        </w:rPr>
      </w:pPr>
      <w:r w:rsidRPr="002E20A3">
        <w:rPr>
          <w:noProof/>
          <w:lang w:val="en-GB"/>
        </w:rPr>
        <w:drawing>
          <wp:inline distT="0" distB="0" distL="0" distR="0" wp14:anchorId="303B16AC" wp14:editId="65E19687">
            <wp:extent cx="393700" cy="619125"/>
            <wp:effectExtent l="0" t="0" r="635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413" t="27827" r="12919" b="33960"/>
                    <a:stretch/>
                  </pic:blipFill>
                  <pic:spPr bwMode="auto">
                    <a:xfrm>
                      <a:off x="0" y="0"/>
                      <a:ext cx="396737" cy="623901"/>
                    </a:xfrm>
                    <a:prstGeom prst="rect">
                      <a:avLst/>
                    </a:prstGeom>
                    <a:ln>
                      <a:noFill/>
                    </a:ln>
                    <a:extLst>
                      <a:ext uri="{53640926-AAD7-44D8-BBD7-CCE9431645EC}">
                        <a14:shadowObscured xmlns:a14="http://schemas.microsoft.com/office/drawing/2010/main"/>
                      </a:ext>
                    </a:extLst>
                  </pic:spPr>
                </pic:pic>
              </a:graphicData>
            </a:graphic>
          </wp:inline>
        </w:drawing>
      </w:r>
      <w:r w:rsidR="005B35D1" w:rsidRPr="002E20A3">
        <w:rPr>
          <w:lang w:val="en-GB"/>
        </w:rPr>
        <w:tab/>
      </w:r>
      <w:r w:rsidRPr="002E20A3">
        <w:rPr>
          <w:b/>
          <w:bCs/>
          <w:lang w:val="en-GB"/>
        </w:rPr>
        <w:t>Remember!</w:t>
      </w:r>
      <w:r w:rsidRPr="002E20A3">
        <w:rPr>
          <w:lang w:val="en-GB"/>
        </w:rPr>
        <w:t xml:space="preserve"> Provides practical tips to enhance learning and/</w:t>
      </w:r>
      <w:del w:id="259" w:author="Author" w:date="2023-02-16T18:26:00Z">
        <w:r w:rsidRPr="002E20A3" w:rsidDel="009B5FC7">
          <w:rPr>
            <w:lang w:val="en-GB"/>
          </w:rPr>
          <w:delText xml:space="preserve"> </w:delText>
        </w:r>
      </w:del>
      <w:r w:rsidRPr="002E20A3">
        <w:rPr>
          <w:lang w:val="en-GB"/>
        </w:rPr>
        <w:t xml:space="preserve">or delivery. </w:t>
      </w:r>
    </w:p>
    <w:p w14:paraId="724C5529" w14:textId="77777777" w:rsidR="00A9382E" w:rsidRPr="002E20A3" w:rsidRDefault="00A9382E" w:rsidP="004C3845">
      <w:pPr>
        <w:jc w:val="both"/>
        <w:rPr>
          <w:lang w:val="en-GB"/>
        </w:rPr>
      </w:pPr>
    </w:p>
    <w:p w14:paraId="756C03EC" w14:textId="14197E1B" w:rsidR="00A9382E" w:rsidRPr="002E20A3" w:rsidRDefault="00A9382E" w:rsidP="00DC34BB">
      <w:pPr>
        <w:tabs>
          <w:tab w:val="left" w:pos="1260"/>
        </w:tabs>
        <w:ind w:left="1260" w:hanging="1260"/>
        <w:jc w:val="both"/>
        <w:rPr>
          <w:lang w:val="en-GB"/>
        </w:rPr>
      </w:pPr>
      <w:r w:rsidRPr="002E20A3">
        <w:rPr>
          <w:noProof/>
          <w:lang w:val="en-GB"/>
        </w:rPr>
        <w:drawing>
          <wp:inline distT="0" distB="0" distL="0" distR="0" wp14:anchorId="1A58B547" wp14:editId="582F1E69">
            <wp:extent cx="488950" cy="466892"/>
            <wp:effectExtent l="0" t="0" r="63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45" t="44288" r="68695" b="30825"/>
                    <a:stretch/>
                  </pic:blipFill>
                  <pic:spPr bwMode="auto">
                    <a:xfrm>
                      <a:off x="0" y="0"/>
                      <a:ext cx="493794" cy="471518"/>
                    </a:xfrm>
                    <a:prstGeom prst="rect">
                      <a:avLst/>
                    </a:prstGeom>
                    <a:ln>
                      <a:noFill/>
                    </a:ln>
                    <a:extLst>
                      <a:ext uri="{53640926-AAD7-44D8-BBD7-CCE9431645EC}">
                        <a14:shadowObscured xmlns:a14="http://schemas.microsoft.com/office/drawing/2010/main"/>
                      </a:ext>
                    </a:extLst>
                  </pic:spPr>
                </pic:pic>
              </a:graphicData>
            </a:graphic>
          </wp:inline>
        </w:drawing>
      </w:r>
      <w:r w:rsidRPr="002E20A3">
        <w:rPr>
          <w:lang w:val="en-GB"/>
        </w:rPr>
        <w:t xml:space="preserve"> </w:t>
      </w:r>
      <w:r w:rsidR="005B35D1" w:rsidRPr="002E20A3">
        <w:rPr>
          <w:lang w:val="en-GB"/>
        </w:rPr>
        <w:tab/>
      </w:r>
      <w:r w:rsidRPr="002E20A3">
        <w:rPr>
          <w:b/>
          <w:bCs/>
          <w:lang w:val="en-GB"/>
        </w:rPr>
        <w:t>Quotes:</w:t>
      </w:r>
      <w:r w:rsidRPr="002E20A3">
        <w:rPr>
          <w:lang w:val="en-GB"/>
        </w:rPr>
        <w:t xml:space="preserve"> Provides relevant quotations from </w:t>
      </w:r>
      <w:del w:id="260" w:author="Author" w:date="2023-02-16T18:26:00Z">
        <w:r w:rsidRPr="002E20A3" w:rsidDel="009B5FC7">
          <w:rPr>
            <w:lang w:val="en-GB"/>
          </w:rPr>
          <w:delText>UN</w:delText>
        </w:r>
      </w:del>
      <w:ins w:id="261" w:author="Author" w:date="2023-02-16T18:26:00Z">
        <w:r w:rsidR="009B5FC7">
          <w:rPr>
            <w:lang w:val="en-GB"/>
          </w:rPr>
          <w:t>United Nations</w:t>
        </w:r>
      </w:ins>
      <w:r w:rsidRPr="002E20A3">
        <w:rPr>
          <w:lang w:val="en-GB"/>
        </w:rPr>
        <w:t xml:space="preserve"> or other sources. </w:t>
      </w:r>
    </w:p>
    <w:p w14:paraId="4BDF62A7" w14:textId="77777777" w:rsidR="00A9382E" w:rsidRPr="002E20A3" w:rsidRDefault="00A9382E" w:rsidP="004C3845">
      <w:pPr>
        <w:jc w:val="both"/>
        <w:rPr>
          <w:lang w:val="en-GB"/>
        </w:rPr>
      </w:pPr>
    </w:p>
    <w:p w14:paraId="53D88C7D" w14:textId="6064E1DC" w:rsidR="00A9382E" w:rsidRPr="002E20A3" w:rsidRDefault="00A9382E" w:rsidP="00DC34BB">
      <w:pPr>
        <w:tabs>
          <w:tab w:val="left" w:pos="1260"/>
        </w:tabs>
        <w:ind w:left="1260" w:hanging="1260"/>
        <w:jc w:val="both"/>
        <w:rPr>
          <w:lang w:val="en-GB"/>
        </w:rPr>
      </w:pPr>
      <w:r w:rsidRPr="002E20A3">
        <w:rPr>
          <w:noProof/>
          <w:lang w:val="en-GB"/>
        </w:rPr>
        <w:drawing>
          <wp:inline distT="0" distB="0" distL="0" distR="0" wp14:anchorId="22AE9623" wp14:editId="1EC27716">
            <wp:extent cx="812800" cy="851877"/>
            <wp:effectExtent l="0" t="0" r="635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911" t="64472" r="63625" b="14168"/>
                    <a:stretch/>
                  </pic:blipFill>
                  <pic:spPr bwMode="auto">
                    <a:xfrm>
                      <a:off x="0" y="0"/>
                      <a:ext cx="814804" cy="853978"/>
                    </a:xfrm>
                    <a:prstGeom prst="rect">
                      <a:avLst/>
                    </a:prstGeom>
                    <a:ln>
                      <a:noFill/>
                    </a:ln>
                    <a:extLst>
                      <a:ext uri="{53640926-AAD7-44D8-BBD7-CCE9431645EC}">
                        <a14:shadowObscured xmlns:a14="http://schemas.microsoft.com/office/drawing/2010/main"/>
                      </a:ext>
                    </a:extLst>
                  </pic:spPr>
                </pic:pic>
              </a:graphicData>
            </a:graphic>
          </wp:inline>
        </w:drawing>
      </w:r>
      <w:commentRangeStart w:id="262"/>
      <w:r w:rsidRPr="002E20A3">
        <w:rPr>
          <w:lang w:val="en-GB"/>
        </w:rPr>
        <w:t>Handouts/</w:t>
      </w:r>
      <w:del w:id="263" w:author="Author" w:date="2023-02-16T18:26:00Z">
        <w:r w:rsidRPr="002E20A3" w:rsidDel="009B5FC7">
          <w:rPr>
            <w:lang w:val="en-GB"/>
          </w:rPr>
          <w:delText xml:space="preserve"> </w:delText>
        </w:r>
      </w:del>
      <w:r w:rsidRPr="002E20A3">
        <w:rPr>
          <w:lang w:val="en-GB"/>
        </w:rPr>
        <w:t xml:space="preserve">documents </w:t>
      </w:r>
      <w:commentRangeEnd w:id="262"/>
      <w:r w:rsidR="009B5FC7">
        <w:rPr>
          <w:rStyle w:val="CommentReference"/>
        </w:rPr>
        <w:commentReference w:id="262"/>
      </w:r>
      <w:r w:rsidRPr="002E20A3">
        <w:rPr>
          <w:lang w:val="en-GB"/>
        </w:rPr>
        <w:t xml:space="preserve">that need to be </w:t>
      </w:r>
      <w:r w:rsidRPr="002E20A3">
        <w:rPr>
          <w:b/>
          <w:bCs/>
          <w:lang w:val="en-GB"/>
        </w:rPr>
        <w:t>printed and cut</w:t>
      </w:r>
      <w:r w:rsidRPr="002E20A3">
        <w:rPr>
          <w:lang w:val="en-GB"/>
        </w:rPr>
        <w:t xml:space="preserve"> out prior to the training. </w:t>
      </w:r>
    </w:p>
    <w:p w14:paraId="35927FDC" w14:textId="77777777" w:rsidR="00A9382E" w:rsidRPr="002E20A3" w:rsidRDefault="00A9382E" w:rsidP="004C3845">
      <w:pPr>
        <w:jc w:val="both"/>
        <w:rPr>
          <w:lang w:val="en-GB"/>
        </w:rPr>
      </w:pPr>
    </w:p>
    <w:p w14:paraId="503FFCB4" w14:textId="77777777" w:rsidR="00A9382E" w:rsidRPr="002E20A3" w:rsidRDefault="00A9382E" w:rsidP="004C3845">
      <w:pPr>
        <w:jc w:val="both"/>
        <w:rPr>
          <w:lang w:val="en-GB"/>
        </w:rPr>
      </w:pPr>
      <w:r w:rsidRPr="002E20A3">
        <w:rPr>
          <w:noProof/>
          <w:lang w:val="en-GB"/>
        </w:rPr>
        <w:drawing>
          <wp:anchor distT="0" distB="0" distL="114300" distR="114300" simplePos="0" relativeHeight="251658241" behindDoc="0" locked="0" layoutInCell="1" allowOverlap="1" wp14:anchorId="255F4D94" wp14:editId="542FDE49">
            <wp:simplePos x="0" y="0"/>
            <wp:positionH relativeFrom="column">
              <wp:posOffset>114300</wp:posOffset>
            </wp:positionH>
            <wp:positionV relativeFrom="paragraph">
              <wp:posOffset>57150</wp:posOffset>
            </wp:positionV>
            <wp:extent cx="622300" cy="553553"/>
            <wp:effectExtent l="0" t="0" r="635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6338" t="38328" r="53424" b="13854"/>
                    <a:stretch/>
                  </pic:blipFill>
                  <pic:spPr bwMode="auto">
                    <a:xfrm>
                      <a:off x="0" y="0"/>
                      <a:ext cx="622300" cy="5535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E60CE" w14:textId="5069372A" w:rsidR="00A9382E" w:rsidRPr="002E20A3" w:rsidRDefault="00A9382E" w:rsidP="005B35D1">
      <w:pPr>
        <w:tabs>
          <w:tab w:val="left" w:pos="1260"/>
        </w:tabs>
        <w:ind w:left="1260" w:hanging="1260"/>
        <w:jc w:val="both"/>
        <w:rPr>
          <w:lang w:val="en-GB"/>
        </w:rPr>
      </w:pPr>
      <w:r w:rsidRPr="002E20A3">
        <w:rPr>
          <w:lang w:val="en-GB"/>
        </w:rPr>
        <w:t xml:space="preserve">Indicates that facilitator needs to consult </w:t>
      </w:r>
      <w:r w:rsidRPr="002E20A3">
        <w:rPr>
          <w:b/>
          <w:bCs/>
          <w:lang w:val="en-GB"/>
        </w:rPr>
        <w:t>further information</w:t>
      </w:r>
      <w:r w:rsidRPr="002E20A3">
        <w:rPr>
          <w:lang w:val="en-GB"/>
        </w:rPr>
        <w:t xml:space="preserve"> elsewhere in the case study and/</w:t>
      </w:r>
      <w:del w:id="264" w:author="Author" w:date="2023-02-16T18:27:00Z">
        <w:r w:rsidRPr="002E20A3" w:rsidDel="009B5FC7">
          <w:rPr>
            <w:lang w:val="en-GB"/>
          </w:rPr>
          <w:delText xml:space="preserve"> </w:delText>
        </w:r>
      </w:del>
      <w:r w:rsidRPr="002E20A3">
        <w:rPr>
          <w:lang w:val="en-GB"/>
        </w:rPr>
        <w:t xml:space="preserve">or in the </w:t>
      </w:r>
      <w:r w:rsidR="00D52E6B" w:rsidRPr="002E20A3">
        <w:rPr>
          <w:lang w:val="en-GB"/>
        </w:rPr>
        <w:t>PowerPoint</w:t>
      </w:r>
      <w:r w:rsidRPr="002E20A3">
        <w:rPr>
          <w:lang w:val="en-GB"/>
        </w:rPr>
        <w:t xml:space="preserve"> </w:t>
      </w:r>
      <w:del w:id="265" w:author="Author" w:date="2023-02-16T18:27:00Z">
        <w:r w:rsidRPr="002E20A3" w:rsidDel="009B5FC7">
          <w:rPr>
            <w:lang w:val="en-GB"/>
          </w:rPr>
          <w:delText>P</w:delText>
        </w:r>
      </w:del>
      <w:ins w:id="266" w:author="Author" w:date="2023-02-16T18:27:00Z">
        <w:r w:rsidR="009B5FC7">
          <w:rPr>
            <w:lang w:val="en-GB"/>
          </w:rPr>
          <w:t>p</w:t>
        </w:r>
      </w:ins>
      <w:r w:rsidRPr="002E20A3">
        <w:rPr>
          <w:lang w:val="en-GB"/>
        </w:rPr>
        <w:t xml:space="preserve">resentation. </w:t>
      </w:r>
    </w:p>
    <w:p w14:paraId="794C7529" w14:textId="77777777" w:rsidR="00171C89" w:rsidRPr="002E20A3" w:rsidRDefault="00171C89" w:rsidP="00DC34BB">
      <w:pPr>
        <w:tabs>
          <w:tab w:val="left" w:pos="1260"/>
        </w:tabs>
        <w:ind w:left="1260" w:hanging="1260"/>
        <w:jc w:val="both"/>
        <w:rPr>
          <w:lang w:val="en-GB"/>
        </w:rPr>
      </w:pPr>
    </w:p>
    <w:p w14:paraId="25648964" w14:textId="2AF82EB0" w:rsidR="00A9382E" w:rsidRPr="002E20A3" w:rsidRDefault="00554486" w:rsidP="005B35D1">
      <w:pPr>
        <w:tabs>
          <w:tab w:val="left" w:pos="1260"/>
        </w:tabs>
        <w:ind w:left="1260" w:hanging="1260"/>
        <w:jc w:val="both"/>
        <w:rPr>
          <w:lang w:val="en-GB"/>
        </w:rPr>
      </w:pPr>
      <w:r w:rsidRPr="002E20A3">
        <w:rPr>
          <w:noProof/>
          <w:lang w:val="en-GB"/>
        </w:rPr>
        <w:drawing>
          <wp:anchor distT="0" distB="0" distL="114300" distR="114300" simplePos="0" relativeHeight="251658278" behindDoc="0" locked="0" layoutInCell="1" allowOverlap="1" wp14:anchorId="05212D93" wp14:editId="0C694E21">
            <wp:simplePos x="0" y="0"/>
            <wp:positionH relativeFrom="column">
              <wp:posOffset>1905</wp:posOffset>
            </wp:positionH>
            <wp:positionV relativeFrom="paragraph">
              <wp:posOffset>1905</wp:posOffset>
            </wp:positionV>
            <wp:extent cx="603249" cy="556592"/>
            <wp:effectExtent l="0" t="0" r="6985" b="0"/>
            <wp:wrapSquare wrapText="bothSides"/>
            <wp:docPr id="1073741999" name="Image 107374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6365" t="38542" r="63129" b="44224"/>
                    <a:stretch/>
                  </pic:blipFill>
                  <pic:spPr bwMode="auto">
                    <a:xfrm>
                      <a:off x="0" y="0"/>
                      <a:ext cx="603249" cy="556592"/>
                    </a:xfrm>
                    <a:prstGeom prst="rect">
                      <a:avLst/>
                    </a:prstGeom>
                    <a:ln>
                      <a:noFill/>
                    </a:ln>
                    <a:extLst>
                      <a:ext uri="{53640926-AAD7-44D8-BBD7-CCE9431645EC}">
                        <a14:shadowObscured xmlns:a14="http://schemas.microsoft.com/office/drawing/2010/main"/>
                      </a:ext>
                    </a:extLst>
                  </pic:spPr>
                </pic:pic>
              </a:graphicData>
            </a:graphic>
          </wp:anchor>
        </w:drawing>
      </w:r>
      <w:r w:rsidR="00A9382E" w:rsidRPr="002E20A3">
        <w:rPr>
          <w:lang w:val="en-GB"/>
        </w:rPr>
        <w:tab/>
      </w:r>
      <w:r w:rsidR="00475B3D" w:rsidRPr="002E20A3">
        <w:rPr>
          <w:lang w:val="en-GB"/>
        </w:rPr>
        <w:br/>
      </w:r>
      <w:r w:rsidR="00A9382E" w:rsidRPr="002E20A3">
        <w:rPr>
          <w:lang w:val="en-GB"/>
        </w:rPr>
        <w:t>Requires participants/</w:t>
      </w:r>
      <w:del w:id="267" w:author="Author" w:date="2023-02-16T18:27:00Z">
        <w:r w:rsidR="00A9382E" w:rsidRPr="002E20A3" w:rsidDel="009B5FC7">
          <w:rPr>
            <w:lang w:val="en-GB"/>
          </w:rPr>
          <w:delText xml:space="preserve"> </w:delText>
        </w:r>
      </w:del>
      <w:r w:rsidR="00A9382E" w:rsidRPr="002E20A3">
        <w:rPr>
          <w:lang w:val="en-GB"/>
        </w:rPr>
        <w:t xml:space="preserve">facilitators to refer to the </w:t>
      </w:r>
      <w:r w:rsidR="00A9382E" w:rsidRPr="002E20A3">
        <w:rPr>
          <w:b/>
          <w:bCs/>
          <w:lang w:val="en-GB"/>
        </w:rPr>
        <w:t>setting</w:t>
      </w:r>
      <w:r w:rsidR="00A9382E" w:rsidRPr="002E20A3">
        <w:rPr>
          <w:lang w:val="en-GB"/>
        </w:rPr>
        <w:t xml:space="preserve"> presented at the beginning of the case study. </w:t>
      </w:r>
    </w:p>
    <w:p w14:paraId="3B0AC91C" w14:textId="77777777" w:rsidR="00475B3D" w:rsidRPr="002E20A3" w:rsidRDefault="00475B3D" w:rsidP="00DC34BB">
      <w:pPr>
        <w:tabs>
          <w:tab w:val="left" w:pos="1260"/>
        </w:tabs>
        <w:ind w:left="1260" w:hanging="1260"/>
        <w:jc w:val="both"/>
        <w:rPr>
          <w:lang w:val="en-GB"/>
        </w:rPr>
      </w:pPr>
    </w:p>
    <w:p w14:paraId="1CF790E8" w14:textId="77777777" w:rsidR="00A9382E" w:rsidRPr="002E20A3" w:rsidRDefault="00A9382E" w:rsidP="00DC34BB">
      <w:pPr>
        <w:spacing w:before="240"/>
        <w:jc w:val="both"/>
        <w:rPr>
          <w:b/>
          <w:bCs/>
          <w:lang w:val="en-GB"/>
        </w:rPr>
      </w:pPr>
      <w:r w:rsidRPr="002E20A3">
        <w:rPr>
          <w:b/>
          <w:bCs/>
          <w:lang w:val="en-GB"/>
        </w:rPr>
        <w:t>Facilitator instructions</w:t>
      </w:r>
    </w:p>
    <w:p w14:paraId="607EC402" w14:textId="62F90B29" w:rsidR="00A9382E" w:rsidRPr="002E20A3" w:rsidRDefault="00A9382E" w:rsidP="004C3845">
      <w:pPr>
        <w:jc w:val="both"/>
        <w:rPr>
          <w:lang w:val="en-GB"/>
        </w:rPr>
      </w:pPr>
      <w:r w:rsidRPr="002E20A3">
        <w:rPr>
          <w:lang w:val="en-GB"/>
        </w:rPr>
        <w:lastRenderedPageBreak/>
        <w:t xml:space="preserve">Facilitator instructions on how to run the moderated and enacted learning modalities are included at the end of each modality (moderated and enacted) of each case study. </w:t>
      </w:r>
    </w:p>
    <w:p w14:paraId="7A32759D" w14:textId="77777777" w:rsidR="00A9382E" w:rsidRPr="002E20A3" w:rsidRDefault="00A9382E" w:rsidP="004C3845">
      <w:pPr>
        <w:jc w:val="both"/>
        <w:rPr>
          <w:lang w:val="en-GB"/>
        </w:rPr>
      </w:pPr>
      <w:r w:rsidRPr="002E20A3">
        <w:rPr>
          <w:lang w:val="en-GB"/>
        </w:rPr>
        <w:t>The facilitator instructions contain the following:</w:t>
      </w:r>
    </w:p>
    <w:p w14:paraId="7CD6EFA8" w14:textId="52FB0A2F" w:rsidR="00A9382E" w:rsidRPr="002E20A3" w:rsidRDefault="00A9382E" w:rsidP="004C3845">
      <w:pPr>
        <w:pStyle w:val="ListParagraph"/>
        <w:numPr>
          <w:ilvl w:val="0"/>
          <w:numId w:val="5"/>
        </w:numPr>
        <w:jc w:val="both"/>
        <w:rPr>
          <w:lang w:val="en-GB"/>
        </w:rPr>
      </w:pPr>
      <w:r w:rsidRPr="002E20A3">
        <w:rPr>
          <w:b/>
          <w:bCs/>
          <w:lang w:val="en-GB"/>
        </w:rPr>
        <w:t xml:space="preserve">Overview of </w:t>
      </w:r>
      <w:commentRangeStart w:id="268"/>
      <w:r w:rsidRPr="002E20A3">
        <w:rPr>
          <w:b/>
          <w:bCs/>
          <w:lang w:val="en-GB"/>
        </w:rPr>
        <w:t>exercise</w:t>
      </w:r>
      <w:r w:rsidRPr="002E20A3">
        <w:rPr>
          <w:lang w:val="en-GB"/>
        </w:rPr>
        <w:t xml:space="preserve">: Includes </w:t>
      </w:r>
      <w:commentRangeEnd w:id="268"/>
      <w:r w:rsidR="00E51AC3">
        <w:rPr>
          <w:rStyle w:val="CommentReference"/>
        </w:rPr>
        <w:commentReference w:id="268"/>
      </w:r>
      <w:r w:rsidRPr="002E20A3">
        <w:rPr>
          <w:lang w:val="en-GB"/>
        </w:rPr>
        <w:t>task, duration and list of support material</w:t>
      </w:r>
      <w:ins w:id="269" w:author="Author" w:date="2023-02-16T18:28:00Z">
        <w:r w:rsidR="00E51AC3">
          <w:rPr>
            <w:lang w:val="en-GB"/>
          </w:rPr>
          <w:t>s</w:t>
        </w:r>
      </w:ins>
      <w:r w:rsidRPr="002E20A3">
        <w:rPr>
          <w:lang w:val="en-GB"/>
        </w:rPr>
        <w:t>;</w:t>
      </w:r>
    </w:p>
    <w:p w14:paraId="5CB50853" w14:textId="7629A19D" w:rsidR="00A9382E" w:rsidRPr="002E20A3" w:rsidRDefault="00A9382E" w:rsidP="004C3845">
      <w:pPr>
        <w:pStyle w:val="ListParagraph"/>
        <w:numPr>
          <w:ilvl w:val="0"/>
          <w:numId w:val="5"/>
        </w:numPr>
        <w:jc w:val="both"/>
        <w:rPr>
          <w:lang w:val="en-GB"/>
        </w:rPr>
      </w:pPr>
      <w:r w:rsidRPr="002E20A3">
        <w:rPr>
          <w:b/>
          <w:bCs/>
          <w:lang w:val="en-GB"/>
        </w:rPr>
        <w:t xml:space="preserve">Facilitator </w:t>
      </w:r>
      <w:r w:rsidR="00E62D3E" w:rsidRPr="002E20A3">
        <w:rPr>
          <w:b/>
          <w:bCs/>
          <w:lang w:val="en-GB"/>
        </w:rPr>
        <w:t>c</w:t>
      </w:r>
      <w:r w:rsidRPr="002E20A3">
        <w:rPr>
          <w:b/>
          <w:bCs/>
          <w:lang w:val="en-GB"/>
        </w:rPr>
        <w:t>hecklist</w:t>
      </w:r>
      <w:r w:rsidRPr="002E20A3">
        <w:rPr>
          <w:lang w:val="en-GB"/>
        </w:rPr>
        <w:t>: Includes a list of elements that need to be prepared, consulted or considered prior to the training;</w:t>
      </w:r>
    </w:p>
    <w:p w14:paraId="280D4194" w14:textId="77777777" w:rsidR="00A9382E" w:rsidRPr="002E20A3" w:rsidRDefault="00A9382E" w:rsidP="004C3845">
      <w:pPr>
        <w:pStyle w:val="ListParagraph"/>
        <w:numPr>
          <w:ilvl w:val="0"/>
          <w:numId w:val="5"/>
        </w:numPr>
        <w:jc w:val="both"/>
        <w:rPr>
          <w:lang w:val="en-GB"/>
        </w:rPr>
      </w:pPr>
      <w:r w:rsidRPr="002E20A3">
        <w:rPr>
          <w:b/>
          <w:bCs/>
          <w:lang w:val="en-GB"/>
        </w:rPr>
        <w:t>Delivery instructions</w:t>
      </w:r>
      <w:r w:rsidRPr="002E20A3">
        <w:rPr>
          <w:lang w:val="en-GB"/>
        </w:rPr>
        <w:t>: Includes instructions on the preparation, introduction of task, delivery, debrief and use of the presentation;</w:t>
      </w:r>
    </w:p>
    <w:p w14:paraId="1F99940C" w14:textId="77777777" w:rsidR="00A9382E" w:rsidRPr="002E20A3" w:rsidRDefault="00A9382E" w:rsidP="004C3845">
      <w:pPr>
        <w:pStyle w:val="ListParagraph"/>
        <w:numPr>
          <w:ilvl w:val="0"/>
          <w:numId w:val="5"/>
        </w:numPr>
        <w:jc w:val="both"/>
        <w:rPr>
          <w:lang w:val="en-GB"/>
        </w:rPr>
      </w:pPr>
      <w:r w:rsidRPr="002E20A3">
        <w:rPr>
          <w:b/>
          <w:bCs/>
          <w:lang w:val="en-GB"/>
        </w:rPr>
        <w:t>Injects</w:t>
      </w:r>
      <w:r w:rsidRPr="002E20A3">
        <w:rPr>
          <w:lang w:val="en-GB"/>
        </w:rPr>
        <w:t xml:space="preserve">: Includes injects that will need to be introduced by the facilitator in the course of the exercise. </w:t>
      </w:r>
    </w:p>
    <w:p w14:paraId="61D15C8F" w14:textId="5DA81B01" w:rsidR="00A9382E" w:rsidRPr="002E20A3" w:rsidRDefault="00A9382E" w:rsidP="004C3845">
      <w:pPr>
        <w:jc w:val="both"/>
        <w:rPr>
          <w:lang w:val="en-GB"/>
        </w:rPr>
      </w:pPr>
      <w:r w:rsidRPr="002E20A3">
        <w:rPr>
          <w:lang w:val="en-GB"/>
        </w:rPr>
        <w:t>All documents included in the facilitator instruction</w:t>
      </w:r>
      <w:del w:id="270" w:author="Author" w:date="2023-02-16T18:29:00Z">
        <w:r w:rsidRPr="002E20A3" w:rsidDel="00E51AC3">
          <w:rPr>
            <w:lang w:val="en-GB"/>
          </w:rPr>
          <w:delText>s</w:delText>
        </w:r>
      </w:del>
      <w:r w:rsidRPr="002E20A3">
        <w:rPr>
          <w:lang w:val="en-GB"/>
        </w:rPr>
        <w:t xml:space="preserve"> sections are intended for facilitators only. Participants’ versions of the same documents are included in the participants’ sections and also in the Facilitator Resource Package (</w:t>
      </w:r>
      <w:r w:rsidRPr="00E51AC3">
        <w:rPr>
          <w:lang w:val="en-GB"/>
          <w:rPrChange w:id="271" w:author="Author" w:date="2023-02-16T18:29:00Z">
            <w:rPr>
              <w:i/>
              <w:iCs/>
              <w:lang w:val="en-GB"/>
            </w:rPr>
          </w:rPrChange>
        </w:rPr>
        <w:t>see below</w:t>
      </w:r>
      <w:r w:rsidRPr="002E20A3">
        <w:rPr>
          <w:lang w:val="en-GB"/>
        </w:rPr>
        <w:t xml:space="preserve">). </w:t>
      </w:r>
    </w:p>
    <w:p w14:paraId="300A6C12" w14:textId="15FF14E5" w:rsidR="002A314C" w:rsidRPr="002E20A3" w:rsidRDefault="002A314C" w:rsidP="004C3845">
      <w:pPr>
        <w:jc w:val="both"/>
        <w:rPr>
          <w:b/>
          <w:bCs/>
          <w:lang w:val="en-GB"/>
        </w:rPr>
      </w:pPr>
      <w:r w:rsidRPr="002E20A3">
        <w:rPr>
          <w:b/>
          <w:bCs/>
          <w:lang w:val="en-GB"/>
        </w:rPr>
        <w:t>Supporting documents</w:t>
      </w:r>
    </w:p>
    <w:p w14:paraId="13A64DD2" w14:textId="470EF2AC" w:rsidR="00A9382E" w:rsidRPr="002E20A3" w:rsidRDefault="00E51AC3">
      <w:pPr>
        <w:pStyle w:val="ListParagraph"/>
        <w:rPr>
          <w:lang w:val="en-GB"/>
        </w:rPr>
        <w:pPrChange w:id="272" w:author="Author" w:date="2023-02-16T18:31:00Z">
          <w:pPr>
            <w:pStyle w:val="ListParagraph"/>
            <w:numPr>
              <w:numId w:val="130"/>
            </w:numPr>
            <w:ind w:hanging="360"/>
          </w:pPr>
        </w:pPrChange>
      </w:pPr>
      <w:ins w:id="273" w:author="Author" w:date="2023-02-16T18:31:00Z">
        <w:r>
          <w:rPr>
            <w:b/>
            <w:bCs/>
            <w:lang w:val="en-GB"/>
          </w:rPr>
          <w:t xml:space="preserve">(a) </w:t>
        </w:r>
      </w:ins>
      <w:r w:rsidR="00A9382E" w:rsidRPr="002E20A3">
        <w:rPr>
          <w:b/>
          <w:bCs/>
          <w:lang w:val="en-GB"/>
        </w:rPr>
        <w:t>Presentations</w:t>
      </w:r>
      <w:r w:rsidR="00A9382E" w:rsidRPr="002E20A3">
        <w:rPr>
          <w:lang w:val="en-GB"/>
        </w:rPr>
        <w:t xml:space="preserve"> </w:t>
      </w:r>
    </w:p>
    <w:p w14:paraId="5F2F2952" w14:textId="0A7C2319" w:rsidR="00A9382E" w:rsidRPr="002E20A3" w:rsidRDefault="00A9382E" w:rsidP="002B7818">
      <w:pPr>
        <w:ind w:left="360"/>
        <w:jc w:val="both"/>
        <w:rPr>
          <w:lang w:val="en-GB"/>
        </w:rPr>
      </w:pPr>
      <w:r w:rsidRPr="002E20A3">
        <w:rPr>
          <w:lang w:val="en-GB"/>
        </w:rPr>
        <w:t xml:space="preserve">Each case study includes </w:t>
      </w:r>
      <w:r w:rsidR="00A811C4" w:rsidRPr="002E20A3">
        <w:rPr>
          <w:lang w:val="en-GB"/>
        </w:rPr>
        <w:t xml:space="preserve">three </w:t>
      </w:r>
      <w:r w:rsidRPr="002E20A3">
        <w:rPr>
          <w:lang w:val="en-GB"/>
        </w:rPr>
        <w:t xml:space="preserve">presentations </w:t>
      </w:r>
      <w:r w:rsidR="00F73ADE" w:rsidRPr="002E20A3">
        <w:rPr>
          <w:lang w:val="en-GB"/>
        </w:rPr>
        <w:t>that will serve to reinforce learning for the moderated and enacted learning modalities. These presentations include</w:t>
      </w:r>
      <w:del w:id="274" w:author="Author" w:date="2023-02-16T18:31:00Z">
        <w:r w:rsidR="00F73ADE" w:rsidRPr="002E20A3" w:rsidDel="00E51AC3">
          <w:rPr>
            <w:lang w:val="en-GB"/>
          </w:rPr>
          <w:delText>:</w:delText>
        </w:r>
      </w:del>
      <w:r w:rsidR="00F73ADE" w:rsidRPr="002E20A3">
        <w:rPr>
          <w:lang w:val="en-GB"/>
        </w:rPr>
        <w:t xml:space="preserve"> </w:t>
      </w:r>
      <w:r w:rsidR="00A811C4" w:rsidRPr="002E20A3">
        <w:rPr>
          <w:lang w:val="en-GB"/>
        </w:rPr>
        <w:t xml:space="preserve">one </w:t>
      </w:r>
      <w:bookmarkStart w:id="275" w:name="_Hlk100439390"/>
      <w:r w:rsidR="00A811C4" w:rsidRPr="002E20A3">
        <w:rPr>
          <w:lang w:val="en-GB"/>
        </w:rPr>
        <w:t xml:space="preserve">generic presentation on </w:t>
      </w:r>
      <w:r w:rsidR="00E749C6" w:rsidRPr="002E20A3">
        <w:rPr>
          <w:lang w:val="en-GB"/>
        </w:rPr>
        <w:t>integrating gender into the work of the military</w:t>
      </w:r>
      <w:r w:rsidR="00F73ADE" w:rsidRPr="002E20A3">
        <w:rPr>
          <w:lang w:val="en-GB"/>
        </w:rPr>
        <w:t xml:space="preserve"> </w:t>
      </w:r>
      <w:r w:rsidR="005F3234" w:rsidRPr="002E20A3">
        <w:rPr>
          <w:lang w:val="en-GB"/>
        </w:rPr>
        <w:t xml:space="preserve">that is </w:t>
      </w:r>
      <w:r w:rsidR="00A811C4" w:rsidRPr="002E20A3">
        <w:rPr>
          <w:lang w:val="en-GB"/>
        </w:rPr>
        <w:t xml:space="preserve">applicable </w:t>
      </w:r>
      <w:r w:rsidR="005F3234" w:rsidRPr="002E20A3">
        <w:rPr>
          <w:lang w:val="en-GB"/>
        </w:rPr>
        <w:t>across</w:t>
      </w:r>
      <w:r w:rsidR="00A811C4" w:rsidRPr="002E20A3">
        <w:rPr>
          <w:lang w:val="en-GB"/>
        </w:rPr>
        <w:t xml:space="preserve"> all case studies, </w:t>
      </w:r>
      <w:del w:id="276" w:author="Author" w:date="2023-02-16T18:31:00Z">
        <w:r w:rsidR="00DE4BBD" w:rsidRPr="002E20A3" w:rsidDel="00E51AC3">
          <w:rPr>
            <w:lang w:val="en-GB"/>
          </w:rPr>
          <w:delText>and</w:delText>
        </w:r>
      </w:del>
      <w:ins w:id="277" w:author="Author" w:date="2023-02-16T18:32:00Z">
        <w:r w:rsidR="00E51AC3">
          <w:rPr>
            <w:lang w:val="en-GB"/>
          </w:rPr>
          <w:t>followed by</w:t>
        </w:r>
      </w:ins>
      <w:r w:rsidR="00DE4BBD" w:rsidRPr="002E20A3">
        <w:rPr>
          <w:lang w:val="en-GB"/>
        </w:rPr>
        <w:t xml:space="preserve"> two specific presentations</w:t>
      </w:r>
      <w:r w:rsidR="002E20A3">
        <w:rPr>
          <w:lang w:val="en-GB"/>
        </w:rPr>
        <w:t xml:space="preserve"> – </w:t>
      </w:r>
      <w:r w:rsidRPr="002E20A3">
        <w:rPr>
          <w:lang w:val="en-GB"/>
        </w:rPr>
        <w:t>one for the moderated</w:t>
      </w:r>
      <w:r w:rsidR="00DE4BBD" w:rsidRPr="002E20A3">
        <w:rPr>
          <w:lang w:val="en-GB"/>
        </w:rPr>
        <w:t xml:space="preserve"> learning</w:t>
      </w:r>
      <w:r w:rsidR="00DF1F30" w:rsidRPr="002E20A3">
        <w:rPr>
          <w:lang w:val="en-GB"/>
        </w:rPr>
        <w:t xml:space="preserve"> modality</w:t>
      </w:r>
      <w:r w:rsidR="00A811C4" w:rsidRPr="002E20A3">
        <w:rPr>
          <w:lang w:val="en-GB"/>
        </w:rPr>
        <w:t xml:space="preserve"> and</w:t>
      </w:r>
      <w:r w:rsidR="00DF1F30" w:rsidRPr="002E20A3">
        <w:rPr>
          <w:lang w:val="en-GB"/>
        </w:rPr>
        <w:t xml:space="preserve"> another for the </w:t>
      </w:r>
      <w:r w:rsidRPr="002E20A3">
        <w:rPr>
          <w:lang w:val="en-GB"/>
        </w:rPr>
        <w:t xml:space="preserve">enacted learning </w:t>
      </w:r>
      <w:r w:rsidR="00DF1F30" w:rsidRPr="002E20A3">
        <w:rPr>
          <w:lang w:val="en-GB"/>
        </w:rPr>
        <w:t>modality</w:t>
      </w:r>
      <w:r w:rsidR="00A811C4" w:rsidRPr="002E20A3">
        <w:rPr>
          <w:lang w:val="en-GB"/>
        </w:rPr>
        <w:t>.</w:t>
      </w:r>
      <w:bookmarkEnd w:id="275"/>
      <w:r w:rsidR="00A811C4" w:rsidRPr="002E20A3">
        <w:rPr>
          <w:lang w:val="en-GB"/>
        </w:rPr>
        <w:t xml:space="preserve"> </w:t>
      </w:r>
      <w:r w:rsidR="005F3234" w:rsidRPr="002E20A3">
        <w:rPr>
          <w:lang w:val="en-GB"/>
        </w:rPr>
        <w:t>When conducting a case study, f</w:t>
      </w:r>
      <w:r w:rsidR="00A811C4" w:rsidRPr="002E20A3">
        <w:rPr>
          <w:lang w:val="en-GB"/>
        </w:rPr>
        <w:t>acilitators are invited to use the generic presentation, combined with the moderated or enacted presentation</w:t>
      </w:r>
      <w:r w:rsidR="005F3234" w:rsidRPr="002E20A3">
        <w:rPr>
          <w:lang w:val="en-GB"/>
        </w:rPr>
        <w:t>,</w:t>
      </w:r>
      <w:r w:rsidR="00A811C4" w:rsidRPr="002E20A3">
        <w:rPr>
          <w:lang w:val="en-GB"/>
        </w:rPr>
        <w:t xml:space="preserve"> </w:t>
      </w:r>
      <w:r w:rsidR="005F3234" w:rsidRPr="002E20A3">
        <w:rPr>
          <w:lang w:val="en-GB"/>
        </w:rPr>
        <w:t>according to the learning modality that they have predefined</w:t>
      </w:r>
      <w:r w:rsidR="00A811C4" w:rsidRPr="002E20A3">
        <w:rPr>
          <w:lang w:val="en-GB"/>
        </w:rPr>
        <w:t xml:space="preserve">. </w:t>
      </w:r>
    </w:p>
    <w:p w14:paraId="2F511AFD" w14:textId="048A3092" w:rsidR="00A9382E" w:rsidRPr="002E20A3" w:rsidRDefault="00A9382E" w:rsidP="00DC34BB">
      <w:pPr>
        <w:ind w:left="360"/>
        <w:jc w:val="both"/>
        <w:rPr>
          <w:lang w:val="en-GB"/>
        </w:rPr>
      </w:pPr>
      <w:del w:id="278" w:author="Author" w:date="2023-02-16T18:33:00Z">
        <w:r w:rsidRPr="002E20A3" w:rsidDel="00E51AC3">
          <w:rPr>
            <w:lang w:val="en-GB"/>
          </w:rPr>
          <w:delText>If</w:delText>
        </w:r>
      </w:del>
      <w:ins w:id="279" w:author="Author" w:date="2023-02-16T18:33:00Z">
        <w:r w:rsidR="00E51AC3">
          <w:rPr>
            <w:lang w:val="en-GB"/>
          </w:rPr>
          <w:t>When</w:t>
        </w:r>
      </w:ins>
      <w:r w:rsidRPr="002E20A3">
        <w:rPr>
          <w:lang w:val="en-GB"/>
        </w:rPr>
        <w:t xml:space="preserve"> conducting multiple case studies in a single training, facilitators are advised to cover the generic component only once. Facilitators can</w:t>
      </w:r>
      <w:r w:rsidR="00DE4BBD" w:rsidRPr="002E20A3">
        <w:rPr>
          <w:lang w:val="en-GB"/>
        </w:rPr>
        <w:t xml:space="preserve"> then</w:t>
      </w:r>
      <w:r w:rsidRPr="002E20A3">
        <w:rPr>
          <w:lang w:val="en-GB"/>
        </w:rPr>
        <w:t xml:space="preserve"> introduce the specific presentation</w:t>
      </w:r>
      <w:r w:rsidR="00DE4BBD" w:rsidRPr="002E20A3">
        <w:rPr>
          <w:lang w:val="en-GB"/>
        </w:rPr>
        <w:t>s</w:t>
      </w:r>
      <w:r w:rsidR="005F3234" w:rsidRPr="002E20A3">
        <w:rPr>
          <w:lang w:val="en-GB"/>
        </w:rPr>
        <w:t xml:space="preserve"> (moderated or enacted)</w:t>
      </w:r>
      <w:r w:rsidRPr="002E20A3">
        <w:rPr>
          <w:lang w:val="en-GB"/>
        </w:rPr>
        <w:t xml:space="preserve"> </w:t>
      </w:r>
      <w:r w:rsidR="00DE4BBD" w:rsidRPr="002E20A3">
        <w:rPr>
          <w:lang w:val="en-GB"/>
        </w:rPr>
        <w:t xml:space="preserve">related to each </w:t>
      </w:r>
      <w:r w:rsidRPr="002E20A3">
        <w:rPr>
          <w:lang w:val="en-GB"/>
        </w:rPr>
        <w:t xml:space="preserve">case study. </w:t>
      </w:r>
    </w:p>
    <w:p w14:paraId="55851A79" w14:textId="2323273C" w:rsidR="00A9382E" w:rsidRPr="002E20A3" w:rsidRDefault="00A9382E" w:rsidP="00DC34BB">
      <w:pPr>
        <w:ind w:left="360"/>
        <w:jc w:val="both"/>
        <w:rPr>
          <w:lang w:val="en-GB"/>
        </w:rPr>
      </w:pPr>
      <w:r w:rsidRPr="002E20A3">
        <w:rPr>
          <w:lang w:val="en-GB"/>
        </w:rPr>
        <w:t xml:space="preserve">The presentations include explanations in the notes </w:t>
      </w:r>
      <w:del w:id="280" w:author="Author" w:date="2023-02-16T18:33:00Z">
        <w:r w:rsidRPr="002E20A3" w:rsidDel="00E51AC3">
          <w:rPr>
            <w:lang w:val="en-GB"/>
          </w:rPr>
          <w:delText>pages of</w:delText>
        </w:r>
      </w:del>
      <w:ins w:id="281" w:author="Author" w:date="2023-02-16T18:33:00Z">
        <w:r w:rsidR="00E51AC3">
          <w:rPr>
            <w:lang w:val="en-GB"/>
          </w:rPr>
          <w:t>for</w:t>
        </w:r>
      </w:ins>
      <w:r w:rsidRPr="002E20A3">
        <w:rPr>
          <w:lang w:val="en-GB"/>
        </w:rPr>
        <w:t xml:space="preserve"> each slide that could be used as a script for delivery. Facilitators are encouraged to draw on their own experience and to encourage participants to share their experience. Further details on how</w:t>
      </w:r>
      <w:del w:id="282" w:author="Author" w:date="2023-02-16T18:34:00Z">
        <w:r w:rsidRPr="002E20A3" w:rsidDel="00E51AC3">
          <w:rPr>
            <w:lang w:val="en-GB"/>
          </w:rPr>
          <w:delText xml:space="preserve">/ </w:delText>
        </w:r>
      </w:del>
      <w:ins w:id="283" w:author="Author" w:date="2023-02-16T18:34:00Z">
        <w:r w:rsidR="00E51AC3">
          <w:rPr>
            <w:lang w:val="en-GB"/>
          </w:rPr>
          <w:t xml:space="preserve"> and </w:t>
        </w:r>
      </w:ins>
      <w:r w:rsidRPr="002E20A3">
        <w:rPr>
          <w:lang w:val="en-GB"/>
        </w:rPr>
        <w:t xml:space="preserve">when to use these presentations are included in the facilitator instructions. </w:t>
      </w:r>
    </w:p>
    <w:p w14:paraId="623BF06C" w14:textId="44139176" w:rsidR="00A9382E" w:rsidRPr="002E20A3" w:rsidRDefault="00E51AC3">
      <w:pPr>
        <w:pStyle w:val="ListParagraph"/>
        <w:rPr>
          <w:b/>
          <w:bCs/>
          <w:lang w:val="en-GB"/>
        </w:rPr>
        <w:pPrChange w:id="284" w:author="Author" w:date="2023-02-16T18:31:00Z">
          <w:pPr>
            <w:pStyle w:val="ListParagraph"/>
            <w:numPr>
              <w:numId w:val="130"/>
            </w:numPr>
            <w:ind w:hanging="360"/>
          </w:pPr>
        </w:pPrChange>
      </w:pPr>
      <w:ins w:id="285" w:author="Author" w:date="2023-02-16T18:31:00Z">
        <w:r>
          <w:rPr>
            <w:b/>
            <w:bCs/>
            <w:lang w:val="en-GB"/>
          </w:rPr>
          <w:t xml:space="preserve">(b) </w:t>
        </w:r>
      </w:ins>
      <w:r w:rsidR="00A9382E" w:rsidRPr="002E20A3">
        <w:rPr>
          <w:b/>
          <w:bCs/>
          <w:lang w:val="en-GB"/>
        </w:rPr>
        <w:t>Facilitator Resource Package</w:t>
      </w:r>
    </w:p>
    <w:p w14:paraId="57740CFF" w14:textId="2B65D49F" w:rsidR="007C2C78" w:rsidRPr="002E20A3" w:rsidRDefault="00A9382E" w:rsidP="007C2C78">
      <w:pPr>
        <w:ind w:left="360"/>
        <w:jc w:val="both"/>
        <w:rPr>
          <w:lang w:val="en-GB"/>
        </w:rPr>
      </w:pPr>
      <w:r w:rsidRPr="002E20A3">
        <w:rPr>
          <w:lang w:val="en-GB"/>
        </w:rPr>
        <w:t>Finally, the Handbook includes a QR</w:t>
      </w:r>
      <w:r w:rsidR="00887EAC" w:rsidRPr="002E20A3">
        <w:rPr>
          <w:lang w:val="en-GB"/>
        </w:rPr>
        <w:t>-</w:t>
      </w:r>
      <w:r w:rsidRPr="002E20A3">
        <w:rPr>
          <w:lang w:val="en-GB"/>
        </w:rPr>
        <w:t xml:space="preserve">code to access </w:t>
      </w:r>
      <w:commentRangeStart w:id="286"/>
      <w:r w:rsidRPr="002E20A3">
        <w:rPr>
          <w:bdr w:val="single" w:sz="4" w:space="0" w:color="auto"/>
          <w:lang w:val="en-GB"/>
        </w:rPr>
        <w:t xml:space="preserve">the </w:t>
      </w:r>
      <w:r w:rsidRPr="002E20A3">
        <w:rPr>
          <w:b/>
          <w:bCs/>
          <w:bdr w:val="single" w:sz="4" w:space="0" w:color="auto"/>
          <w:lang w:val="en-GB"/>
        </w:rPr>
        <w:t>Facilitator</w:t>
      </w:r>
      <w:r w:rsidRPr="002E20A3">
        <w:rPr>
          <w:b/>
          <w:bCs/>
          <w:lang w:val="en-GB"/>
        </w:rPr>
        <w:t xml:space="preserve"> Resource Package </w:t>
      </w:r>
      <w:r w:rsidRPr="002E20A3">
        <w:rPr>
          <w:lang w:val="en-GB"/>
        </w:rPr>
        <w:t xml:space="preserve">that includes </w:t>
      </w:r>
      <w:commentRangeEnd w:id="286"/>
      <w:r w:rsidR="001F1452">
        <w:rPr>
          <w:rStyle w:val="CommentReference"/>
        </w:rPr>
        <w:commentReference w:id="286"/>
      </w:r>
      <w:r w:rsidRPr="002E20A3">
        <w:rPr>
          <w:lang w:val="en-GB"/>
        </w:rPr>
        <w:t xml:space="preserve">print-friendly versions of all material required to conduct the case study in a </w:t>
      </w:r>
      <w:del w:id="287" w:author="Author" w:date="2023-02-16T18:34:00Z">
        <w:r w:rsidRPr="002E20A3" w:rsidDel="00E51AC3">
          <w:rPr>
            <w:lang w:val="en-GB"/>
          </w:rPr>
          <w:delText>class-room</w:delText>
        </w:r>
      </w:del>
      <w:ins w:id="288" w:author="Author" w:date="2023-02-16T18:34:00Z">
        <w:r w:rsidR="00E51AC3" w:rsidRPr="002E20A3">
          <w:rPr>
            <w:lang w:val="en-GB"/>
          </w:rPr>
          <w:t>classroom</w:t>
        </w:r>
      </w:ins>
      <w:r w:rsidRPr="002E20A3">
        <w:rPr>
          <w:lang w:val="en-GB"/>
        </w:rPr>
        <w:t xml:space="preserve"> setting.</w:t>
      </w:r>
      <w:r w:rsidR="0079361D" w:rsidRPr="002E20A3">
        <w:rPr>
          <w:lang w:val="en-GB"/>
        </w:rPr>
        <w:t xml:space="preserve"> In case the QR</w:t>
      </w:r>
      <w:r w:rsidR="00887EAC" w:rsidRPr="002E20A3">
        <w:rPr>
          <w:lang w:val="en-GB"/>
        </w:rPr>
        <w:t>-</w:t>
      </w:r>
      <w:r w:rsidR="0079361D" w:rsidRPr="002E20A3">
        <w:rPr>
          <w:lang w:val="en-GB"/>
        </w:rPr>
        <w:t xml:space="preserve">code cannot be accessed, all documents will be included in the </w:t>
      </w:r>
      <w:commentRangeStart w:id="289"/>
      <w:r w:rsidR="00193ACD" w:rsidRPr="002E20A3">
        <w:rPr>
          <w:lang w:val="en-GB"/>
        </w:rPr>
        <w:t>Peacekeeping Resource Hub</w:t>
      </w:r>
      <w:commentRangeEnd w:id="289"/>
      <w:r w:rsidR="00E51AC3">
        <w:rPr>
          <w:rStyle w:val="CommentReference"/>
        </w:rPr>
        <w:commentReference w:id="289"/>
      </w:r>
      <w:r w:rsidR="00193ACD" w:rsidRPr="002E20A3">
        <w:rPr>
          <w:lang w:val="en-GB"/>
        </w:rPr>
        <w:t>.</w:t>
      </w:r>
    </w:p>
    <w:p w14:paraId="06B97FD4" w14:textId="4EF2E9D7" w:rsidR="00982303" w:rsidRPr="002E20A3" w:rsidRDefault="00982303" w:rsidP="00982303">
      <w:pPr>
        <w:ind w:left="360"/>
        <w:jc w:val="both"/>
        <w:rPr>
          <w:b/>
          <w:bCs/>
          <w:lang w:val="en-GB"/>
        </w:rPr>
      </w:pPr>
    </w:p>
    <w:p w14:paraId="1E02235A" w14:textId="7A1CA2E4" w:rsidR="007C2C78" w:rsidRPr="002E20A3" w:rsidRDefault="00193ACD" w:rsidP="007C2C78">
      <w:pPr>
        <w:ind w:left="360"/>
        <w:jc w:val="both"/>
        <w:rPr>
          <w:lang w:val="en-GB"/>
        </w:rPr>
      </w:pPr>
      <w:r w:rsidRPr="002E20A3">
        <w:rPr>
          <w:lang w:val="en-GB"/>
        </w:rPr>
        <w:lastRenderedPageBreak/>
        <w:t xml:space="preserve"> </w:t>
      </w:r>
      <w:r w:rsidR="007C2C78" w:rsidRPr="002E20A3">
        <w:rPr>
          <w:noProof/>
          <w:lang w:val="en-GB"/>
        </w:rPr>
        <w:drawing>
          <wp:inline distT="0" distB="0" distL="0" distR="0" wp14:anchorId="1203E2AE" wp14:editId="44D6A3E6">
            <wp:extent cx="1857375" cy="1726266"/>
            <wp:effectExtent l="0" t="0" r="0" b="7620"/>
            <wp:docPr id="1073741901" name="Picture 107374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9472" cy="1728215"/>
                    </a:xfrm>
                    <a:prstGeom prst="rect">
                      <a:avLst/>
                    </a:prstGeom>
                  </pic:spPr>
                </pic:pic>
              </a:graphicData>
            </a:graphic>
          </wp:inline>
        </w:drawing>
      </w:r>
    </w:p>
    <w:p w14:paraId="5ADC5AF7" w14:textId="77A41AB8" w:rsidR="007C2C78" w:rsidRPr="00E51AC3" w:rsidRDefault="007C2C78" w:rsidP="00DC34BB">
      <w:pPr>
        <w:ind w:left="1068" w:firstLine="348"/>
        <w:jc w:val="both"/>
        <w:rPr>
          <w:rFonts w:cstheme="minorHAnsi"/>
          <w:lang w:val="en-GB"/>
          <w:rPrChange w:id="290" w:author="Author" w:date="2023-02-16T18:35:00Z">
            <w:rPr>
              <w:rFonts w:ascii="Comic Sans MS" w:hAnsi="Comic Sans MS"/>
              <w:lang w:val="en-GB"/>
            </w:rPr>
          </w:rPrChange>
        </w:rPr>
      </w:pPr>
      <w:r w:rsidRPr="00E51AC3">
        <w:rPr>
          <w:rFonts w:cstheme="minorHAnsi"/>
          <w:lang w:val="en-GB"/>
          <w:rPrChange w:id="291" w:author="Author" w:date="2023-02-16T18:35:00Z">
            <w:rPr>
              <w:rFonts w:ascii="Comic Sans MS" w:hAnsi="Comic Sans MS"/>
              <w:lang w:val="en-GB"/>
            </w:rPr>
          </w:rPrChange>
        </w:rPr>
        <w:t>Scan here!</w:t>
      </w:r>
    </w:p>
    <w:p w14:paraId="6DA20545" w14:textId="77777777" w:rsidR="00585EBE" w:rsidRPr="002E20A3" w:rsidRDefault="00585EBE" w:rsidP="00DC34BB">
      <w:pPr>
        <w:ind w:left="1068" w:firstLine="348"/>
        <w:jc w:val="both"/>
        <w:rPr>
          <w:rFonts w:ascii="Comic Sans MS" w:hAnsi="Comic Sans MS"/>
          <w:lang w:val="en-GB"/>
        </w:rPr>
      </w:pPr>
    </w:p>
    <w:p w14:paraId="7F89B4BD" w14:textId="77777777" w:rsidR="00CE77FA" w:rsidRPr="002E20A3" w:rsidRDefault="00CE77FA" w:rsidP="002B7818">
      <w:pPr>
        <w:rPr>
          <w:b/>
          <w:bCs/>
          <w:lang w:val="en-GB"/>
        </w:rPr>
      </w:pPr>
      <w:commentRangeStart w:id="292"/>
      <w:r w:rsidRPr="002E20A3">
        <w:rPr>
          <w:b/>
          <w:bCs/>
          <w:lang w:val="en-GB"/>
        </w:rPr>
        <w:t>LIST OF ACRONYMS</w:t>
      </w:r>
      <w:commentRangeEnd w:id="292"/>
      <w:r w:rsidR="00E51AC3">
        <w:rPr>
          <w:rStyle w:val="CommentReference"/>
        </w:rPr>
        <w:commentReference w:id="292"/>
      </w:r>
    </w:p>
    <w:p w14:paraId="60E7BC41" w14:textId="77777777" w:rsidR="00CE77FA" w:rsidRPr="002E20A3" w:rsidRDefault="00CE77FA" w:rsidP="00CE77FA">
      <w:pPr>
        <w:rPr>
          <w:lang w:val="en-GB"/>
        </w:rPr>
      </w:pPr>
    </w:p>
    <w:p w14:paraId="352E04B9" w14:textId="0ABD4921" w:rsidR="00CE77FA" w:rsidRPr="002E20A3" w:rsidRDefault="00CE77FA" w:rsidP="00CE77FA">
      <w:pPr>
        <w:rPr>
          <w:lang w:val="en-GB"/>
        </w:rPr>
      </w:pPr>
      <w:r w:rsidRPr="002E20A3">
        <w:rPr>
          <w:lang w:val="en-GB"/>
        </w:rPr>
        <w:t>2IC</w:t>
      </w:r>
      <w:r w:rsidRPr="002E20A3">
        <w:rPr>
          <w:lang w:val="en-GB"/>
        </w:rPr>
        <w:tab/>
      </w:r>
      <w:r w:rsidRPr="002E20A3">
        <w:rPr>
          <w:lang w:val="en-GB"/>
        </w:rPr>
        <w:tab/>
      </w:r>
      <w:r w:rsidRPr="002E20A3">
        <w:rPr>
          <w:lang w:val="en-GB"/>
        </w:rPr>
        <w:tab/>
      </w:r>
      <w:r w:rsidRPr="002E20A3">
        <w:rPr>
          <w:lang w:val="en-GB"/>
        </w:rPr>
        <w:tab/>
        <w:t>Second</w:t>
      </w:r>
      <w:del w:id="293" w:author="Author" w:date="2023-02-16T18:37:00Z">
        <w:r w:rsidRPr="002E20A3" w:rsidDel="00E51AC3">
          <w:rPr>
            <w:lang w:val="en-GB"/>
          </w:rPr>
          <w:delText xml:space="preserve"> </w:delText>
        </w:r>
      </w:del>
      <w:ins w:id="294" w:author="Author" w:date="2023-02-16T18:37:00Z">
        <w:r w:rsidR="00E51AC3">
          <w:rPr>
            <w:lang w:val="en-GB"/>
          </w:rPr>
          <w:t>-</w:t>
        </w:r>
      </w:ins>
      <w:r w:rsidRPr="002E20A3">
        <w:rPr>
          <w:lang w:val="en-GB"/>
        </w:rPr>
        <w:t>in</w:t>
      </w:r>
      <w:del w:id="295" w:author="Author" w:date="2023-02-16T18:37:00Z">
        <w:r w:rsidRPr="002E20A3" w:rsidDel="00E51AC3">
          <w:rPr>
            <w:lang w:val="en-GB"/>
          </w:rPr>
          <w:delText xml:space="preserve"> C</w:delText>
        </w:r>
      </w:del>
      <w:ins w:id="296" w:author="Author" w:date="2023-02-16T18:37:00Z">
        <w:r w:rsidR="00E51AC3">
          <w:rPr>
            <w:lang w:val="en-GB"/>
          </w:rPr>
          <w:t>c</w:t>
        </w:r>
      </w:ins>
      <w:r w:rsidRPr="002E20A3">
        <w:rPr>
          <w:lang w:val="en-GB"/>
        </w:rPr>
        <w:t>ommand</w:t>
      </w:r>
    </w:p>
    <w:p w14:paraId="09B20823" w14:textId="0BC7BB45" w:rsidR="00BC704B" w:rsidRPr="002E20A3" w:rsidRDefault="00BC704B" w:rsidP="00CE77FA">
      <w:pPr>
        <w:rPr>
          <w:lang w:val="en-GB"/>
        </w:rPr>
      </w:pPr>
      <w:r w:rsidRPr="002E20A3">
        <w:rPr>
          <w:lang w:val="en-GB"/>
        </w:rPr>
        <w:t>A4P</w:t>
      </w:r>
      <w:r w:rsidRPr="002E20A3">
        <w:rPr>
          <w:lang w:val="en-GB"/>
        </w:rPr>
        <w:tab/>
      </w:r>
      <w:r w:rsidRPr="002E20A3">
        <w:rPr>
          <w:lang w:val="en-GB"/>
        </w:rPr>
        <w:tab/>
      </w:r>
      <w:r w:rsidRPr="002E20A3">
        <w:rPr>
          <w:lang w:val="en-GB"/>
        </w:rPr>
        <w:tab/>
      </w:r>
      <w:r w:rsidRPr="002E20A3">
        <w:rPr>
          <w:lang w:val="en-GB"/>
        </w:rPr>
        <w:tab/>
        <w:t xml:space="preserve">Action for Peacekeeping </w:t>
      </w:r>
    </w:p>
    <w:p w14:paraId="08680B01" w14:textId="5C134904" w:rsidR="00BC704B" w:rsidRPr="002E20A3" w:rsidRDefault="00BC704B" w:rsidP="00CE77FA">
      <w:pPr>
        <w:rPr>
          <w:lang w:val="en-GB"/>
        </w:rPr>
      </w:pPr>
      <w:r w:rsidRPr="002E20A3">
        <w:rPr>
          <w:lang w:val="en-GB"/>
        </w:rPr>
        <w:t>A4P+</w:t>
      </w:r>
      <w:r w:rsidRPr="002E20A3">
        <w:rPr>
          <w:lang w:val="en-GB"/>
        </w:rPr>
        <w:tab/>
      </w:r>
      <w:r w:rsidRPr="002E20A3">
        <w:rPr>
          <w:lang w:val="en-GB"/>
        </w:rPr>
        <w:tab/>
      </w:r>
      <w:r w:rsidRPr="002E20A3">
        <w:rPr>
          <w:lang w:val="en-GB"/>
        </w:rPr>
        <w:tab/>
      </w:r>
      <w:r w:rsidRPr="002E20A3">
        <w:rPr>
          <w:lang w:val="en-GB"/>
        </w:rPr>
        <w:tab/>
        <w:t>Action for Peacekeeping Plus</w:t>
      </w:r>
    </w:p>
    <w:p w14:paraId="5ABC66E5" w14:textId="3B8C123D" w:rsidR="00CE77FA" w:rsidRPr="002E20A3" w:rsidRDefault="00CE77FA" w:rsidP="00CE77FA">
      <w:pPr>
        <w:rPr>
          <w:lang w:val="en-GB"/>
        </w:rPr>
      </w:pPr>
      <w:r w:rsidRPr="002E20A3">
        <w:rPr>
          <w:lang w:val="en-GB"/>
        </w:rPr>
        <w:t>AOR</w:t>
      </w:r>
      <w:r w:rsidRPr="002E20A3">
        <w:rPr>
          <w:lang w:val="en-GB"/>
        </w:rPr>
        <w:tab/>
      </w:r>
      <w:r w:rsidRPr="002E20A3">
        <w:rPr>
          <w:lang w:val="en-GB"/>
        </w:rPr>
        <w:tab/>
      </w:r>
      <w:r w:rsidRPr="002E20A3">
        <w:rPr>
          <w:lang w:val="en-GB"/>
        </w:rPr>
        <w:tab/>
      </w:r>
      <w:r w:rsidRPr="002E20A3">
        <w:rPr>
          <w:lang w:val="en-GB"/>
        </w:rPr>
        <w:tab/>
        <w:t xml:space="preserve">Area of </w:t>
      </w:r>
      <w:del w:id="297" w:author="Author" w:date="2023-02-16T18:36:00Z">
        <w:r w:rsidRPr="002E20A3" w:rsidDel="00E51AC3">
          <w:rPr>
            <w:lang w:val="en-GB"/>
          </w:rPr>
          <w:delText>R</w:delText>
        </w:r>
      </w:del>
      <w:ins w:id="298" w:author="Author" w:date="2023-02-16T18:36:00Z">
        <w:r w:rsidR="00E51AC3">
          <w:rPr>
            <w:lang w:val="en-GB"/>
          </w:rPr>
          <w:t>r</w:t>
        </w:r>
      </w:ins>
      <w:r w:rsidRPr="002E20A3">
        <w:rPr>
          <w:lang w:val="en-GB"/>
        </w:rPr>
        <w:t xml:space="preserve">esponsibility </w:t>
      </w:r>
    </w:p>
    <w:p w14:paraId="08C4343D" w14:textId="760539B9" w:rsidR="00CE77FA" w:rsidRPr="002E20A3" w:rsidRDefault="00CE77FA" w:rsidP="00CE77FA">
      <w:pPr>
        <w:rPr>
          <w:lang w:val="en-GB"/>
        </w:rPr>
      </w:pPr>
      <w:r w:rsidRPr="002E20A3">
        <w:rPr>
          <w:lang w:val="en-GB"/>
        </w:rPr>
        <w:t>ASCOPE</w:t>
      </w:r>
      <w:r w:rsidRPr="002E20A3">
        <w:rPr>
          <w:lang w:val="en-GB"/>
        </w:rPr>
        <w:tab/>
      </w:r>
      <w:r w:rsidRPr="002E20A3">
        <w:rPr>
          <w:lang w:val="en-GB"/>
        </w:rPr>
        <w:tab/>
      </w:r>
      <w:r w:rsidRPr="002E20A3">
        <w:rPr>
          <w:lang w:val="en-GB"/>
        </w:rPr>
        <w:tab/>
        <w:t xml:space="preserve">Areas, </w:t>
      </w:r>
      <w:del w:id="299" w:author="Author" w:date="2023-02-16T18:36:00Z">
        <w:r w:rsidRPr="002E20A3" w:rsidDel="00E51AC3">
          <w:rPr>
            <w:lang w:val="en-GB"/>
          </w:rPr>
          <w:delText>S</w:delText>
        </w:r>
      </w:del>
      <w:ins w:id="300" w:author="Author" w:date="2023-02-16T18:36:00Z">
        <w:r w:rsidR="00E51AC3">
          <w:rPr>
            <w:lang w:val="en-GB"/>
          </w:rPr>
          <w:t>s</w:t>
        </w:r>
      </w:ins>
      <w:r w:rsidRPr="002E20A3">
        <w:rPr>
          <w:lang w:val="en-GB"/>
        </w:rPr>
        <w:t xml:space="preserve">tructures, </w:t>
      </w:r>
      <w:del w:id="301" w:author="Author" w:date="2023-02-16T18:36:00Z">
        <w:r w:rsidRPr="002E20A3" w:rsidDel="00E51AC3">
          <w:rPr>
            <w:lang w:val="en-GB"/>
          </w:rPr>
          <w:delText>C</w:delText>
        </w:r>
      </w:del>
      <w:ins w:id="302" w:author="Author" w:date="2023-02-16T18:36:00Z">
        <w:r w:rsidR="00E51AC3">
          <w:rPr>
            <w:lang w:val="en-GB"/>
          </w:rPr>
          <w:t>c</w:t>
        </w:r>
      </w:ins>
      <w:r w:rsidRPr="002E20A3">
        <w:rPr>
          <w:lang w:val="en-GB"/>
        </w:rPr>
        <w:t xml:space="preserve">apabilities, </w:t>
      </w:r>
      <w:del w:id="303" w:author="Author" w:date="2023-02-16T18:36:00Z">
        <w:r w:rsidRPr="002E20A3" w:rsidDel="00E51AC3">
          <w:rPr>
            <w:lang w:val="en-GB"/>
          </w:rPr>
          <w:delText>O</w:delText>
        </w:r>
      </w:del>
      <w:ins w:id="304" w:author="Author" w:date="2023-02-16T18:36:00Z">
        <w:r w:rsidR="00E51AC3">
          <w:rPr>
            <w:lang w:val="en-GB"/>
          </w:rPr>
          <w:t>o</w:t>
        </w:r>
      </w:ins>
      <w:r w:rsidRPr="002E20A3">
        <w:rPr>
          <w:lang w:val="en-GB"/>
        </w:rPr>
        <w:t>rgani</w:t>
      </w:r>
      <w:ins w:id="305" w:author="Author" w:date="2023-02-16T18:36:00Z">
        <w:r w:rsidR="00E51AC3">
          <w:rPr>
            <w:lang w:val="en-GB"/>
          </w:rPr>
          <w:t>z</w:t>
        </w:r>
      </w:ins>
      <w:del w:id="306" w:author="Author" w:date="2023-02-16T18:36:00Z">
        <w:r w:rsidRPr="002E20A3" w:rsidDel="00E51AC3">
          <w:rPr>
            <w:lang w:val="en-GB"/>
          </w:rPr>
          <w:delText>s</w:delText>
        </w:r>
      </w:del>
      <w:r w:rsidRPr="002E20A3">
        <w:rPr>
          <w:lang w:val="en-GB"/>
        </w:rPr>
        <w:t xml:space="preserve">ations, </w:t>
      </w:r>
      <w:del w:id="307" w:author="Author" w:date="2023-02-16T18:36:00Z">
        <w:r w:rsidRPr="002E20A3" w:rsidDel="00E51AC3">
          <w:rPr>
            <w:lang w:val="en-GB"/>
          </w:rPr>
          <w:delText>P</w:delText>
        </w:r>
      </w:del>
      <w:ins w:id="308" w:author="Author" w:date="2023-02-16T18:36:00Z">
        <w:r w:rsidR="00E51AC3">
          <w:rPr>
            <w:lang w:val="en-GB"/>
          </w:rPr>
          <w:t>p</w:t>
        </w:r>
      </w:ins>
      <w:r w:rsidRPr="002E20A3">
        <w:rPr>
          <w:lang w:val="en-GB"/>
        </w:rPr>
        <w:t xml:space="preserve">eople, </w:t>
      </w:r>
      <w:del w:id="309" w:author="Author" w:date="2023-02-16T18:37:00Z">
        <w:r w:rsidRPr="002E20A3" w:rsidDel="00E51AC3">
          <w:rPr>
            <w:lang w:val="en-GB"/>
          </w:rPr>
          <w:delText>E</w:delText>
        </w:r>
      </w:del>
      <w:ins w:id="310" w:author="Author" w:date="2023-02-16T18:37:00Z">
        <w:r w:rsidR="00E51AC3">
          <w:rPr>
            <w:lang w:val="en-GB"/>
          </w:rPr>
          <w:t>e</w:t>
        </w:r>
      </w:ins>
      <w:r w:rsidRPr="002E20A3">
        <w:rPr>
          <w:lang w:val="en-GB"/>
        </w:rPr>
        <w:t>vents</w:t>
      </w:r>
    </w:p>
    <w:p w14:paraId="6A14C1DA" w14:textId="77777777" w:rsidR="00CE77FA" w:rsidRPr="002E20A3" w:rsidRDefault="00CE77FA" w:rsidP="00CE77FA">
      <w:pPr>
        <w:rPr>
          <w:lang w:val="en-GB"/>
        </w:rPr>
      </w:pPr>
      <w:r w:rsidRPr="002E20A3">
        <w:rPr>
          <w:lang w:val="en-GB"/>
        </w:rPr>
        <w:t>CDT</w:t>
      </w:r>
      <w:r w:rsidRPr="002E20A3">
        <w:rPr>
          <w:lang w:val="en-GB"/>
        </w:rPr>
        <w:tab/>
      </w:r>
      <w:r w:rsidRPr="002E20A3">
        <w:rPr>
          <w:lang w:val="en-GB"/>
        </w:rPr>
        <w:tab/>
      </w:r>
      <w:r w:rsidRPr="002E20A3">
        <w:rPr>
          <w:lang w:val="en-GB"/>
        </w:rPr>
        <w:tab/>
      </w:r>
      <w:r w:rsidRPr="002E20A3">
        <w:rPr>
          <w:lang w:val="en-GB"/>
        </w:rPr>
        <w:tab/>
        <w:t>Conduct and Discipline Team</w:t>
      </w:r>
    </w:p>
    <w:p w14:paraId="395DC327" w14:textId="63FAD0D8" w:rsidR="00CE77FA" w:rsidRPr="002E20A3" w:rsidDel="001F1452" w:rsidRDefault="00CE77FA" w:rsidP="00DC34BB">
      <w:pPr>
        <w:ind w:left="2830" w:hanging="2830"/>
        <w:rPr>
          <w:del w:id="311" w:author="Author" w:date="2023-04-14T09:42:00Z"/>
          <w:lang w:val="en-GB"/>
        </w:rPr>
      </w:pPr>
      <w:del w:id="312" w:author="Author" w:date="2023-04-14T09:42:00Z">
        <w:r w:rsidRPr="002E20A3" w:rsidDel="001F1452">
          <w:rPr>
            <w:lang w:val="en-GB"/>
          </w:rPr>
          <w:delText>CEDAW</w:delText>
        </w:r>
        <w:r w:rsidRPr="002E20A3" w:rsidDel="001F1452">
          <w:rPr>
            <w:lang w:val="en-GB"/>
          </w:rPr>
          <w:tab/>
        </w:r>
        <w:r w:rsidRPr="002E20A3" w:rsidDel="001F1452">
          <w:rPr>
            <w:lang w:val="en-GB"/>
          </w:rPr>
          <w:tab/>
          <w:delText>Convention on the Elimination of a</w:delText>
        </w:r>
      </w:del>
      <w:ins w:id="313" w:author="Author" w:date="2023-02-16T18:38:00Z">
        <w:del w:id="314" w:author="Author" w:date="2023-04-14T09:42:00Z">
          <w:r w:rsidR="006E55DE" w:rsidDel="001F1452">
            <w:rPr>
              <w:lang w:val="en-GB"/>
            </w:rPr>
            <w:delText>A</w:delText>
          </w:r>
        </w:del>
      </w:ins>
      <w:del w:id="315" w:author="Author" w:date="2023-04-14T09:42:00Z">
        <w:r w:rsidRPr="002E20A3" w:rsidDel="001F1452">
          <w:rPr>
            <w:lang w:val="en-GB"/>
          </w:rPr>
          <w:delText>ll f</w:delText>
        </w:r>
      </w:del>
      <w:ins w:id="316" w:author="Author" w:date="2023-02-16T18:38:00Z">
        <w:del w:id="317" w:author="Author" w:date="2023-04-14T09:42:00Z">
          <w:r w:rsidR="006E55DE" w:rsidDel="001F1452">
            <w:rPr>
              <w:lang w:val="en-GB"/>
            </w:rPr>
            <w:delText>F</w:delText>
          </w:r>
        </w:del>
      </w:ins>
      <w:del w:id="318" w:author="Author" w:date="2023-04-14T09:42:00Z">
        <w:r w:rsidRPr="002E20A3" w:rsidDel="001F1452">
          <w:rPr>
            <w:lang w:val="en-GB"/>
          </w:rPr>
          <w:delText>orms of Discrimination A</w:delText>
        </w:r>
      </w:del>
      <w:ins w:id="319" w:author="Author" w:date="2023-02-16T18:38:00Z">
        <w:del w:id="320" w:author="Author" w:date="2023-04-14T09:42:00Z">
          <w:r w:rsidR="006E55DE" w:rsidDel="001F1452">
            <w:rPr>
              <w:lang w:val="en-GB"/>
            </w:rPr>
            <w:delText>a</w:delText>
          </w:r>
        </w:del>
      </w:ins>
      <w:del w:id="321" w:author="Author" w:date="2023-04-14T09:42:00Z">
        <w:r w:rsidRPr="002E20A3" w:rsidDel="001F1452">
          <w:rPr>
            <w:lang w:val="en-GB"/>
          </w:rPr>
          <w:delText xml:space="preserve">gainst Women </w:delText>
        </w:r>
      </w:del>
    </w:p>
    <w:p w14:paraId="5D148BC7" w14:textId="77777777" w:rsidR="00CE77FA" w:rsidRPr="002E20A3" w:rsidRDefault="00CE77FA" w:rsidP="00CE77FA">
      <w:r w:rsidRPr="002E20A3">
        <w:t>CIMIC</w:t>
      </w:r>
      <w:r w:rsidRPr="002E20A3">
        <w:tab/>
      </w:r>
      <w:r w:rsidRPr="002E20A3">
        <w:tab/>
      </w:r>
      <w:r w:rsidRPr="002E20A3">
        <w:tab/>
      </w:r>
      <w:r w:rsidRPr="002E20A3">
        <w:tab/>
        <w:t>Civil-Military Coordination</w:t>
      </w:r>
    </w:p>
    <w:p w14:paraId="78433E9C" w14:textId="3687BE11" w:rsidR="00CE77FA" w:rsidRPr="002E20A3" w:rsidRDefault="00CE77FA" w:rsidP="00CE77FA">
      <w:r w:rsidRPr="002E20A3">
        <w:t>CISC</w:t>
      </w:r>
      <w:r w:rsidRPr="002E20A3">
        <w:tab/>
      </w:r>
      <w:r w:rsidRPr="002E20A3">
        <w:tab/>
      </w:r>
      <w:r w:rsidRPr="002E20A3">
        <w:tab/>
      </w:r>
      <w:r w:rsidRPr="002E20A3">
        <w:tab/>
        <w:t xml:space="preserve">Combattants </w:t>
      </w:r>
      <w:del w:id="322" w:author="Author" w:date="2023-04-14T09:43:00Z">
        <w:r w:rsidRPr="002E20A3" w:rsidDel="001F1452">
          <w:delText>I</w:delText>
        </w:r>
      </w:del>
      <w:ins w:id="323" w:author="Author" w:date="2023-04-14T09:43:00Z">
        <w:r w:rsidR="001F1452">
          <w:t>i</w:t>
        </w:r>
      </w:ins>
      <w:r w:rsidRPr="002E20A3">
        <w:t xml:space="preserve">ndépendants du </w:t>
      </w:r>
      <w:del w:id="324" w:author="Author" w:date="2023-04-14T09:43:00Z">
        <w:r w:rsidRPr="002E20A3" w:rsidDel="001F1452">
          <w:delText>S</w:delText>
        </w:r>
      </w:del>
      <w:ins w:id="325" w:author="Author" w:date="2023-04-14T09:43:00Z">
        <w:r w:rsidR="001F1452">
          <w:t>s</w:t>
        </w:r>
      </w:ins>
      <w:r w:rsidRPr="002E20A3">
        <w:t>ud Carana</w:t>
      </w:r>
    </w:p>
    <w:p w14:paraId="46C5E766" w14:textId="7769699C" w:rsidR="00CE77FA" w:rsidRPr="002E20A3" w:rsidRDefault="00CE77FA" w:rsidP="00CE77FA">
      <w:r w:rsidRPr="002E20A3">
        <w:t>CLA</w:t>
      </w:r>
      <w:r w:rsidRPr="002E20A3">
        <w:tab/>
      </w:r>
      <w:r w:rsidRPr="002E20A3">
        <w:tab/>
      </w:r>
      <w:r w:rsidRPr="002E20A3">
        <w:tab/>
      </w:r>
      <w:r w:rsidRPr="002E20A3">
        <w:tab/>
        <w:t xml:space="preserve">Community Liaison Assistant </w:t>
      </w:r>
    </w:p>
    <w:p w14:paraId="314B104B" w14:textId="63B48925" w:rsidR="00CE77FA" w:rsidRPr="002E20A3" w:rsidRDefault="00CE77FA" w:rsidP="00CE77FA">
      <w:del w:id="326" w:author="Author" w:date="2023-04-14T09:43:00Z">
        <w:r w:rsidRPr="002E20A3" w:rsidDel="00002B9B">
          <w:delText>CNP</w:delText>
        </w:r>
        <w:r w:rsidRPr="002E20A3" w:rsidDel="00002B9B">
          <w:tab/>
        </w:r>
        <w:r w:rsidRPr="002E20A3" w:rsidDel="00002B9B">
          <w:tab/>
        </w:r>
        <w:r w:rsidRPr="002E20A3" w:rsidDel="00002B9B">
          <w:tab/>
        </w:r>
        <w:r w:rsidRPr="002E20A3" w:rsidDel="00002B9B">
          <w:tab/>
          <w:delText>Carana National Police</w:delText>
        </w:r>
      </w:del>
    </w:p>
    <w:p w14:paraId="417A5B04" w14:textId="7625D943" w:rsidR="00CE77FA" w:rsidRPr="002E20A3" w:rsidRDefault="00CE77FA" w:rsidP="00CE77FA">
      <w:pPr>
        <w:rPr>
          <w:lang w:val="en-GB"/>
        </w:rPr>
      </w:pPr>
      <w:r w:rsidRPr="002E20A3">
        <w:rPr>
          <w:lang w:val="en-GB"/>
        </w:rPr>
        <w:t>CRSV</w:t>
      </w:r>
      <w:r w:rsidRPr="002E20A3">
        <w:rPr>
          <w:lang w:val="en-GB"/>
        </w:rPr>
        <w:tab/>
      </w:r>
      <w:r w:rsidRPr="002E20A3">
        <w:rPr>
          <w:lang w:val="en-GB"/>
        </w:rPr>
        <w:tab/>
      </w:r>
      <w:r w:rsidRPr="002E20A3">
        <w:rPr>
          <w:lang w:val="en-GB"/>
        </w:rPr>
        <w:tab/>
      </w:r>
      <w:r w:rsidRPr="002E20A3">
        <w:rPr>
          <w:lang w:val="en-GB"/>
        </w:rPr>
        <w:tab/>
        <w:t>Conflict-</w:t>
      </w:r>
      <w:del w:id="327" w:author="Author" w:date="2023-02-16T18:39:00Z">
        <w:r w:rsidRPr="002E20A3" w:rsidDel="006E55DE">
          <w:rPr>
            <w:lang w:val="en-GB"/>
          </w:rPr>
          <w:delText>R</w:delText>
        </w:r>
      </w:del>
      <w:ins w:id="328" w:author="Author" w:date="2023-02-16T18:39:00Z">
        <w:r w:rsidR="006E55DE">
          <w:rPr>
            <w:lang w:val="en-GB"/>
          </w:rPr>
          <w:t>r</w:t>
        </w:r>
      </w:ins>
      <w:r w:rsidRPr="002E20A3">
        <w:rPr>
          <w:lang w:val="en-GB"/>
        </w:rPr>
        <w:t xml:space="preserve">elated </w:t>
      </w:r>
      <w:del w:id="329" w:author="Author" w:date="2023-02-16T18:39:00Z">
        <w:r w:rsidRPr="002E20A3" w:rsidDel="006E55DE">
          <w:rPr>
            <w:lang w:val="en-GB"/>
          </w:rPr>
          <w:delText>S</w:delText>
        </w:r>
      </w:del>
      <w:ins w:id="330" w:author="Author" w:date="2023-02-16T18:39:00Z">
        <w:r w:rsidR="006E55DE">
          <w:rPr>
            <w:lang w:val="en-GB"/>
          </w:rPr>
          <w:t>s</w:t>
        </w:r>
      </w:ins>
      <w:r w:rsidRPr="002E20A3">
        <w:rPr>
          <w:lang w:val="en-GB"/>
        </w:rPr>
        <w:t xml:space="preserve">exual </w:t>
      </w:r>
      <w:del w:id="331" w:author="Author" w:date="2023-02-16T18:39:00Z">
        <w:r w:rsidRPr="002E20A3" w:rsidDel="006E55DE">
          <w:rPr>
            <w:lang w:val="en-GB"/>
          </w:rPr>
          <w:delText>V</w:delText>
        </w:r>
      </w:del>
      <w:ins w:id="332" w:author="Author" w:date="2023-02-16T18:39:00Z">
        <w:r w:rsidR="006E55DE">
          <w:rPr>
            <w:lang w:val="en-GB"/>
          </w:rPr>
          <w:t>v</w:t>
        </w:r>
      </w:ins>
      <w:r w:rsidRPr="002E20A3">
        <w:rPr>
          <w:lang w:val="en-GB"/>
        </w:rPr>
        <w:t xml:space="preserve">iolence </w:t>
      </w:r>
    </w:p>
    <w:p w14:paraId="0E02788E" w14:textId="3A590A1B" w:rsidR="00CE77FA" w:rsidRPr="002E20A3" w:rsidDel="00865C2D" w:rsidRDefault="00CE77FA" w:rsidP="00CE77FA">
      <w:pPr>
        <w:rPr>
          <w:del w:id="333" w:author="Amy FRUCHTER" w:date="2023-04-14T14:44:00Z"/>
          <w:lang w:val="en-GB"/>
        </w:rPr>
      </w:pPr>
      <w:del w:id="334" w:author="Amy FRUCHTER" w:date="2023-04-14T14:44:00Z">
        <w:r w:rsidRPr="002E20A3" w:rsidDel="00865C2D">
          <w:rPr>
            <w:lang w:val="en-GB"/>
          </w:rPr>
          <w:delText>CSO</w:delText>
        </w:r>
        <w:r w:rsidRPr="002E20A3" w:rsidDel="00865C2D">
          <w:rPr>
            <w:lang w:val="en-GB"/>
          </w:rPr>
          <w:tab/>
        </w:r>
        <w:r w:rsidRPr="002E20A3" w:rsidDel="00865C2D">
          <w:rPr>
            <w:lang w:val="en-GB"/>
          </w:rPr>
          <w:tab/>
        </w:r>
        <w:r w:rsidRPr="002E20A3" w:rsidDel="00865C2D">
          <w:rPr>
            <w:lang w:val="en-GB"/>
          </w:rPr>
          <w:tab/>
        </w:r>
        <w:r w:rsidRPr="002E20A3" w:rsidDel="00865C2D">
          <w:rPr>
            <w:lang w:val="en-GB"/>
          </w:rPr>
          <w:tab/>
          <w:delText>Civil S</w:delText>
        </w:r>
      </w:del>
      <w:ins w:id="335" w:author="Author" w:date="2023-02-16T18:49:00Z">
        <w:del w:id="336" w:author="Amy FRUCHTER" w:date="2023-04-14T14:44:00Z">
          <w:r w:rsidR="00B554F6" w:rsidDel="00865C2D">
            <w:rPr>
              <w:lang w:val="en-GB"/>
            </w:rPr>
            <w:delText>s</w:delText>
          </w:r>
        </w:del>
      </w:ins>
      <w:del w:id="337" w:author="Amy FRUCHTER" w:date="2023-04-14T14:44:00Z">
        <w:r w:rsidRPr="002E20A3" w:rsidDel="00865C2D">
          <w:rPr>
            <w:lang w:val="en-GB"/>
          </w:rPr>
          <w:delText>ociety O</w:delText>
        </w:r>
      </w:del>
      <w:ins w:id="338" w:author="Author" w:date="2023-02-16T18:49:00Z">
        <w:del w:id="339" w:author="Amy FRUCHTER" w:date="2023-04-14T14:44:00Z">
          <w:r w:rsidR="00B554F6" w:rsidDel="00865C2D">
            <w:rPr>
              <w:lang w:val="en-GB"/>
            </w:rPr>
            <w:delText>o</w:delText>
          </w:r>
        </w:del>
      </w:ins>
      <w:del w:id="340" w:author="Amy FRUCHTER" w:date="2023-04-14T14:44:00Z">
        <w:r w:rsidRPr="002E20A3" w:rsidDel="00865C2D">
          <w:rPr>
            <w:lang w:val="en-GB"/>
          </w:rPr>
          <w:delText>rganis</w:delText>
        </w:r>
      </w:del>
      <w:ins w:id="341" w:author="Author" w:date="2023-02-16T18:49:00Z">
        <w:del w:id="342" w:author="Amy FRUCHTER" w:date="2023-04-14T14:44:00Z">
          <w:r w:rsidR="00B554F6" w:rsidDel="00865C2D">
            <w:rPr>
              <w:lang w:val="en-GB"/>
            </w:rPr>
            <w:delText>z</w:delText>
          </w:r>
        </w:del>
      </w:ins>
      <w:del w:id="343" w:author="Amy FRUCHTER" w:date="2023-04-14T14:44:00Z">
        <w:r w:rsidRPr="002E20A3" w:rsidDel="00865C2D">
          <w:rPr>
            <w:lang w:val="en-GB"/>
          </w:rPr>
          <w:delText>ation</w:delText>
        </w:r>
      </w:del>
    </w:p>
    <w:p w14:paraId="3FE2C9A6" w14:textId="44DB1053" w:rsidR="003817DC" w:rsidRPr="002E20A3" w:rsidRDefault="003817DC" w:rsidP="00CE77FA">
      <w:pPr>
        <w:rPr>
          <w:lang w:val="en-GB"/>
        </w:rPr>
      </w:pPr>
      <w:r w:rsidRPr="002E20A3">
        <w:rPr>
          <w:lang w:val="en-GB"/>
        </w:rPr>
        <w:t>DDR</w:t>
      </w:r>
      <w:r w:rsidRPr="002E20A3">
        <w:rPr>
          <w:lang w:val="en-GB"/>
        </w:rPr>
        <w:tab/>
      </w:r>
      <w:r w:rsidRPr="002E20A3">
        <w:rPr>
          <w:lang w:val="en-GB"/>
        </w:rPr>
        <w:tab/>
      </w:r>
      <w:r w:rsidRPr="002E20A3">
        <w:rPr>
          <w:lang w:val="en-GB"/>
        </w:rPr>
        <w:tab/>
      </w:r>
      <w:r w:rsidRPr="002E20A3">
        <w:rPr>
          <w:lang w:val="en-GB"/>
        </w:rPr>
        <w:tab/>
        <w:t xml:space="preserve">Disarmament, </w:t>
      </w:r>
      <w:del w:id="344" w:author="Author" w:date="2023-04-14T09:44:00Z">
        <w:r w:rsidRPr="002E20A3" w:rsidDel="00002B9B">
          <w:rPr>
            <w:lang w:val="en-GB"/>
          </w:rPr>
          <w:delText>D</w:delText>
        </w:r>
      </w:del>
      <w:ins w:id="345" w:author="Author" w:date="2023-04-14T09:44:00Z">
        <w:r w:rsidR="00002B9B">
          <w:rPr>
            <w:lang w:val="en-GB"/>
          </w:rPr>
          <w:t>d</w:t>
        </w:r>
      </w:ins>
      <w:r w:rsidRPr="002E20A3">
        <w:rPr>
          <w:lang w:val="en-GB"/>
        </w:rPr>
        <w:t>emobili</w:t>
      </w:r>
      <w:del w:id="346" w:author="Author" w:date="2023-02-16T18:49:00Z">
        <w:r w:rsidRPr="002E20A3" w:rsidDel="00B554F6">
          <w:rPr>
            <w:lang w:val="en-GB"/>
          </w:rPr>
          <w:delText>s</w:delText>
        </w:r>
      </w:del>
      <w:ins w:id="347" w:author="Author" w:date="2023-02-16T18:49:00Z">
        <w:r w:rsidR="00B554F6">
          <w:rPr>
            <w:lang w:val="en-GB"/>
          </w:rPr>
          <w:t>z</w:t>
        </w:r>
      </w:ins>
      <w:r w:rsidRPr="002E20A3">
        <w:rPr>
          <w:lang w:val="en-GB"/>
        </w:rPr>
        <w:t xml:space="preserve">ation and </w:t>
      </w:r>
      <w:del w:id="348" w:author="Author" w:date="2023-04-14T09:44:00Z">
        <w:r w:rsidRPr="002E20A3" w:rsidDel="00002B9B">
          <w:rPr>
            <w:lang w:val="en-GB"/>
          </w:rPr>
          <w:delText>R</w:delText>
        </w:r>
      </w:del>
      <w:ins w:id="349" w:author="Author" w:date="2023-04-14T09:44:00Z">
        <w:r w:rsidR="00002B9B">
          <w:rPr>
            <w:lang w:val="en-GB"/>
          </w:rPr>
          <w:t>r</w:t>
        </w:r>
      </w:ins>
      <w:r w:rsidRPr="002E20A3">
        <w:rPr>
          <w:lang w:val="en-GB"/>
        </w:rPr>
        <w:t>eintegration</w:t>
      </w:r>
    </w:p>
    <w:p w14:paraId="62A3853C" w14:textId="62464D3B" w:rsidR="00CA137D" w:rsidRPr="002E20A3" w:rsidDel="00002B9B" w:rsidRDefault="00CA137D" w:rsidP="00CE77FA">
      <w:pPr>
        <w:rPr>
          <w:del w:id="350" w:author="Author" w:date="2023-04-14T09:44:00Z"/>
          <w:lang w:val="en-GB"/>
        </w:rPr>
      </w:pPr>
      <w:del w:id="351" w:author="Author" w:date="2023-04-14T09:44:00Z">
        <w:r w:rsidRPr="002E20A3" w:rsidDel="00002B9B">
          <w:rPr>
            <w:lang w:val="en-GB"/>
          </w:rPr>
          <w:delText>DPO</w:delText>
        </w:r>
        <w:r w:rsidRPr="002E20A3" w:rsidDel="00002B9B">
          <w:rPr>
            <w:lang w:val="en-GB"/>
          </w:rPr>
          <w:tab/>
        </w:r>
        <w:r w:rsidRPr="002E20A3" w:rsidDel="00002B9B">
          <w:rPr>
            <w:lang w:val="en-GB"/>
          </w:rPr>
          <w:tab/>
        </w:r>
        <w:r w:rsidRPr="002E20A3" w:rsidDel="00002B9B">
          <w:rPr>
            <w:lang w:val="en-GB"/>
          </w:rPr>
          <w:tab/>
        </w:r>
        <w:r w:rsidRPr="002E20A3" w:rsidDel="00002B9B">
          <w:rPr>
            <w:lang w:val="en-GB"/>
          </w:rPr>
          <w:tab/>
          <w:delText>Department of Peace Operations</w:delText>
        </w:r>
      </w:del>
    </w:p>
    <w:p w14:paraId="085C1D7E" w14:textId="50262698" w:rsidR="00CE77FA" w:rsidRPr="002E20A3" w:rsidRDefault="00CE77FA" w:rsidP="00CE77FA">
      <w:r w:rsidRPr="002E20A3">
        <w:t>ELF</w:t>
      </w:r>
      <w:r w:rsidRPr="002E20A3">
        <w:tab/>
      </w:r>
      <w:r w:rsidRPr="002E20A3">
        <w:tab/>
      </w:r>
      <w:r w:rsidRPr="002E20A3">
        <w:tab/>
      </w:r>
      <w:r w:rsidRPr="002E20A3">
        <w:tab/>
        <w:t>Elassi Liberation Front</w:t>
      </w:r>
    </w:p>
    <w:p w14:paraId="50E4328E" w14:textId="14E847E7" w:rsidR="00CE77FA" w:rsidRPr="002E20A3" w:rsidRDefault="00CE77FA" w:rsidP="00CE77FA">
      <w:r w:rsidRPr="002E20A3">
        <w:t>EP</w:t>
      </w:r>
      <w:r w:rsidRPr="002E20A3">
        <w:tab/>
      </w:r>
      <w:r w:rsidRPr="002E20A3">
        <w:tab/>
      </w:r>
      <w:r w:rsidRPr="002E20A3">
        <w:tab/>
      </w:r>
      <w:r w:rsidRPr="002E20A3">
        <w:tab/>
        <w:t>Engagement Platoon</w:t>
      </w:r>
    </w:p>
    <w:p w14:paraId="5D744BE0" w14:textId="718916E6" w:rsidR="00CE77FA" w:rsidRPr="002E20A3" w:rsidRDefault="00CE77FA" w:rsidP="00CE77FA">
      <w:r w:rsidRPr="002E20A3">
        <w:t>ET</w:t>
      </w:r>
      <w:r w:rsidRPr="002E20A3">
        <w:tab/>
      </w:r>
      <w:r w:rsidRPr="002E20A3">
        <w:tab/>
      </w:r>
      <w:r w:rsidRPr="002E20A3">
        <w:tab/>
      </w:r>
      <w:r w:rsidRPr="002E20A3">
        <w:tab/>
        <w:t>Engagement Team</w:t>
      </w:r>
    </w:p>
    <w:p w14:paraId="518FA57E" w14:textId="3EF998BB" w:rsidR="00CE77FA" w:rsidRPr="002E20A3" w:rsidRDefault="00CE77FA" w:rsidP="00CE77FA">
      <w:pPr>
        <w:rPr>
          <w:rStyle w:val="PageNumber"/>
          <w:rFonts w:ascii="Calibri" w:hAnsi="Calibri" w:cs="Calibri"/>
          <w:bCs/>
          <w:lang w:val="fr-FR"/>
        </w:rPr>
      </w:pPr>
      <w:r w:rsidRPr="002E20A3">
        <w:rPr>
          <w:rStyle w:val="PageNumber"/>
          <w:rFonts w:ascii="Calibri" w:hAnsi="Calibri" w:cs="Calibri"/>
          <w:lang w:val="fr-FR"/>
        </w:rPr>
        <w:t>FDC</w:t>
      </w:r>
      <w:r w:rsidRPr="002E20A3">
        <w:rPr>
          <w:rStyle w:val="PageNumber"/>
          <w:rFonts w:ascii="Calibri" w:hAnsi="Calibri" w:cs="Calibri"/>
          <w:lang w:val="fr-FR"/>
        </w:rPr>
        <w:tab/>
      </w:r>
      <w:r w:rsidRPr="002E20A3">
        <w:rPr>
          <w:rStyle w:val="PageNumber"/>
          <w:rFonts w:ascii="Calibri" w:hAnsi="Calibri" w:cs="Calibri"/>
          <w:lang w:val="fr-FR"/>
        </w:rPr>
        <w:tab/>
      </w:r>
      <w:r w:rsidRPr="002E20A3">
        <w:rPr>
          <w:rStyle w:val="PageNumber"/>
          <w:rFonts w:ascii="Calibri" w:hAnsi="Calibri" w:cs="Calibri"/>
          <w:lang w:val="fr-FR"/>
        </w:rPr>
        <w:tab/>
      </w:r>
      <w:r w:rsidRPr="002E20A3">
        <w:rPr>
          <w:rStyle w:val="PageNumber"/>
          <w:rFonts w:ascii="Calibri" w:hAnsi="Calibri" w:cs="Calibri"/>
          <w:lang w:val="fr-FR"/>
        </w:rPr>
        <w:tab/>
      </w:r>
      <w:r w:rsidRPr="002E20A3">
        <w:rPr>
          <w:rStyle w:val="PageNumber"/>
          <w:rFonts w:ascii="Calibri" w:hAnsi="Calibri" w:cs="Calibri"/>
          <w:bCs/>
          <w:lang w:val="fr-FR"/>
        </w:rPr>
        <w:t xml:space="preserve">Forces de la </w:t>
      </w:r>
      <w:del w:id="352" w:author="Author" w:date="2023-02-21T16:37:00Z">
        <w:r w:rsidRPr="002E20A3" w:rsidDel="00FC64AA">
          <w:rPr>
            <w:rStyle w:val="PageNumber"/>
            <w:rFonts w:ascii="Calibri" w:hAnsi="Calibri" w:cs="Calibri"/>
            <w:bCs/>
            <w:lang w:val="fr-FR"/>
          </w:rPr>
          <w:delText>D</w:delText>
        </w:r>
      </w:del>
      <w:ins w:id="353" w:author="Author" w:date="2023-02-21T16:37:00Z">
        <w:r w:rsidR="00FC64AA">
          <w:rPr>
            <w:rStyle w:val="PageNumber"/>
            <w:rFonts w:ascii="Calibri" w:hAnsi="Calibri" w:cs="Calibri"/>
            <w:bCs/>
            <w:lang w:val="fr-FR"/>
          </w:rPr>
          <w:t>d</w:t>
        </w:r>
      </w:ins>
      <w:r w:rsidRPr="002E20A3">
        <w:rPr>
          <w:rStyle w:val="PageNumber"/>
          <w:rFonts w:ascii="Calibri" w:hAnsi="Calibri" w:cs="Calibri"/>
          <w:bCs/>
          <w:lang w:val="fr-FR"/>
        </w:rPr>
        <w:t>éfense du Carana</w:t>
      </w:r>
    </w:p>
    <w:p w14:paraId="0ECCB9CE" w14:textId="314952BC" w:rsidR="00CE77FA" w:rsidRPr="002E20A3" w:rsidDel="003D398B" w:rsidRDefault="00CE77FA" w:rsidP="00CE77FA">
      <w:pPr>
        <w:rPr>
          <w:del w:id="354" w:author="Amy FRUCHTER" w:date="2023-04-14T14:46:00Z"/>
          <w:lang w:val="en-GB"/>
        </w:rPr>
      </w:pPr>
      <w:del w:id="355" w:author="Amy FRUCHTER" w:date="2023-04-14T14:46:00Z">
        <w:r w:rsidRPr="002E20A3" w:rsidDel="003D398B">
          <w:rPr>
            <w:lang w:val="en-GB"/>
          </w:rPr>
          <w:delText>FHQ</w:delText>
        </w:r>
        <w:r w:rsidRPr="002E20A3" w:rsidDel="003D398B">
          <w:rPr>
            <w:lang w:val="en-GB"/>
          </w:rPr>
          <w:tab/>
        </w:r>
        <w:r w:rsidRPr="002E20A3" w:rsidDel="003D398B">
          <w:rPr>
            <w:lang w:val="en-GB"/>
          </w:rPr>
          <w:tab/>
        </w:r>
        <w:r w:rsidRPr="002E20A3" w:rsidDel="003D398B">
          <w:rPr>
            <w:lang w:val="en-GB"/>
          </w:rPr>
          <w:tab/>
        </w:r>
        <w:r w:rsidRPr="002E20A3" w:rsidDel="003D398B">
          <w:rPr>
            <w:lang w:val="en-GB"/>
          </w:rPr>
          <w:tab/>
          <w:delText>Force Headquarters</w:delText>
        </w:r>
      </w:del>
    </w:p>
    <w:p w14:paraId="5F00BDF2" w14:textId="138A674D" w:rsidR="00CE77FA" w:rsidRPr="002E20A3" w:rsidDel="00862AF8" w:rsidRDefault="00CE77FA" w:rsidP="00CE77FA">
      <w:pPr>
        <w:rPr>
          <w:del w:id="356" w:author="Author" w:date="2023-02-17T11:46:00Z"/>
          <w:lang w:val="en-GB"/>
        </w:rPr>
      </w:pPr>
      <w:del w:id="357" w:author="Author" w:date="2023-02-17T11:46:00Z">
        <w:r w:rsidRPr="002E20A3" w:rsidDel="00862AF8">
          <w:rPr>
            <w:lang w:val="en-GB"/>
          </w:rPr>
          <w:lastRenderedPageBreak/>
          <w:delText>FU</w:delText>
        </w:r>
        <w:r w:rsidRPr="002E20A3" w:rsidDel="00862AF8">
          <w:rPr>
            <w:lang w:val="en-GB"/>
          </w:rPr>
          <w:tab/>
        </w:r>
        <w:r w:rsidRPr="002E20A3" w:rsidDel="00862AF8">
          <w:rPr>
            <w:lang w:val="en-GB"/>
          </w:rPr>
          <w:tab/>
        </w:r>
        <w:r w:rsidRPr="002E20A3" w:rsidDel="00862AF8">
          <w:rPr>
            <w:lang w:val="en-GB"/>
          </w:rPr>
          <w:tab/>
        </w:r>
        <w:r w:rsidRPr="002E20A3" w:rsidDel="00862AF8">
          <w:rPr>
            <w:lang w:val="en-GB"/>
          </w:rPr>
          <w:tab/>
          <w:delText>Fasia Union</w:delText>
        </w:r>
      </w:del>
    </w:p>
    <w:p w14:paraId="3A83C9E7" w14:textId="5462AC7B" w:rsidR="00CE77FA" w:rsidRPr="002E20A3" w:rsidDel="00001A8C" w:rsidRDefault="00CE77FA" w:rsidP="00CE77FA">
      <w:pPr>
        <w:rPr>
          <w:del w:id="358" w:author="Author" w:date="2023-02-17T11:48:00Z"/>
          <w:rStyle w:val="PageNumber"/>
          <w:rFonts w:ascii="Calibri" w:hAnsi="Calibri" w:cs="Calibri"/>
          <w:lang w:val="en-GB"/>
        </w:rPr>
      </w:pPr>
      <w:del w:id="359" w:author="Author" w:date="2023-02-17T11:48:00Z">
        <w:r w:rsidRPr="002E20A3" w:rsidDel="00001A8C">
          <w:rPr>
            <w:rFonts w:ascii="Calibri" w:hAnsi="Calibri" w:cs="Calibri"/>
            <w:lang w:val="en-GB"/>
          </w:rPr>
          <w:delText>FUAMC</w:delText>
        </w:r>
        <w:r w:rsidRPr="002E20A3" w:rsidDel="00001A8C">
          <w:rPr>
            <w:rFonts w:ascii="Calibri" w:hAnsi="Calibri" w:cs="Calibri"/>
            <w:lang w:val="en-GB"/>
          </w:rPr>
          <w:tab/>
        </w:r>
        <w:r w:rsidRPr="002E20A3" w:rsidDel="00001A8C">
          <w:rPr>
            <w:rFonts w:ascii="Calibri" w:hAnsi="Calibri" w:cs="Calibri"/>
            <w:lang w:val="en-GB"/>
          </w:rPr>
          <w:tab/>
        </w:r>
        <w:r w:rsidRPr="002E20A3" w:rsidDel="00001A8C">
          <w:rPr>
            <w:rFonts w:ascii="Calibri" w:hAnsi="Calibri" w:cs="Calibri"/>
            <w:lang w:val="en-GB"/>
          </w:rPr>
          <w:tab/>
        </w:r>
        <w:r w:rsidRPr="002E20A3" w:rsidDel="00001A8C">
          <w:rPr>
            <w:rFonts w:ascii="Calibri" w:hAnsi="Calibri" w:cs="Calibri"/>
            <w:lang w:val="en-GB"/>
          </w:rPr>
          <w:tab/>
        </w:r>
        <w:r w:rsidRPr="002E20A3" w:rsidDel="00001A8C">
          <w:rPr>
            <w:rStyle w:val="PageNumber"/>
            <w:rFonts w:ascii="Calibri" w:hAnsi="Calibri" w:cs="Calibri"/>
            <w:lang w:val="en-GB"/>
          </w:rPr>
          <w:delText>Fasia Union Advisory Mission in Carana</w:delText>
        </w:r>
      </w:del>
    </w:p>
    <w:p w14:paraId="6CE5665A" w14:textId="2FD9ADA7" w:rsidR="00CE77FA" w:rsidRPr="002E20A3" w:rsidDel="00D52A4C" w:rsidRDefault="00CE77FA" w:rsidP="00CE77FA">
      <w:pPr>
        <w:rPr>
          <w:del w:id="360" w:author="Amy FRUCHTER" w:date="2023-04-14T14:47:00Z"/>
          <w:rFonts w:ascii="Calibri" w:hAnsi="Calibri" w:cs="Calibri"/>
          <w:lang w:val="en-GB"/>
        </w:rPr>
      </w:pPr>
      <w:del w:id="361" w:author="Amy FRUCHTER" w:date="2023-04-14T14:47:00Z">
        <w:r w:rsidRPr="002E20A3" w:rsidDel="00D52A4C">
          <w:rPr>
            <w:rFonts w:ascii="Calibri" w:hAnsi="Calibri" w:cs="Calibri"/>
            <w:lang w:val="en-GB"/>
          </w:rPr>
          <w:delText>GBV</w:delText>
        </w:r>
        <w:r w:rsidRPr="002E20A3" w:rsidDel="00D52A4C">
          <w:rPr>
            <w:rFonts w:ascii="Calibri" w:hAnsi="Calibri" w:cs="Calibri"/>
            <w:lang w:val="en-GB"/>
          </w:rPr>
          <w:tab/>
        </w:r>
        <w:r w:rsidRPr="002E20A3" w:rsidDel="00D52A4C">
          <w:rPr>
            <w:rFonts w:ascii="Calibri" w:hAnsi="Calibri" w:cs="Calibri"/>
            <w:lang w:val="en-GB"/>
          </w:rPr>
          <w:tab/>
        </w:r>
        <w:r w:rsidRPr="002E20A3" w:rsidDel="00D52A4C">
          <w:rPr>
            <w:rFonts w:ascii="Calibri" w:hAnsi="Calibri" w:cs="Calibri"/>
            <w:lang w:val="en-GB"/>
          </w:rPr>
          <w:tab/>
        </w:r>
        <w:r w:rsidRPr="002E20A3" w:rsidDel="00D52A4C">
          <w:rPr>
            <w:rFonts w:ascii="Calibri" w:hAnsi="Calibri" w:cs="Calibri"/>
            <w:lang w:val="en-GB"/>
          </w:rPr>
          <w:tab/>
          <w:delText>Gender-B</w:delText>
        </w:r>
      </w:del>
      <w:ins w:id="362" w:author="Author" w:date="2023-02-16T18:50:00Z">
        <w:del w:id="363" w:author="Amy FRUCHTER" w:date="2023-04-14T14:47:00Z">
          <w:r w:rsidR="00B554F6" w:rsidDel="00D52A4C">
            <w:rPr>
              <w:rFonts w:ascii="Calibri" w:hAnsi="Calibri" w:cs="Calibri"/>
              <w:lang w:val="en-GB"/>
            </w:rPr>
            <w:delText>b</w:delText>
          </w:r>
        </w:del>
      </w:ins>
      <w:del w:id="364" w:author="Amy FRUCHTER" w:date="2023-04-14T14:47:00Z">
        <w:r w:rsidRPr="002E20A3" w:rsidDel="00D52A4C">
          <w:rPr>
            <w:rFonts w:ascii="Calibri" w:hAnsi="Calibri" w:cs="Calibri"/>
            <w:lang w:val="en-GB"/>
          </w:rPr>
          <w:delText>ased V</w:delText>
        </w:r>
      </w:del>
      <w:ins w:id="365" w:author="Author" w:date="2023-02-16T18:50:00Z">
        <w:del w:id="366" w:author="Amy FRUCHTER" w:date="2023-04-14T14:47:00Z">
          <w:r w:rsidR="00B554F6" w:rsidDel="00D52A4C">
            <w:rPr>
              <w:rFonts w:ascii="Calibri" w:hAnsi="Calibri" w:cs="Calibri"/>
              <w:lang w:val="en-GB"/>
            </w:rPr>
            <w:delText>v</w:delText>
          </w:r>
        </w:del>
      </w:ins>
      <w:del w:id="367" w:author="Amy FRUCHTER" w:date="2023-04-14T14:47:00Z">
        <w:r w:rsidRPr="002E20A3" w:rsidDel="00D52A4C">
          <w:rPr>
            <w:rFonts w:ascii="Calibri" w:hAnsi="Calibri" w:cs="Calibri"/>
            <w:lang w:val="en-GB"/>
          </w:rPr>
          <w:delText>iolence</w:delText>
        </w:r>
      </w:del>
    </w:p>
    <w:p w14:paraId="379476D1" w14:textId="77777777" w:rsidR="00CE77FA" w:rsidRPr="002E20A3" w:rsidRDefault="00CE77FA" w:rsidP="00CE77FA">
      <w:pPr>
        <w:rPr>
          <w:lang w:val="en-GB"/>
        </w:rPr>
      </w:pPr>
      <w:r w:rsidRPr="002E20A3">
        <w:rPr>
          <w:lang w:val="en-GB"/>
        </w:rPr>
        <w:t>GFP</w:t>
      </w:r>
      <w:r w:rsidRPr="002E20A3">
        <w:rPr>
          <w:lang w:val="en-GB"/>
        </w:rPr>
        <w:tab/>
      </w:r>
      <w:r w:rsidRPr="002E20A3">
        <w:rPr>
          <w:lang w:val="en-GB"/>
        </w:rPr>
        <w:tab/>
      </w:r>
      <w:r w:rsidRPr="002E20A3">
        <w:rPr>
          <w:lang w:val="en-GB"/>
        </w:rPr>
        <w:tab/>
      </w:r>
      <w:r w:rsidRPr="002E20A3">
        <w:rPr>
          <w:lang w:val="en-GB"/>
        </w:rPr>
        <w:tab/>
        <w:t>Gender Focal Point</w:t>
      </w:r>
      <w:r w:rsidRPr="002E20A3">
        <w:rPr>
          <w:lang w:val="en-GB"/>
        </w:rPr>
        <w:tab/>
      </w:r>
    </w:p>
    <w:p w14:paraId="368C15A4" w14:textId="7D3D8DB1" w:rsidR="00CE77FA" w:rsidRPr="002E20A3" w:rsidDel="003C2CFB" w:rsidRDefault="00CE77FA" w:rsidP="00EE4B72">
      <w:pPr>
        <w:rPr>
          <w:del w:id="368" w:author="Amy FRUCHTER" w:date="2023-04-14T14:53:00Z"/>
          <w:rStyle w:val="PageNumber"/>
          <w:rFonts w:ascii="Calibri" w:hAnsi="Calibri" w:cs="Calibri"/>
          <w:bCs/>
          <w:lang w:val="en-GB"/>
        </w:rPr>
      </w:pPr>
      <w:del w:id="369" w:author="Amy FRUCHTER" w:date="2023-04-14T14:53:00Z">
        <w:r w:rsidRPr="002E20A3" w:rsidDel="003C2CFB">
          <w:rPr>
            <w:rStyle w:val="PageNumber"/>
            <w:rFonts w:ascii="Calibri" w:hAnsi="Calibri" w:cs="Calibri"/>
            <w:bCs/>
            <w:lang w:val="en-GB"/>
          </w:rPr>
          <w:delText>HQ</w:delText>
        </w:r>
        <w:r w:rsidRPr="002E20A3" w:rsidDel="003C2CFB">
          <w:rPr>
            <w:rStyle w:val="PageNumber"/>
            <w:rFonts w:ascii="Calibri" w:hAnsi="Calibri" w:cs="Calibri"/>
            <w:bCs/>
            <w:lang w:val="en-GB"/>
          </w:rPr>
          <w:tab/>
        </w:r>
        <w:r w:rsidRPr="002E20A3" w:rsidDel="003C2CFB">
          <w:rPr>
            <w:rStyle w:val="PageNumber"/>
            <w:rFonts w:ascii="Calibri" w:hAnsi="Calibri" w:cs="Calibri"/>
            <w:bCs/>
            <w:lang w:val="en-GB"/>
          </w:rPr>
          <w:tab/>
        </w:r>
        <w:r w:rsidRPr="002E20A3" w:rsidDel="003C2CFB">
          <w:rPr>
            <w:rStyle w:val="PageNumber"/>
            <w:rFonts w:ascii="Calibri" w:hAnsi="Calibri" w:cs="Calibri"/>
            <w:bCs/>
            <w:lang w:val="en-GB"/>
          </w:rPr>
          <w:tab/>
        </w:r>
        <w:r w:rsidRPr="002E20A3" w:rsidDel="003C2CFB">
          <w:rPr>
            <w:rStyle w:val="PageNumber"/>
            <w:rFonts w:ascii="Calibri" w:hAnsi="Calibri" w:cs="Calibri"/>
            <w:bCs/>
            <w:lang w:val="en-GB"/>
          </w:rPr>
          <w:tab/>
          <w:delText>Headquarters</w:delText>
        </w:r>
      </w:del>
    </w:p>
    <w:p w14:paraId="71C84060" w14:textId="0BCAEBB7" w:rsidR="00CE77FA" w:rsidRPr="002E20A3" w:rsidRDefault="00CE77FA" w:rsidP="00CE77FA">
      <w:pPr>
        <w:rPr>
          <w:lang w:val="en-GB"/>
        </w:rPr>
      </w:pPr>
      <w:r w:rsidRPr="002E20A3">
        <w:rPr>
          <w:lang w:val="en-GB"/>
        </w:rPr>
        <w:t>IDP</w:t>
      </w:r>
      <w:r w:rsidRPr="002E20A3">
        <w:rPr>
          <w:lang w:val="en-GB"/>
        </w:rPr>
        <w:tab/>
      </w:r>
      <w:r w:rsidRPr="002E20A3">
        <w:rPr>
          <w:lang w:val="en-GB"/>
        </w:rPr>
        <w:tab/>
      </w:r>
      <w:r w:rsidRPr="002E20A3">
        <w:rPr>
          <w:lang w:val="en-GB"/>
        </w:rPr>
        <w:tab/>
      </w:r>
      <w:r w:rsidRPr="002E20A3">
        <w:rPr>
          <w:lang w:val="en-GB"/>
        </w:rPr>
        <w:tab/>
        <w:t xml:space="preserve">Internally </w:t>
      </w:r>
      <w:del w:id="370" w:author="Author" w:date="2023-02-16T18:50:00Z">
        <w:r w:rsidRPr="002E20A3" w:rsidDel="00B554F6">
          <w:rPr>
            <w:lang w:val="en-GB"/>
          </w:rPr>
          <w:delText>D</w:delText>
        </w:r>
      </w:del>
      <w:ins w:id="371" w:author="Author" w:date="2023-02-16T18:50:00Z">
        <w:r w:rsidR="00B554F6">
          <w:rPr>
            <w:lang w:val="en-GB"/>
          </w:rPr>
          <w:t>d</w:t>
        </w:r>
      </w:ins>
      <w:r w:rsidRPr="002E20A3">
        <w:rPr>
          <w:lang w:val="en-GB"/>
        </w:rPr>
        <w:t xml:space="preserve">isplaced </w:t>
      </w:r>
      <w:del w:id="372" w:author="Author" w:date="2023-02-16T18:50:00Z">
        <w:r w:rsidRPr="002E20A3" w:rsidDel="00B554F6">
          <w:rPr>
            <w:lang w:val="en-GB"/>
          </w:rPr>
          <w:delText>P</w:delText>
        </w:r>
      </w:del>
      <w:ins w:id="373" w:author="Author" w:date="2023-02-16T18:50:00Z">
        <w:r w:rsidR="00B554F6">
          <w:rPr>
            <w:lang w:val="en-GB"/>
          </w:rPr>
          <w:t>p</w:t>
        </w:r>
      </w:ins>
      <w:r w:rsidRPr="002E20A3">
        <w:rPr>
          <w:lang w:val="en-GB"/>
        </w:rPr>
        <w:t>erson</w:t>
      </w:r>
    </w:p>
    <w:p w14:paraId="2A5A9238" w14:textId="77777777" w:rsidR="00CE77FA" w:rsidRPr="005D51CF" w:rsidRDefault="00CE77FA" w:rsidP="00CE77FA">
      <w:pPr>
        <w:rPr>
          <w:lang w:val="en-US"/>
          <w:rPrChange w:id="374" w:author="Author" w:date="2023-02-21T15:00:00Z">
            <w:rPr>
              <w:lang w:val="en-GB"/>
            </w:rPr>
          </w:rPrChange>
        </w:rPr>
      </w:pPr>
      <w:r w:rsidRPr="005D51CF">
        <w:rPr>
          <w:lang w:val="en-US"/>
          <w:rPrChange w:id="375" w:author="Author" w:date="2023-02-21T15:00:00Z">
            <w:rPr>
              <w:lang w:val="en-GB"/>
            </w:rPr>
          </w:rPrChange>
        </w:rPr>
        <w:t>JMAC</w:t>
      </w:r>
      <w:r w:rsidRPr="005D51CF">
        <w:rPr>
          <w:lang w:val="en-US"/>
          <w:rPrChange w:id="376" w:author="Author" w:date="2023-02-21T15:00:00Z">
            <w:rPr>
              <w:lang w:val="en-GB"/>
            </w:rPr>
          </w:rPrChange>
        </w:rPr>
        <w:tab/>
      </w:r>
      <w:r w:rsidRPr="005D51CF">
        <w:rPr>
          <w:lang w:val="en-US"/>
          <w:rPrChange w:id="377" w:author="Author" w:date="2023-02-21T15:00:00Z">
            <w:rPr>
              <w:lang w:val="en-GB"/>
            </w:rPr>
          </w:rPrChange>
        </w:rPr>
        <w:tab/>
      </w:r>
      <w:r w:rsidRPr="005D51CF">
        <w:rPr>
          <w:lang w:val="en-US"/>
          <w:rPrChange w:id="378" w:author="Author" w:date="2023-02-21T15:00:00Z">
            <w:rPr>
              <w:lang w:val="en-GB"/>
            </w:rPr>
          </w:rPrChange>
        </w:rPr>
        <w:tab/>
      </w:r>
      <w:r w:rsidRPr="005D51CF">
        <w:rPr>
          <w:lang w:val="en-US"/>
          <w:rPrChange w:id="379" w:author="Author" w:date="2023-02-21T15:00:00Z">
            <w:rPr>
              <w:lang w:val="en-GB"/>
            </w:rPr>
          </w:rPrChange>
        </w:rPr>
        <w:tab/>
        <w:t>Joint Mission Analysis Centre</w:t>
      </w:r>
    </w:p>
    <w:p w14:paraId="6FA8452F" w14:textId="729700E1" w:rsidR="00CE77FA" w:rsidRPr="002E20A3" w:rsidRDefault="00CE77FA" w:rsidP="00CE77FA">
      <w:pPr>
        <w:rPr>
          <w:lang w:val="en-GB"/>
        </w:rPr>
      </w:pPr>
      <w:r w:rsidRPr="002E20A3">
        <w:rPr>
          <w:lang w:val="en-GB"/>
        </w:rPr>
        <w:t>LGBTQI+</w:t>
      </w:r>
      <w:r w:rsidRPr="002E20A3">
        <w:rPr>
          <w:lang w:val="en-GB"/>
        </w:rPr>
        <w:tab/>
      </w:r>
      <w:r w:rsidRPr="002E20A3">
        <w:rPr>
          <w:lang w:val="en-GB"/>
        </w:rPr>
        <w:tab/>
      </w:r>
      <w:r w:rsidRPr="002E20A3">
        <w:rPr>
          <w:lang w:val="en-GB"/>
        </w:rPr>
        <w:tab/>
        <w:t xml:space="preserve">Lesbian, </w:t>
      </w:r>
      <w:del w:id="380" w:author="Author" w:date="2023-02-16T18:50:00Z">
        <w:r w:rsidRPr="002E20A3" w:rsidDel="00B554F6">
          <w:rPr>
            <w:lang w:val="en-GB"/>
          </w:rPr>
          <w:delText>G</w:delText>
        </w:r>
      </w:del>
      <w:ins w:id="381" w:author="Author" w:date="2023-02-16T18:50:00Z">
        <w:r w:rsidR="00B554F6">
          <w:rPr>
            <w:lang w:val="en-GB"/>
          </w:rPr>
          <w:t>g</w:t>
        </w:r>
      </w:ins>
      <w:r w:rsidRPr="002E20A3">
        <w:rPr>
          <w:lang w:val="en-GB"/>
        </w:rPr>
        <w:t xml:space="preserve">ay, </w:t>
      </w:r>
      <w:del w:id="382" w:author="Author" w:date="2023-02-16T18:50:00Z">
        <w:r w:rsidRPr="002E20A3" w:rsidDel="00B554F6">
          <w:rPr>
            <w:lang w:val="en-GB"/>
          </w:rPr>
          <w:delText>B</w:delText>
        </w:r>
      </w:del>
      <w:ins w:id="383" w:author="Author" w:date="2023-02-16T18:50:00Z">
        <w:r w:rsidR="00B554F6">
          <w:rPr>
            <w:lang w:val="en-GB"/>
          </w:rPr>
          <w:t>b</w:t>
        </w:r>
      </w:ins>
      <w:r w:rsidRPr="002E20A3">
        <w:rPr>
          <w:lang w:val="en-GB"/>
        </w:rPr>
        <w:t xml:space="preserve">isexual, </w:t>
      </w:r>
      <w:del w:id="384" w:author="Author" w:date="2023-02-16T18:50:00Z">
        <w:r w:rsidRPr="002E20A3" w:rsidDel="00B554F6">
          <w:rPr>
            <w:lang w:val="en-GB"/>
          </w:rPr>
          <w:delText>T</w:delText>
        </w:r>
      </w:del>
      <w:ins w:id="385" w:author="Author" w:date="2023-02-16T18:50:00Z">
        <w:r w:rsidR="00B554F6">
          <w:rPr>
            <w:lang w:val="en-GB"/>
          </w:rPr>
          <w:t>t</w:t>
        </w:r>
      </w:ins>
      <w:r w:rsidRPr="002E20A3">
        <w:rPr>
          <w:lang w:val="en-GB"/>
        </w:rPr>
        <w:t xml:space="preserve">ransgender, </w:t>
      </w:r>
      <w:del w:id="386" w:author="Author" w:date="2023-02-16T18:50:00Z">
        <w:r w:rsidRPr="002E20A3" w:rsidDel="00B554F6">
          <w:rPr>
            <w:lang w:val="en-GB"/>
          </w:rPr>
          <w:delText>Q</w:delText>
        </w:r>
      </w:del>
      <w:ins w:id="387" w:author="Author" w:date="2023-02-16T18:50:00Z">
        <w:r w:rsidR="00B554F6">
          <w:rPr>
            <w:lang w:val="en-GB"/>
          </w:rPr>
          <w:t>q</w:t>
        </w:r>
      </w:ins>
      <w:r w:rsidRPr="002E20A3">
        <w:rPr>
          <w:lang w:val="en-GB"/>
        </w:rPr>
        <w:t xml:space="preserve">ueer and </w:t>
      </w:r>
      <w:del w:id="388" w:author="Author" w:date="2023-02-16T18:50:00Z">
        <w:r w:rsidRPr="002E20A3" w:rsidDel="00B554F6">
          <w:rPr>
            <w:lang w:val="en-GB"/>
          </w:rPr>
          <w:delText>I</w:delText>
        </w:r>
      </w:del>
      <w:ins w:id="389" w:author="Author" w:date="2023-02-16T18:50:00Z">
        <w:r w:rsidR="00B554F6">
          <w:rPr>
            <w:lang w:val="en-GB"/>
          </w:rPr>
          <w:t>i</w:t>
        </w:r>
      </w:ins>
      <w:r w:rsidRPr="002E20A3">
        <w:rPr>
          <w:lang w:val="en-GB"/>
        </w:rPr>
        <w:t>ntersex</w:t>
      </w:r>
    </w:p>
    <w:p w14:paraId="257309EC" w14:textId="1663892A" w:rsidR="00CE77FA" w:rsidRPr="002E20A3" w:rsidRDefault="00CE77FA" w:rsidP="00CE77FA">
      <w:pPr>
        <w:rPr>
          <w:lang w:val="en-GB"/>
        </w:rPr>
      </w:pPr>
      <w:r w:rsidRPr="002E20A3">
        <w:rPr>
          <w:lang w:val="en-GB"/>
        </w:rPr>
        <w:t>MDMP</w:t>
      </w:r>
      <w:r w:rsidRPr="002E20A3">
        <w:rPr>
          <w:lang w:val="en-GB"/>
        </w:rPr>
        <w:tab/>
      </w:r>
      <w:r w:rsidRPr="002E20A3">
        <w:rPr>
          <w:lang w:val="en-GB"/>
        </w:rPr>
        <w:tab/>
      </w:r>
      <w:r w:rsidRPr="002E20A3">
        <w:rPr>
          <w:lang w:val="en-GB"/>
        </w:rPr>
        <w:tab/>
      </w:r>
      <w:r w:rsidRPr="002E20A3">
        <w:rPr>
          <w:lang w:val="en-GB"/>
        </w:rPr>
        <w:tab/>
        <w:t xml:space="preserve">Military </w:t>
      </w:r>
      <w:del w:id="390" w:author="Amy FRUCHTER" w:date="2023-04-14T14:55:00Z">
        <w:r w:rsidRPr="002E20A3" w:rsidDel="00032E50">
          <w:rPr>
            <w:lang w:val="en-GB"/>
          </w:rPr>
          <w:delText>D</w:delText>
        </w:r>
      </w:del>
      <w:ins w:id="391" w:author="Amy FRUCHTER" w:date="2023-04-14T14:55:00Z">
        <w:r w:rsidR="00032E50">
          <w:rPr>
            <w:lang w:val="en-GB"/>
          </w:rPr>
          <w:t>d</w:t>
        </w:r>
      </w:ins>
      <w:r w:rsidRPr="002E20A3">
        <w:rPr>
          <w:lang w:val="en-GB"/>
        </w:rPr>
        <w:t>ecision-</w:t>
      </w:r>
      <w:del w:id="392" w:author="Amy FRUCHTER" w:date="2023-04-14T14:55:00Z">
        <w:r w:rsidRPr="002E20A3" w:rsidDel="00032E50">
          <w:rPr>
            <w:lang w:val="en-GB"/>
          </w:rPr>
          <w:delText>M</w:delText>
        </w:r>
      </w:del>
      <w:ins w:id="393" w:author="Amy FRUCHTER" w:date="2023-04-14T14:55:00Z">
        <w:r w:rsidR="00032E50">
          <w:rPr>
            <w:lang w:val="en-GB"/>
          </w:rPr>
          <w:t>m</w:t>
        </w:r>
      </w:ins>
      <w:r w:rsidRPr="002E20A3">
        <w:rPr>
          <w:lang w:val="en-GB"/>
        </w:rPr>
        <w:t xml:space="preserve">aking </w:t>
      </w:r>
      <w:del w:id="394" w:author="Amy FRUCHTER" w:date="2023-04-14T14:55:00Z">
        <w:r w:rsidRPr="002E20A3" w:rsidDel="00032E50">
          <w:rPr>
            <w:lang w:val="en-GB"/>
          </w:rPr>
          <w:delText>P</w:delText>
        </w:r>
      </w:del>
      <w:ins w:id="395" w:author="Amy FRUCHTER" w:date="2023-04-14T14:55:00Z">
        <w:r w:rsidR="00032E50">
          <w:rPr>
            <w:lang w:val="en-GB"/>
          </w:rPr>
          <w:t>p</w:t>
        </w:r>
      </w:ins>
      <w:r w:rsidRPr="002E20A3">
        <w:rPr>
          <w:lang w:val="en-GB"/>
        </w:rPr>
        <w:t>rocess</w:t>
      </w:r>
    </w:p>
    <w:p w14:paraId="4950614D" w14:textId="5193F130" w:rsidR="00CE77FA" w:rsidRPr="002E20A3" w:rsidRDefault="00CE77FA" w:rsidP="00CE77FA">
      <w:pPr>
        <w:rPr>
          <w:rFonts w:cstheme="minorHAnsi"/>
          <w:lang w:val="en-GB"/>
        </w:rPr>
      </w:pPr>
      <w:r w:rsidRPr="002E20A3">
        <w:rPr>
          <w:rFonts w:cstheme="minorHAnsi"/>
          <w:lang w:val="en-GB"/>
        </w:rPr>
        <w:t>MEDEVAC</w:t>
      </w:r>
      <w:r w:rsidRPr="002E20A3">
        <w:rPr>
          <w:rFonts w:cstheme="minorHAnsi"/>
          <w:lang w:val="en-GB"/>
        </w:rPr>
        <w:tab/>
      </w:r>
      <w:r w:rsidRPr="002E20A3">
        <w:rPr>
          <w:rFonts w:cstheme="minorHAnsi"/>
          <w:lang w:val="en-GB"/>
        </w:rPr>
        <w:tab/>
      </w:r>
      <w:r w:rsidRPr="002E20A3">
        <w:rPr>
          <w:rFonts w:cstheme="minorHAnsi"/>
          <w:lang w:val="en-GB"/>
        </w:rPr>
        <w:tab/>
        <w:t xml:space="preserve">Medical </w:t>
      </w:r>
      <w:del w:id="396" w:author="Author" w:date="2023-02-17T12:00:00Z">
        <w:r w:rsidRPr="002E20A3" w:rsidDel="00E5055B">
          <w:rPr>
            <w:rFonts w:cstheme="minorHAnsi"/>
            <w:lang w:val="en-GB"/>
          </w:rPr>
          <w:delText>E</w:delText>
        </w:r>
      </w:del>
      <w:ins w:id="397" w:author="Author" w:date="2023-02-17T12:00:00Z">
        <w:r w:rsidR="00E5055B">
          <w:rPr>
            <w:rFonts w:cstheme="minorHAnsi"/>
            <w:lang w:val="en-GB"/>
          </w:rPr>
          <w:t>e</w:t>
        </w:r>
      </w:ins>
      <w:r w:rsidRPr="002E20A3">
        <w:rPr>
          <w:rFonts w:cstheme="minorHAnsi"/>
          <w:lang w:val="en-GB"/>
        </w:rPr>
        <w:t>vacuation</w:t>
      </w:r>
    </w:p>
    <w:p w14:paraId="2BB19426" w14:textId="4DB6C261" w:rsidR="00CE77FA" w:rsidRPr="002E20A3" w:rsidRDefault="00CE77FA" w:rsidP="00CE77FA">
      <w:pPr>
        <w:rPr>
          <w:lang w:val="en-GB"/>
        </w:rPr>
      </w:pPr>
      <w:r w:rsidRPr="002E20A3">
        <w:rPr>
          <w:lang w:val="en-GB"/>
        </w:rPr>
        <w:t>MGA</w:t>
      </w:r>
      <w:r w:rsidRPr="002E20A3">
        <w:rPr>
          <w:lang w:val="en-GB"/>
        </w:rPr>
        <w:tab/>
      </w:r>
      <w:r w:rsidRPr="002E20A3">
        <w:rPr>
          <w:lang w:val="en-GB"/>
        </w:rPr>
        <w:tab/>
      </w:r>
      <w:r w:rsidRPr="002E20A3">
        <w:rPr>
          <w:lang w:val="en-GB"/>
        </w:rPr>
        <w:tab/>
      </w:r>
      <w:r w:rsidRPr="002E20A3">
        <w:rPr>
          <w:lang w:val="en-GB"/>
        </w:rPr>
        <w:tab/>
        <w:t xml:space="preserve">Military Gender </w:t>
      </w:r>
      <w:r w:rsidR="00CC7A72" w:rsidRPr="002E20A3">
        <w:rPr>
          <w:lang w:val="en-GB"/>
        </w:rPr>
        <w:t>Adviser</w:t>
      </w:r>
    </w:p>
    <w:p w14:paraId="568D5317" w14:textId="709D4001" w:rsidR="00CE77FA" w:rsidRPr="002E20A3" w:rsidDel="00951CD3" w:rsidRDefault="00CE77FA" w:rsidP="00CE77FA">
      <w:pPr>
        <w:rPr>
          <w:del w:id="398" w:author="Amy FRUCHTER" w:date="2023-04-14T14:47:00Z"/>
          <w:lang w:val="en-GB"/>
        </w:rPr>
      </w:pPr>
      <w:del w:id="399" w:author="Amy FRUCHTER" w:date="2023-04-14T14:47:00Z">
        <w:r w:rsidRPr="002E20A3" w:rsidDel="00951CD3">
          <w:rPr>
            <w:lang w:val="en-GB"/>
          </w:rPr>
          <w:delText>MGFP</w:delText>
        </w:r>
        <w:r w:rsidRPr="002E20A3" w:rsidDel="00951CD3">
          <w:rPr>
            <w:lang w:val="en-GB"/>
          </w:rPr>
          <w:tab/>
        </w:r>
        <w:r w:rsidRPr="002E20A3" w:rsidDel="00951CD3">
          <w:rPr>
            <w:lang w:val="en-GB"/>
          </w:rPr>
          <w:tab/>
        </w:r>
        <w:r w:rsidRPr="002E20A3" w:rsidDel="00951CD3">
          <w:rPr>
            <w:lang w:val="en-GB"/>
          </w:rPr>
          <w:tab/>
        </w:r>
        <w:r w:rsidRPr="002E20A3" w:rsidDel="00951CD3">
          <w:rPr>
            <w:lang w:val="en-GB"/>
          </w:rPr>
          <w:tab/>
          <w:delText xml:space="preserve">Military Gender Focal Point </w:delText>
        </w:r>
      </w:del>
    </w:p>
    <w:p w14:paraId="7903D867" w14:textId="72AB45F3" w:rsidR="00B02444" w:rsidRPr="002E20A3" w:rsidRDefault="00B02444" w:rsidP="00B02444">
      <w:pPr>
        <w:rPr>
          <w:lang w:val="en-GB"/>
        </w:rPr>
      </w:pPr>
      <w:r w:rsidRPr="002E20A3">
        <w:rPr>
          <w:lang w:val="en-GB"/>
        </w:rPr>
        <w:t>MOU</w:t>
      </w:r>
      <w:r w:rsidRPr="002E20A3">
        <w:rPr>
          <w:lang w:val="en-GB"/>
        </w:rPr>
        <w:tab/>
      </w:r>
      <w:r w:rsidRPr="002E20A3">
        <w:rPr>
          <w:lang w:val="en-GB"/>
        </w:rPr>
        <w:tab/>
      </w:r>
      <w:r w:rsidRPr="002E20A3">
        <w:rPr>
          <w:lang w:val="en-GB"/>
        </w:rPr>
        <w:tab/>
      </w:r>
      <w:r w:rsidRPr="002E20A3">
        <w:rPr>
          <w:lang w:val="en-GB"/>
        </w:rPr>
        <w:tab/>
        <w:t xml:space="preserve">Memorandum of </w:t>
      </w:r>
      <w:del w:id="400" w:author="Author" w:date="2023-04-14T09:47:00Z">
        <w:r w:rsidRPr="002E20A3" w:rsidDel="00002B9B">
          <w:rPr>
            <w:lang w:val="en-GB"/>
          </w:rPr>
          <w:delText>U</w:delText>
        </w:r>
      </w:del>
      <w:ins w:id="401" w:author="Author" w:date="2023-04-14T09:47:00Z">
        <w:r w:rsidR="00002B9B">
          <w:rPr>
            <w:lang w:val="en-GB"/>
          </w:rPr>
          <w:t>u</w:t>
        </w:r>
      </w:ins>
      <w:r w:rsidRPr="002E20A3">
        <w:rPr>
          <w:lang w:val="en-GB"/>
        </w:rPr>
        <w:t>nderstanding</w:t>
      </w:r>
    </w:p>
    <w:p w14:paraId="06B978AB" w14:textId="0346A413" w:rsidR="00CE77FA" w:rsidRPr="002E20A3" w:rsidDel="00022C19" w:rsidRDefault="00CE77FA" w:rsidP="00CE77FA">
      <w:pPr>
        <w:rPr>
          <w:del w:id="402" w:author="Amy FRUCHTER" w:date="2023-04-14T15:05:00Z"/>
        </w:rPr>
      </w:pPr>
      <w:del w:id="403" w:author="Amy FRUCHTER" w:date="2023-04-14T15:05:00Z">
        <w:r w:rsidRPr="002E20A3" w:rsidDel="00022C19">
          <w:delText>MPA</w:delText>
        </w:r>
        <w:r w:rsidRPr="002E20A3" w:rsidDel="00022C19">
          <w:tab/>
        </w:r>
        <w:r w:rsidRPr="002E20A3" w:rsidDel="00022C19">
          <w:tab/>
        </w:r>
        <w:r w:rsidRPr="002E20A3" w:rsidDel="00022C19">
          <w:tab/>
        </w:r>
        <w:r w:rsidRPr="002E20A3" w:rsidDel="00022C19">
          <w:tab/>
          <w:delText xml:space="preserve">Military Protection </w:delText>
        </w:r>
        <w:r w:rsidR="00CC7A72" w:rsidRPr="002E20A3" w:rsidDel="00022C19">
          <w:delText>Adviser</w:delText>
        </w:r>
      </w:del>
    </w:p>
    <w:p w14:paraId="1456ED66" w14:textId="40755D41" w:rsidR="00CE77FA" w:rsidRPr="002E20A3" w:rsidRDefault="00CE77FA" w:rsidP="00CE77FA">
      <w:r w:rsidRPr="002E20A3">
        <w:t>MPC</w:t>
      </w:r>
      <w:r w:rsidRPr="002E20A3">
        <w:tab/>
      </w:r>
      <w:r w:rsidRPr="002E20A3">
        <w:tab/>
      </w:r>
      <w:r w:rsidRPr="002E20A3">
        <w:tab/>
      </w:r>
      <w:r w:rsidRPr="002E20A3">
        <w:tab/>
        <w:t xml:space="preserve">Mouvement </w:t>
      </w:r>
      <w:del w:id="404" w:author="Author" w:date="2023-02-17T17:16:00Z">
        <w:r w:rsidRPr="002E20A3" w:rsidDel="006B3B74">
          <w:delText>P</w:delText>
        </w:r>
      </w:del>
      <w:ins w:id="405" w:author="Author" w:date="2023-02-17T17:16:00Z">
        <w:r w:rsidR="006B3B74">
          <w:t>p</w:t>
        </w:r>
      </w:ins>
      <w:r w:rsidRPr="002E20A3">
        <w:t>atriotique du Carana</w:t>
      </w:r>
    </w:p>
    <w:p w14:paraId="65DE1B26" w14:textId="77777777" w:rsidR="00CE77FA" w:rsidRPr="002E20A3" w:rsidRDefault="00CE77FA" w:rsidP="00CE77FA">
      <w:pPr>
        <w:rPr>
          <w:lang w:val="en-GB"/>
        </w:rPr>
      </w:pPr>
      <w:r w:rsidRPr="002E20A3">
        <w:rPr>
          <w:lang w:val="en-GB"/>
        </w:rPr>
        <w:t xml:space="preserve">MPKI </w:t>
      </w:r>
      <w:r w:rsidRPr="002E20A3">
        <w:rPr>
          <w:lang w:val="en-GB"/>
        </w:rPr>
        <w:tab/>
      </w:r>
      <w:r w:rsidRPr="002E20A3">
        <w:rPr>
          <w:lang w:val="en-GB"/>
        </w:rPr>
        <w:tab/>
      </w:r>
      <w:r w:rsidRPr="002E20A3">
        <w:rPr>
          <w:lang w:val="en-GB"/>
        </w:rPr>
        <w:tab/>
      </w:r>
      <w:r w:rsidRPr="002E20A3">
        <w:rPr>
          <w:lang w:val="en-GB"/>
        </w:rPr>
        <w:tab/>
        <w:t>Military Peacekeeping Intelligence</w:t>
      </w:r>
      <w:r w:rsidRPr="002E20A3">
        <w:rPr>
          <w:lang w:val="en-GB"/>
        </w:rPr>
        <w:tab/>
      </w:r>
    </w:p>
    <w:p w14:paraId="14C46A62" w14:textId="4DF8C804" w:rsidR="00CE77FA" w:rsidRPr="002E20A3" w:rsidDel="00002B9B" w:rsidRDefault="00CE77FA" w:rsidP="00CE77FA">
      <w:pPr>
        <w:rPr>
          <w:del w:id="406" w:author="Author" w:date="2023-04-14T09:48:00Z"/>
          <w:lang w:val="en-GB"/>
        </w:rPr>
      </w:pPr>
      <w:del w:id="407" w:author="Author" w:date="2023-04-14T09:48:00Z">
        <w:r w:rsidRPr="002E20A3" w:rsidDel="00002B9B">
          <w:rPr>
            <w:lang w:val="en-GB"/>
          </w:rPr>
          <w:delText>MT</w:delText>
        </w:r>
        <w:r w:rsidRPr="002E20A3" w:rsidDel="00002B9B">
          <w:rPr>
            <w:lang w:val="en-GB"/>
          </w:rPr>
          <w:tab/>
        </w:r>
        <w:r w:rsidRPr="002E20A3" w:rsidDel="00002B9B">
          <w:rPr>
            <w:lang w:val="en-GB"/>
          </w:rPr>
          <w:tab/>
        </w:r>
        <w:r w:rsidRPr="002E20A3" w:rsidDel="00002B9B">
          <w:rPr>
            <w:lang w:val="en-GB"/>
          </w:rPr>
          <w:tab/>
        </w:r>
        <w:r w:rsidRPr="002E20A3" w:rsidDel="00002B9B">
          <w:rPr>
            <w:lang w:val="en-GB"/>
          </w:rPr>
          <w:tab/>
          <w:delText>Mixed Teams</w:delText>
        </w:r>
      </w:del>
    </w:p>
    <w:p w14:paraId="4E31E274" w14:textId="42AD5D7A" w:rsidR="00CE77FA" w:rsidRPr="002E20A3" w:rsidDel="00A9509A" w:rsidRDefault="00CE77FA" w:rsidP="00CE77FA">
      <w:pPr>
        <w:rPr>
          <w:del w:id="408" w:author="Amy FRUCHTER" w:date="2023-04-14T12:58:00Z"/>
          <w:lang w:val="en-GB"/>
        </w:rPr>
      </w:pPr>
      <w:del w:id="409" w:author="Amy FRUCHTER" w:date="2023-04-14T12:58:00Z">
        <w:r w:rsidRPr="002E20A3" w:rsidDel="00A9509A">
          <w:rPr>
            <w:lang w:val="en-GB"/>
          </w:rPr>
          <w:delText>NGO</w:delText>
        </w:r>
        <w:r w:rsidRPr="002E20A3" w:rsidDel="00A9509A">
          <w:rPr>
            <w:lang w:val="en-GB"/>
          </w:rPr>
          <w:tab/>
        </w:r>
        <w:r w:rsidRPr="002E20A3" w:rsidDel="00A9509A">
          <w:rPr>
            <w:lang w:val="en-GB"/>
          </w:rPr>
          <w:tab/>
        </w:r>
        <w:r w:rsidRPr="002E20A3" w:rsidDel="00A9509A">
          <w:rPr>
            <w:lang w:val="en-GB"/>
          </w:rPr>
          <w:tab/>
        </w:r>
        <w:r w:rsidRPr="002E20A3" w:rsidDel="00A9509A">
          <w:rPr>
            <w:lang w:val="en-GB"/>
          </w:rPr>
          <w:tab/>
          <w:delText>Non-G</w:delText>
        </w:r>
      </w:del>
      <w:ins w:id="410" w:author="Author" w:date="2023-02-16T18:50:00Z">
        <w:del w:id="411" w:author="Amy FRUCHTER" w:date="2023-04-14T12:58:00Z">
          <w:r w:rsidR="00B554F6" w:rsidDel="00A9509A">
            <w:rPr>
              <w:lang w:val="en-GB"/>
            </w:rPr>
            <w:delText>g</w:delText>
          </w:r>
        </w:del>
      </w:ins>
      <w:del w:id="412" w:author="Amy FRUCHTER" w:date="2023-04-14T12:58:00Z">
        <w:r w:rsidRPr="002E20A3" w:rsidDel="00A9509A">
          <w:rPr>
            <w:lang w:val="en-GB"/>
          </w:rPr>
          <w:delText>overnmental O</w:delText>
        </w:r>
      </w:del>
      <w:ins w:id="413" w:author="Author" w:date="2023-02-16T18:51:00Z">
        <w:del w:id="414" w:author="Amy FRUCHTER" w:date="2023-04-14T12:58:00Z">
          <w:r w:rsidR="00B554F6" w:rsidDel="00A9509A">
            <w:rPr>
              <w:lang w:val="en-GB"/>
            </w:rPr>
            <w:delText>o</w:delText>
          </w:r>
        </w:del>
      </w:ins>
      <w:del w:id="415" w:author="Amy FRUCHTER" w:date="2023-04-14T12:58:00Z">
        <w:r w:rsidRPr="002E20A3" w:rsidDel="00A9509A">
          <w:rPr>
            <w:lang w:val="en-GB"/>
          </w:rPr>
          <w:delText>rganis</w:delText>
        </w:r>
      </w:del>
      <w:ins w:id="416" w:author="Author" w:date="2023-02-16T18:51:00Z">
        <w:del w:id="417" w:author="Amy FRUCHTER" w:date="2023-04-14T12:58:00Z">
          <w:r w:rsidR="00B554F6" w:rsidDel="00A9509A">
            <w:rPr>
              <w:lang w:val="en-GB"/>
            </w:rPr>
            <w:delText>z</w:delText>
          </w:r>
        </w:del>
      </w:ins>
      <w:del w:id="418" w:author="Amy FRUCHTER" w:date="2023-04-14T12:58:00Z">
        <w:r w:rsidRPr="002E20A3" w:rsidDel="00A9509A">
          <w:rPr>
            <w:lang w:val="en-GB"/>
          </w:rPr>
          <w:delText>ation</w:delText>
        </w:r>
      </w:del>
    </w:p>
    <w:p w14:paraId="6AC96676" w14:textId="5C4CF105" w:rsidR="00CE77FA" w:rsidRPr="002E20A3" w:rsidDel="000972AD" w:rsidRDefault="00CE77FA" w:rsidP="00CE77FA">
      <w:pPr>
        <w:rPr>
          <w:del w:id="419" w:author="Amy FRUCHTER" w:date="2023-04-14T12:23:00Z"/>
          <w:lang w:val="en-GB"/>
        </w:rPr>
      </w:pPr>
      <w:del w:id="420" w:author="Amy FRUCHTER" w:date="2023-04-14T12:23:00Z">
        <w:r w:rsidRPr="002E20A3" w:rsidDel="000972AD">
          <w:rPr>
            <w:lang w:val="en-GB"/>
          </w:rPr>
          <w:delText>NIO</w:delText>
        </w:r>
        <w:r w:rsidRPr="002E20A3" w:rsidDel="000972AD">
          <w:rPr>
            <w:lang w:val="en-GB"/>
          </w:rPr>
          <w:tab/>
        </w:r>
        <w:r w:rsidRPr="002E20A3" w:rsidDel="000972AD">
          <w:rPr>
            <w:lang w:val="en-GB"/>
          </w:rPr>
          <w:tab/>
        </w:r>
        <w:r w:rsidRPr="002E20A3" w:rsidDel="000972AD">
          <w:rPr>
            <w:lang w:val="en-GB"/>
          </w:rPr>
          <w:tab/>
        </w:r>
        <w:r w:rsidRPr="002E20A3" w:rsidDel="000972AD">
          <w:rPr>
            <w:lang w:val="en-GB"/>
          </w:rPr>
          <w:tab/>
          <w:delText>National Investigati</w:delText>
        </w:r>
      </w:del>
      <w:ins w:id="421" w:author="Author" w:date="2023-04-14T09:48:00Z">
        <w:del w:id="422" w:author="Amy FRUCHTER" w:date="2023-04-14T12:23:00Z">
          <w:r w:rsidR="00002B9B" w:rsidDel="000972AD">
            <w:rPr>
              <w:lang w:val="en-GB"/>
            </w:rPr>
            <w:delText>ons</w:delText>
          </w:r>
        </w:del>
      </w:ins>
      <w:del w:id="423" w:author="Amy FRUCHTER" w:date="2023-04-14T12:23:00Z">
        <w:r w:rsidRPr="002E20A3" w:rsidDel="000972AD">
          <w:rPr>
            <w:lang w:val="en-GB"/>
          </w:rPr>
          <w:delText>ve Officer</w:delText>
        </w:r>
      </w:del>
    </w:p>
    <w:p w14:paraId="4B6CB367" w14:textId="665EB02B" w:rsidR="00CE77FA" w:rsidRPr="002E20A3" w:rsidDel="006A2379" w:rsidRDefault="00CE77FA" w:rsidP="00CE77FA">
      <w:pPr>
        <w:rPr>
          <w:del w:id="424" w:author="Author" w:date="2023-02-17T12:11:00Z"/>
          <w:lang w:val="en-GB"/>
        </w:rPr>
      </w:pPr>
      <w:del w:id="425" w:author="Author" w:date="2023-02-17T12:11:00Z">
        <w:r w:rsidRPr="002E20A3" w:rsidDel="006A2379">
          <w:rPr>
            <w:lang w:val="en-GB"/>
          </w:rPr>
          <w:delText>OE</w:delText>
        </w:r>
        <w:r w:rsidRPr="002E20A3" w:rsidDel="006A2379">
          <w:rPr>
            <w:lang w:val="en-GB"/>
          </w:rPr>
          <w:tab/>
        </w:r>
        <w:r w:rsidRPr="002E20A3" w:rsidDel="006A2379">
          <w:rPr>
            <w:lang w:val="en-GB"/>
          </w:rPr>
          <w:tab/>
        </w:r>
        <w:r w:rsidRPr="002E20A3" w:rsidDel="006A2379">
          <w:rPr>
            <w:lang w:val="en-GB"/>
          </w:rPr>
          <w:tab/>
        </w:r>
        <w:r w:rsidRPr="002E20A3" w:rsidDel="006A2379">
          <w:rPr>
            <w:lang w:val="en-GB"/>
          </w:rPr>
          <w:tab/>
          <w:delText>Operating E</w:delText>
        </w:r>
      </w:del>
      <w:ins w:id="426" w:author="Author" w:date="2023-02-16T18:51:00Z">
        <w:del w:id="427" w:author="Author" w:date="2023-02-17T12:11:00Z">
          <w:r w:rsidR="00B554F6" w:rsidDel="006A2379">
            <w:rPr>
              <w:lang w:val="en-GB"/>
            </w:rPr>
            <w:delText>e</w:delText>
          </w:r>
        </w:del>
      </w:ins>
      <w:del w:id="428" w:author="Author" w:date="2023-02-17T12:11:00Z">
        <w:r w:rsidRPr="002E20A3" w:rsidDel="006A2379">
          <w:rPr>
            <w:lang w:val="en-GB"/>
          </w:rPr>
          <w:delText>nvironment</w:delText>
        </w:r>
      </w:del>
    </w:p>
    <w:p w14:paraId="242B5E0C" w14:textId="748FB906" w:rsidR="00CE77FA" w:rsidRPr="002E20A3" w:rsidRDefault="00CE77FA" w:rsidP="00CE77FA">
      <w:pPr>
        <w:rPr>
          <w:lang w:val="en-GB"/>
        </w:rPr>
      </w:pPr>
      <w:r w:rsidRPr="002E20A3">
        <w:rPr>
          <w:lang w:val="en-GB"/>
        </w:rPr>
        <w:t>OHCHR</w:t>
      </w:r>
      <w:r w:rsidRPr="002E20A3">
        <w:rPr>
          <w:lang w:val="en-GB"/>
        </w:rPr>
        <w:tab/>
      </w:r>
      <w:r w:rsidRPr="002E20A3">
        <w:rPr>
          <w:lang w:val="en-GB"/>
        </w:rPr>
        <w:tab/>
      </w:r>
      <w:r w:rsidRPr="002E20A3">
        <w:rPr>
          <w:lang w:val="en-GB"/>
        </w:rPr>
        <w:tab/>
      </w:r>
      <w:r w:rsidRPr="002E20A3">
        <w:rPr>
          <w:lang w:val="en-GB"/>
        </w:rPr>
        <w:tab/>
        <w:t xml:space="preserve">Office of the </w:t>
      </w:r>
      <w:ins w:id="429" w:author="Author" w:date="2023-02-16T18:51:00Z">
        <w:r w:rsidR="00B554F6">
          <w:rPr>
            <w:lang w:val="en-GB"/>
          </w:rPr>
          <w:t xml:space="preserve">United Nations </w:t>
        </w:r>
      </w:ins>
      <w:r w:rsidRPr="002E20A3">
        <w:rPr>
          <w:lang w:val="en-GB"/>
        </w:rPr>
        <w:t xml:space="preserve">High Commissioner for Human Rights </w:t>
      </w:r>
    </w:p>
    <w:p w14:paraId="23F16694" w14:textId="3E6E56C0" w:rsidR="00CE77FA" w:rsidRPr="002E20A3" w:rsidRDefault="00CE77FA" w:rsidP="00CE77FA">
      <w:r w:rsidRPr="002E20A3">
        <w:t>PDC</w:t>
      </w:r>
      <w:r w:rsidRPr="002E20A3">
        <w:tab/>
      </w:r>
      <w:r w:rsidRPr="002E20A3">
        <w:tab/>
      </w:r>
      <w:r w:rsidRPr="002E20A3">
        <w:tab/>
      </w:r>
      <w:r w:rsidRPr="002E20A3">
        <w:tab/>
        <w:t xml:space="preserve">Parti </w:t>
      </w:r>
      <w:del w:id="430" w:author="Author" w:date="2023-02-17T17:09:00Z">
        <w:r w:rsidR="00C25911" w:rsidRPr="002E20A3" w:rsidDel="0025450A">
          <w:delText>D</w:delText>
        </w:r>
      </w:del>
      <w:ins w:id="431" w:author="Author" w:date="2023-02-17T17:09:00Z">
        <w:r w:rsidR="0025450A">
          <w:t>d</w:t>
        </w:r>
      </w:ins>
      <w:r w:rsidR="00C25911" w:rsidRPr="002E20A3">
        <w:t xml:space="preserve">émocratique </w:t>
      </w:r>
      <w:r w:rsidRPr="002E20A3">
        <w:t>du Carana</w:t>
      </w:r>
    </w:p>
    <w:p w14:paraId="7EF90232" w14:textId="0B34A1E2" w:rsidR="00CE77FA" w:rsidRPr="002E20A3" w:rsidRDefault="00CE77FA" w:rsidP="00CE77FA">
      <w:del w:id="432" w:author="Author" w:date="2023-02-17T12:13:00Z">
        <w:r w:rsidRPr="002E20A3" w:rsidDel="006A2379">
          <w:delText>PEP</w:delText>
        </w:r>
        <w:r w:rsidRPr="002E20A3" w:rsidDel="006A2379">
          <w:tab/>
        </w:r>
        <w:r w:rsidRPr="002E20A3" w:rsidDel="006A2379">
          <w:tab/>
        </w:r>
        <w:r w:rsidRPr="002E20A3" w:rsidDel="006A2379">
          <w:tab/>
        </w:r>
        <w:r w:rsidRPr="002E20A3" w:rsidDel="006A2379">
          <w:tab/>
          <w:delText>Post-E</w:delText>
        </w:r>
      </w:del>
      <w:ins w:id="433" w:author="Author" w:date="2023-02-16T18:51:00Z">
        <w:del w:id="434" w:author="Author" w:date="2023-02-17T12:13:00Z">
          <w:r w:rsidR="00B554F6" w:rsidDel="006A2379">
            <w:delText>e</w:delText>
          </w:r>
        </w:del>
      </w:ins>
      <w:del w:id="435" w:author="Author" w:date="2023-02-17T12:13:00Z">
        <w:r w:rsidRPr="002E20A3" w:rsidDel="006A2379">
          <w:delText>xposure P</w:delText>
        </w:r>
      </w:del>
      <w:ins w:id="436" w:author="Author" w:date="2023-02-16T18:51:00Z">
        <w:del w:id="437" w:author="Author" w:date="2023-02-17T12:13:00Z">
          <w:r w:rsidR="00B554F6" w:rsidDel="006A2379">
            <w:delText>p</w:delText>
          </w:r>
        </w:del>
      </w:ins>
      <w:del w:id="438" w:author="Author" w:date="2023-02-17T12:13:00Z">
        <w:r w:rsidRPr="002E20A3" w:rsidDel="006A2379">
          <w:delText>rophylaxis (kits)</w:delText>
        </w:r>
      </w:del>
      <w:r w:rsidRPr="002E20A3">
        <w:tab/>
      </w:r>
    </w:p>
    <w:p w14:paraId="31D62E7A" w14:textId="451F02BF" w:rsidR="00CE77FA" w:rsidRPr="002E20A3" w:rsidRDefault="00CE77FA" w:rsidP="00DC34BB">
      <w:pPr>
        <w:ind w:left="2830" w:hanging="2830"/>
        <w:rPr>
          <w:rFonts w:cstheme="minorHAnsi"/>
        </w:rPr>
      </w:pPr>
      <w:commentRangeStart w:id="439"/>
      <w:r w:rsidRPr="002E20A3">
        <w:t>PMERSCHII: PT</w:t>
      </w:r>
      <w:commentRangeEnd w:id="439"/>
      <w:r w:rsidR="00002B9B">
        <w:rPr>
          <w:rStyle w:val="CommentReference"/>
        </w:rPr>
        <w:commentReference w:id="439"/>
      </w:r>
      <w:r w:rsidRPr="002E20A3">
        <w:tab/>
      </w:r>
      <w:r w:rsidRPr="002E20A3">
        <w:tab/>
        <w:t>Political, Military,</w:t>
      </w:r>
      <w:r w:rsidRPr="002E20A3">
        <w:rPr>
          <w:rFonts w:cstheme="minorHAnsi"/>
        </w:rPr>
        <w:t xml:space="preserve"> Economic, Religious, Social, Cultural, History, </w:t>
      </w:r>
      <w:r w:rsidRPr="00002B9B">
        <w:rPr>
          <w:rFonts w:cstheme="minorHAnsi"/>
        </w:rPr>
        <w:t xml:space="preserve">Infrastructure, Information, Physical </w:t>
      </w:r>
      <w:del w:id="440" w:author="Author" w:date="2023-04-14T09:51:00Z">
        <w:r w:rsidRPr="00002B9B" w:rsidDel="00002B9B">
          <w:rPr>
            <w:rFonts w:cstheme="minorHAnsi"/>
          </w:rPr>
          <w:delText>i</w:delText>
        </w:r>
      </w:del>
      <w:ins w:id="441" w:author="Author" w:date="2023-04-14T09:51:00Z">
        <w:r w:rsidR="00002B9B">
          <w:rPr>
            <w:rFonts w:cstheme="minorHAnsi"/>
          </w:rPr>
          <w:t>I</w:t>
        </w:r>
      </w:ins>
      <w:r w:rsidRPr="00002B9B">
        <w:rPr>
          <w:rFonts w:cstheme="minorHAnsi"/>
        </w:rPr>
        <w:t>nfrastructure,</w:t>
      </w:r>
      <w:r w:rsidRPr="002E20A3">
        <w:rPr>
          <w:rFonts w:cstheme="minorHAnsi"/>
        </w:rPr>
        <w:t xml:space="preserve"> Time</w:t>
      </w:r>
    </w:p>
    <w:p w14:paraId="00C1D0F8" w14:textId="70B8B4EE" w:rsidR="00CE77FA" w:rsidRPr="00002B9B" w:rsidRDefault="00CE77FA" w:rsidP="00DC34BB">
      <w:pPr>
        <w:ind w:left="2830" w:hanging="2830"/>
        <w:jc w:val="both"/>
        <w:rPr>
          <w:rFonts w:cstheme="minorHAnsi"/>
        </w:rPr>
      </w:pPr>
      <w:r w:rsidRPr="00002B9B">
        <w:rPr>
          <w:rFonts w:cstheme="minorHAnsi"/>
        </w:rPr>
        <w:t>PMESII: PT</w:t>
      </w:r>
      <w:r w:rsidRPr="00002B9B">
        <w:rPr>
          <w:rFonts w:cstheme="minorHAnsi"/>
        </w:rPr>
        <w:tab/>
      </w:r>
      <w:r w:rsidRPr="00002B9B">
        <w:rPr>
          <w:rFonts w:cstheme="minorHAnsi"/>
        </w:rPr>
        <w:tab/>
        <w:t xml:space="preserve">Political, Military, Economic, Social, Information, Infrastructure, Physical </w:t>
      </w:r>
      <w:del w:id="442" w:author="Author" w:date="2023-04-14T09:51:00Z">
        <w:r w:rsidRPr="00002B9B" w:rsidDel="00002B9B">
          <w:rPr>
            <w:rFonts w:cstheme="minorHAnsi"/>
          </w:rPr>
          <w:delText>i</w:delText>
        </w:r>
      </w:del>
      <w:ins w:id="443" w:author="Author" w:date="2023-04-14T09:51:00Z">
        <w:r w:rsidR="00002B9B" w:rsidRPr="00002B9B">
          <w:rPr>
            <w:rFonts w:cstheme="minorHAnsi"/>
            <w:rPrChange w:id="444" w:author="Author" w:date="2023-04-14T09:51:00Z">
              <w:rPr>
                <w:rFonts w:cstheme="minorHAnsi"/>
                <w:lang w:val="en-US"/>
              </w:rPr>
            </w:rPrChange>
          </w:rPr>
          <w:t>I</w:t>
        </w:r>
      </w:ins>
      <w:r w:rsidRPr="00002B9B">
        <w:rPr>
          <w:rFonts w:cstheme="minorHAnsi"/>
        </w:rPr>
        <w:t>nfrastructure, Time</w:t>
      </w:r>
    </w:p>
    <w:p w14:paraId="267A7AFC" w14:textId="3F56119A" w:rsidR="00CE77FA" w:rsidRPr="002E20A3" w:rsidDel="00A9509A" w:rsidRDefault="00CE77FA" w:rsidP="00CE77FA">
      <w:pPr>
        <w:rPr>
          <w:del w:id="445" w:author="Amy FRUCHTER" w:date="2023-04-14T12:58:00Z"/>
          <w:lang w:val="en-GB"/>
        </w:rPr>
      </w:pPr>
      <w:del w:id="446" w:author="Amy FRUCHTER" w:date="2023-04-14T12:58:00Z">
        <w:r w:rsidRPr="002E20A3" w:rsidDel="00A9509A">
          <w:rPr>
            <w:lang w:val="en-GB"/>
          </w:rPr>
          <w:delText>POC </w:delText>
        </w:r>
        <w:r w:rsidRPr="002E20A3" w:rsidDel="00A9509A">
          <w:rPr>
            <w:lang w:val="en-GB"/>
          </w:rPr>
          <w:tab/>
        </w:r>
        <w:r w:rsidRPr="002E20A3" w:rsidDel="00A9509A">
          <w:rPr>
            <w:lang w:val="en-GB"/>
          </w:rPr>
          <w:tab/>
        </w:r>
        <w:r w:rsidRPr="002E20A3" w:rsidDel="00A9509A">
          <w:rPr>
            <w:lang w:val="en-GB"/>
          </w:rPr>
          <w:tab/>
        </w:r>
        <w:r w:rsidRPr="002E20A3" w:rsidDel="00A9509A">
          <w:rPr>
            <w:lang w:val="en-GB"/>
          </w:rPr>
          <w:tab/>
          <w:delText>Protection of C</w:delText>
        </w:r>
      </w:del>
      <w:ins w:id="447" w:author="Author" w:date="2023-04-14T09:51:00Z">
        <w:del w:id="448" w:author="Amy FRUCHTER" w:date="2023-04-14T12:58:00Z">
          <w:r w:rsidR="00002B9B" w:rsidDel="00A9509A">
            <w:rPr>
              <w:lang w:val="en-GB"/>
            </w:rPr>
            <w:delText>c</w:delText>
          </w:r>
        </w:del>
      </w:ins>
      <w:del w:id="449" w:author="Amy FRUCHTER" w:date="2023-04-14T12:58:00Z">
        <w:r w:rsidRPr="002E20A3" w:rsidDel="00A9509A">
          <w:rPr>
            <w:lang w:val="en-GB"/>
          </w:rPr>
          <w:delText>ivilians</w:delText>
        </w:r>
      </w:del>
    </w:p>
    <w:p w14:paraId="76820504" w14:textId="5EED63CF" w:rsidR="00CE77FA" w:rsidRPr="002E20A3" w:rsidDel="003D398B" w:rsidRDefault="00CE77FA" w:rsidP="00CE77FA">
      <w:pPr>
        <w:rPr>
          <w:del w:id="450" w:author="Amy FRUCHTER" w:date="2023-04-14T14:47:00Z"/>
          <w:lang w:val="en-GB"/>
        </w:rPr>
      </w:pPr>
      <w:del w:id="451" w:author="Amy FRUCHTER" w:date="2023-04-14T14:47:00Z">
        <w:r w:rsidRPr="002E20A3" w:rsidDel="003D398B">
          <w:rPr>
            <w:lang w:val="en-GB"/>
          </w:rPr>
          <w:delText>SHQ</w:delText>
        </w:r>
        <w:r w:rsidRPr="002E20A3" w:rsidDel="003D398B">
          <w:rPr>
            <w:lang w:val="en-GB"/>
          </w:rPr>
          <w:tab/>
        </w:r>
        <w:r w:rsidRPr="002E20A3" w:rsidDel="003D398B">
          <w:rPr>
            <w:lang w:val="en-GB"/>
          </w:rPr>
          <w:tab/>
        </w:r>
        <w:r w:rsidRPr="002E20A3" w:rsidDel="003D398B">
          <w:rPr>
            <w:lang w:val="en-GB"/>
          </w:rPr>
          <w:tab/>
        </w:r>
        <w:r w:rsidRPr="002E20A3" w:rsidDel="003D398B">
          <w:rPr>
            <w:lang w:val="en-GB"/>
          </w:rPr>
          <w:tab/>
          <w:delText>Sector Headquarters</w:delText>
        </w:r>
      </w:del>
    </w:p>
    <w:p w14:paraId="75077179" w14:textId="5150DF53" w:rsidR="00CE77FA" w:rsidRPr="002E20A3" w:rsidRDefault="00CE77FA" w:rsidP="00CE77FA">
      <w:pPr>
        <w:rPr>
          <w:lang w:val="en-GB"/>
        </w:rPr>
      </w:pPr>
      <w:r w:rsidRPr="002E20A3">
        <w:rPr>
          <w:lang w:val="en-GB"/>
        </w:rPr>
        <w:t>SOP</w:t>
      </w:r>
      <w:r w:rsidRPr="002E20A3">
        <w:rPr>
          <w:lang w:val="en-GB"/>
        </w:rPr>
        <w:tab/>
      </w:r>
      <w:r w:rsidRPr="002E20A3">
        <w:rPr>
          <w:lang w:val="en-GB"/>
        </w:rPr>
        <w:tab/>
      </w:r>
      <w:r w:rsidRPr="002E20A3">
        <w:rPr>
          <w:lang w:val="en-GB"/>
        </w:rPr>
        <w:tab/>
      </w:r>
      <w:r w:rsidRPr="002E20A3">
        <w:rPr>
          <w:lang w:val="en-GB"/>
        </w:rPr>
        <w:tab/>
        <w:t xml:space="preserve">Standard </w:t>
      </w:r>
      <w:del w:id="452" w:author="Author" w:date="2023-04-14T09:51:00Z">
        <w:r w:rsidRPr="002E20A3" w:rsidDel="00002B9B">
          <w:rPr>
            <w:lang w:val="en-GB"/>
          </w:rPr>
          <w:delText>O</w:delText>
        </w:r>
      </w:del>
      <w:ins w:id="453" w:author="Author" w:date="2023-04-14T09:51:00Z">
        <w:r w:rsidR="00002B9B">
          <w:rPr>
            <w:lang w:val="en-GB"/>
          </w:rPr>
          <w:t>o</w:t>
        </w:r>
      </w:ins>
      <w:r w:rsidRPr="002E20A3">
        <w:rPr>
          <w:lang w:val="en-GB"/>
        </w:rPr>
        <w:t xml:space="preserve">perating </w:t>
      </w:r>
      <w:del w:id="454" w:author="Author" w:date="2023-04-14T09:51:00Z">
        <w:r w:rsidRPr="002E20A3" w:rsidDel="00002B9B">
          <w:rPr>
            <w:lang w:val="en-GB"/>
          </w:rPr>
          <w:delText>P</w:delText>
        </w:r>
      </w:del>
      <w:ins w:id="455" w:author="Author" w:date="2023-04-14T09:51:00Z">
        <w:r w:rsidR="00002B9B">
          <w:rPr>
            <w:lang w:val="en-GB"/>
          </w:rPr>
          <w:t>p</w:t>
        </w:r>
      </w:ins>
      <w:r w:rsidRPr="002E20A3">
        <w:rPr>
          <w:lang w:val="en-GB"/>
        </w:rPr>
        <w:t>rocedure</w:t>
      </w:r>
    </w:p>
    <w:p w14:paraId="39991516" w14:textId="38D7FBBF" w:rsidR="00CE77FA" w:rsidRPr="002E20A3" w:rsidRDefault="00CE77FA" w:rsidP="00CE77FA">
      <w:pPr>
        <w:rPr>
          <w:lang w:val="en-GB"/>
        </w:rPr>
      </w:pPr>
      <w:r w:rsidRPr="002E20A3">
        <w:rPr>
          <w:lang w:val="en-GB"/>
        </w:rPr>
        <w:t>TCC</w:t>
      </w:r>
      <w:r w:rsidRPr="002E20A3">
        <w:rPr>
          <w:lang w:val="en-GB"/>
        </w:rPr>
        <w:tab/>
      </w:r>
      <w:r w:rsidRPr="002E20A3">
        <w:rPr>
          <w:lang w:val="en-GB"/>
        </w:rPr>
        <w:tab/>
      </w:r>
      <w:r w:rsidRPr="002E20A3">
        <w:rPr>
          <w:lang w:val="en-GB"/>
        </w:rPr>
        <w:tab/>
      </w:r>
      <w:r w:rsidRPr="002E20A3">
        <w:rPr>
          <w:lang w:val="en-GB"/>
        </w:rPr>
        <w:tab/>
        <w:t>Troop</w:t>
      </w:r>
      <w:del w:id="456" w:author="Author" w:date="2023-02-16T18:51:00Z">
        <w:r w:rsidRPr="002E20A3" w:rsidDel="00B554F6">
          <w:rPr>
            <w:lang w:val="en-GB"/>
          </w:rPr>
          <w:delText xml:space="preserve"> C</w:delText>
        </w:r>
      </w:del>
      <w:ins w:id="457" w:author="Author" w:date="2023-02-17T12:27:00Z">
        <w:r w:rsidR="00901857">
          <w:rPr>
            <w:lang w:val="en-GB"/>
          </w:rPr>
          <w:t>-</w:t>
        </w:r>
      </w:ins>
      <w:ins w:id="458" w:author="Author" w:date="2023-02-16T18:51:00Z">
        <w:r w:rsidR="00B554F6">
          <w:rPr>
            <w:lang w:val="en-GB"/>
          </w:rPr>
          <w:t>c</w:t>
        </w:r>
      </w:ins>
      <w:r w:rsidRPr="002E20A3">
        <w:rPr>
          <w:lang w:val="en-GB"/>
        </w:rPr>
        <w:t xml:space="preserve">ontributing </w:t>
      </w:r>
      <w:del w:id="459" w:author="Author" w:date="2023-02-16T18:52:00Z">
        <w:r w:rsidRPr="002E20A3" w:rsidDel="00B554F6">
          <w:rPr>
            <w:lang w:val="en-GB"/>
          </w:rPr>
          <w:delText>C</w:delText>
        </w:r>
      </w:del>
      <w:ins w:id="460" w:author="Author" w:date="2023-02-16T18:52:00Z">
        <w:r w:rsidR="00B554F6">
          <w:rPr>
            <w:lang w:val="en-GB"/>
          </w:rPr>
          <w:t>c</w:t>
        </w:r>
      </w:ins>
      <w:r w:rsidRPr="002E20A3">
        <w:rPr>
          <w:lang w:val="en-GB"/>
        </w:rPr>
        <w:t>ountry</w:t>
      </w:r>
    </w:p>
    <w:p w14:paraId="40CAB6A6" w14:textId="77777777" w:rsidR="00CE77FA" w:rsidRPr="002E20A3" w:rsidRDefault="00CE77FA" w:rsidP="00CE77FA">
      <w:pPr>
        <w:rPr>
          <w:lang w:val="en-GB"/>
        </w:rPr>
      </w:pPr>
      <w:r w:rsidRPr="002E20A3">
        <w:rPr>
          <w:lang w:val="en-GB"/>
        </w:rPr>
        <w:t>UN</w:t>
      </w:r>
      <w:r w:rsidRPr="002E20A3">
        <w:rPr>
          <w:lang w:val="en-GB"/>
        </w:rPr>
        <w:tab/>
      </w:r>
      <w:r w:rsidRPr="002E20A3">
        <w:rPr>
          <w:lang w:val="en-GB"/>
        </w:rPr>
        <w:tab/>
      </w:r>
      <w:r w:rsidRPr="002E20A3">
        <w:rPr>
          <w:lang w:val="en-GB"/>
        </w:rPr>
        <w:tab/>
      </w:r>
      <w:r w:rsidRPr="002E20A3">
        <w:rPr>
          <w:lang w:val="en-GB"/>
        </w:rPr>
        <w:tab/>
        <w:t>United Nations</w:t>
      </w:r>
    </w:p>
    <w:p w14:paraId="3BCDC6FC" w14:textId="77777777" w:rsidR="00CE77FA" w:rsidRPr="002E20A3" w:rsidRDefault="00CE77FA" w:rsidP="00CE77FA">
      <w:pPr>
        <w:rPr>
          <w:lang w:val="en-GB"/>
        </w:rPr>
      </w:pPr>
      <w:r w:rsidRPr="002E20A3">
        <w:rPr>
          <w:lang w:val="en-GB"/>
        </w:rPr>
        <w:lastRenderedPageBreak/>
        <w:t>UNAC</w:t>
      </w:r>
      <w:r w:rsidRPr="002E20A3">
        <w:rPr>
          <w:lang w:val="en-GB"/>
        </w:rPr>
        <w:tab/>
      </w:r>
      <w:r w:rsidRPr="002E20A3">
        <w:rPr>
          <w:lang w:val="en-GB"/>
        </w:rPr>
        <w:tab/>
      </w:r>
      <w:r w:rsidRPr="002E20A3">
        <w:rPr>
          <w:lang w:val="en-GB"/>
        </w:rPr>
        <w:tab/>
      </w:r>
      <w:r w:rsidRPr="002E20A3">
        <w:rPr>
          <w:lang w:val="en-GB"/>
        </w:rPr>
        <w:tab/>
        <w:t>United Nations Assistance Mission in Carana</w:t>
      </w:r>
    </w:p>
    <w:p w14:paraId="605792BA" w14:textId="77777777" w:rsidR="00CE77FA" w:rsidRPr="002E20A3" w:rsidRDefault="00CE77FA" w:rsidP="00CE77FA">
      <w:pPr>
        <w:rPr>
          <w:lang w:val="en-GB"/>
        </w:rPr>
      </w:pPr>
      <w:r w:rsidRPr="002E20A3">
        <w:rPr>
          <w:lang w:val="en-GB"/>
        </w:rPr>
        <w:t>UNDP</w:t>
      </w:r>
      <w:r w:rsidRPr="002E20A3">
        <w:rPr>
          <w:lang w:val="en-GB"/>
        </w:rPr>
        <w:tab/>
      </w:r>
      <w:r w:rsidRPr="002E20A3">
        <w:rPr>
          <w:lang w:val="en-GB"/>
        </w:rPr>
        <w:tab/>
      </w:r>
      <w:r w:rsidRPr="002E20A3">
        <w:rPr>
          <w:lang w:val="en-GB"/>
        </w:rPr>
        <w:tab/>
      </w:r>
      <w:r w:rsidRPr="002E20A3">
        <w:rPr>
          <w:lang w:val="en-GB"/>
        </w:rPr>
        <w:tab/>
        <w:t xml:space="preserve">United Nations Development Programme </w:t>
      </w:r>
    </w:p>
    <w:p w14:paraId="1AA4D9F7" w14:textId="77777777" w:rsidR="00CE77FA" w:rsidRPr="002E20A3" w:rsidRDefault="00CE77FA" w:rsidP="00CE77FA">
      <w:pPr>
        <w:rPr>
          <w:lang w:val="en-GB"/>
        </w:rPr>
      </w:pPr>
      <w:r w:rsidRPr="002E20A3">
        <w:rPr>
          <w:lang w:val="en-GB"/>
        </w:rPr>
        <w:t>UNICEF</w:t>
      </w:r>
      <w:r w:rsidRPr="002E20A3">
        <w:rPr>
          <w:lang w:val="en-GB"/>
        </w:rPr>
        <w:tab/>
      </w:r>
      <w:r w:rsidRPr="002E20A3">
        <w:rPr>
          <w:lang w:val="en-GB"/>
        </w:rPr>
        <w:tab/>
      </w:r>
      <w:r w:rsidRPr="002E20A3">
        <w:rPr>
          <w:lang w:val="en-GB"/>
        </w:rPr>
        <w:tab/>
      </w:r>
      <w:r w:rsidRPr="002E20A3">
        <w:rPr>
          <w:lang w:val="en-GB"/>
        </w:rPr>
        <w:tab/>
        <w:t>United Nations Children’s Fund</w:t>
      </w:r>
    </w:p>
    <w:p w14:paraId="66980067" w14:textId="36116C71" w:rsidR="00CE77FA" w:rsidRPr="002E20A3" w:rsidRDefault="00CE77FA" w:rsidP="00CE77FA">
      <w:pPr>
        <w:rPr>
          <w:lang w:val="en-GB"/>
        </w:rPr>
      </w:pPr>
      <w:r w:rsidRPr="002E20A3">
        <w:rPr>
          <w:lang w:val="en-GB"/>
        </w:rPr>
        <w:t>UNPOL</w:t>
      </w:r>
      <w:r w:rsidRPr="002E20A3">
        <w:rPr>
          <w:lang w:val="en-GB"/>
        </w:rPr>
        <w:tab/>
      </w:r>
      <w:r w:rsidRPr="002E20A3">
        <w:rPr>
          <w:lang w:val="en-GB"/>
        </w:rPr>
        <w:tab/>
      </w:r>
      <w:r w:rsidRPr="002E20A3">
        <w:rPr>
          <w:lang w:val="en-GB"/>
        </w:rPr>
        <w:tab/>
      </w:r>
      <w:r w:rsidRPr="002E20A3">
        <w:rPr>
          <w:lang w:val="en-GB"/>
        </w:rPr>
        <w:tab/>
        <w:t xml:space="preserve">United Nations </w:t>
      </w:r>
      <w:del w:id="461" w:author="Author" w:date="2023-02-17T12:37:00Z">
        <w:r w:rsidRPr="002E20A3" w:rsidDel="00952B2C">
          <w:rPr>
            <w:lang w:val="en-GB"/>
          </w:rPr>
          <w:delText>P</w:delText>
        </w:r>
      </w:del>
      <w:ins w:id="462" w:author="Author" w:date="2023-02-17T12:37:00Z">
        <w:r w:rsidR="00952B2C">
          <w:rPr>
            <w:lang w:val="en-GB"/>
          </w:rPr>
          <w:t>p</w:t>
        </w:r>
      </w:ins>
      <w:r w:rsidRPr="002E20A3">
        <w:rPr>
          <w:lang w:val="en-GB"/>
        </w:rPr>
        <w:t xml:space="preserve">olice </w:t>
      </w:r>
    </w:p>
    <w:p w14:paraId="079F9BA0" w14:textId="149826FC" w:rsidR="00BC704B" w:rsidRPr="002E20A3" w:rsidDel="00345646" w:rsidRDefault="00BC704B" w:rsidP="00CE77FA">
      <w:pPr>
        <w:rPr>
          <w:del w:id="463" w:author="Author" w:date="2023-02-17T12:38:00Z"/>
          <w:lang w:val="en-GB"/>
        </w:rPr>
      </w:pPr>
      <w:del w:id="464" w:author="Author" w:date="2023-02-17T12:38:00Z">
        <w:r w:rsidRPr="00345646" w:rsidDel="00345646">
          <w:rPr>
            <w:lang w:val="en-GB"/>
          </w:rPr>
          <w:delText>UNSCR</w:delText>
        </w:r>
        <w:r w:rsidRPr="002E20A3" w:rsidDel="00345646">
          <w:rPr>
            <w:lang w:val="en-GB"/>
          </w:rPr>
          <w:tab/>
        </w:r>
        <w:r w:rsidRPr="002E20A3" w:rsidDel="00345646">
          <w:rPr>
            <w:lang w:val="en-GB"/>
          </w:rPr>
          <w:tab/>
        </w:r>
        <w:r w:rsidRPr="002E20A3" w:rsidDel="00345646">
          <w:rPr>
            <w:lang w:val="en-GB"/>
          </w:rPr>
          <w:tab/>
        </w:r>
        <w:r w:rsidRPr="002E20A3" w:rsidDel="00345646">
          <w:rPr>
            <w:lang w:val="en-GB"/>
          </w:rPr>
          <w:tab/>
          <w:delText>United Nations Security Council R</w:delText>
        </w:r>
      </w:del>
      <w:ins w:id="465" w:author="Author" w:date="2023-02-16T18:52:00Z">
        <w:del w:id="466" w:author="Author" w:date="2023-02-17T12:38:00Z">
          <w:r w:rsidR="00B554F6" w:rsidDel="00345646">
            <w:rPr>
              <w:lang w:val="en-GB"/>
            </w:rPr>
            <w:delText>r</w:delText>
          </w:r>
        </w:del>
      </w:ins>
      <w:del w:id="467" w:author="Author" w:date="2023-02-17T12:38:00Z">
        <w:r w:rsidRPr="002E20A3" w:rsidDel="00345646">
          <w:rPr>
            <w:lang w:val="en-GB"/>
          </w:rPr>
          <w:delText>esolution</w:delText>
        </w:r>
      </w:del>
    </w:p>
    <w:p w14:paraId="705461AE" w14:textId="3388877E" w:rsidR="00CE77FA" w:rsidRPr="002E20A3" w:rsidDel="00B05394" w:rsidRDefault="00CE77FA" w:rsidP="00CE77FA">
      <w:pPr>
        <w:rPr>
          <w:del w:id="468" w:author="Amy FRUCHTER" w:date="2023-04-14T15:16:00Z"/>
          <w:rFonts w:ascii="Calibri" w:hAnsi="Calibri" w:cs="Calibri"/>
          <w:lang w:val="en-GB"/>
        </w:rPr>
      </w:pPr>
      <w:del w:id="469" w:author="Amy FRUCHTER" w:date="2023-04-14T15:16:00Z">
        <w:r w:rsidRPr="002E20A3" w:rsidDel="00B05394">
          <w:rPr>
            <w:lang w:val="en-GB"/>
          </w:rPr>
          <w:delText>WPA</w:delText>
        </w:r>
        <w:r w:rsidRPr="002E20A3" w:rsidDel="00B05394">
          <w:rPr>
            <w:lang w:val="en-GB"/>
          </w:rPr>
          <w:tab/>
        </w:r>
        <w:r w:rsidRPr="002E20A3" w:rsidDel="00B05394">
          <w:rPr>
            <w:lang w:val="en-GB"/>
          </w:rPr>
          <w:tab/>
        </w:r>
        <w:r w:rsidRPr="002E20A3" w:rsidDel="00B05394">
          <w:rPr>
            <w:lang w:val="en-GB"/>
          </w:rPr>
          <w:tab/>
        </w:r>
        <w:r w:rsidRPr="002E20A3" w:rsidDel="00B05394">
          <w:rPr>
            <w:lang w:val="en-GB"/>
          </w:rPr>
          <w:tab/>
          <w:delText>Women</w:delText>
        </w:r>
      </w:del>
      <w:ins w:id="470" w:author="Author" w:date="2023-02-17T12:39:00Z">
        <w:del w:id="471" w:author="Amy FRUCHTER" w:date="2023-04-14T15:16:00Z">
          <w:r w:rsidR="00345646" w:rsidDel="00B05394">
            <w:rPr>
              <w:lang w:val="en-GB"/>
            </w:rPr>
            <w:delText>’s</w:delText>
          </w:r>
        </w:del>
      </w:ins>
      <w:del w:id="472" w:author="Amy FRUCHTER" w:date="2023-04-14T15:16:00Z">
        <w:r w:rsidRPr="002E20A3" w:rsidDel="00B05394">
          <w:rPr>
            <w:lang w:val="en-GB"/>
          </w:rPr>
          <w:delText xml:space="preserve"> Protection </w:delText>
        </w:r>
        <w:r w:rsidR="00CC7A72" w:rsidRPr="002E20A3" w:rsidDel="00B05394">
          <w:rPr>
            <w:lang w:val="en-GB"/>
          </w:rPr>
          <w:delText>Adviser</w:delText>
        </w:r>
        <w:r w:rsidR="00CC7A72" w:rsidRPr="002E20A3" w:rsidDel="00B05394">
          <w:rPr>
            <w:rFonts w:ascii="Calibri" w:hAnsi="Calibri" w:cs="Calibri"/>
            <w:lang w:val="en-GB"/>
          </w:rPr>
          <w:delText xml:space="preserve"> </w:delText>
        </w:r>
      </w:del>
    </w:p>
    <w:p w14:paraId="1805C5F3" w14:textId="1F3492DF" w:rsidR="006A327E" w:rsidRPr="002E20A3" w:rsidRDefault="006A327E" w:rsidP="004C3845">
      <w:pPr>
        <w:jc w:val="both"/>
        <w:rPr>
          <w:lang w:val="en-GB"/>
        </w:rPr>
      </w:pPr>
    </w:p>
    <w:p w14:paraId="3EF33BE5" w14:textId="144D9397" w:rsidR="006A327E" w:rsidRPr="002E20A3" w:rsidRDefault="006A327E" w:rsidP="004C3845">
      <w:pPr>
        <w:jc w:val="both"/>
        <w:rPr>
          <w:lang w:val="en-GB"/>
        </w:rPr>
      </w:pPr>
    </w:p>
    <w:p w14:paraId="7F23C1B2" w14:textId="19CAD290" w:rsidR="006A327E" w:rsidRPr="002E20A3" w:rsidRDefault="006A327E" w:rsidP="004C3845">
      <w:pPr>
        <w:jc w:val="both"/>
        <w:rPr>
          <w:lang w:val="en-GB"/>
        </w:rPr>
      </w:pPr>
    </w:p>
    <w:p w14:paraId="0AE1F4D7" w14:textId="77777777" w:rsidR="004C3845" w:rsidRPr="002E20A3" w:rsidRDefault="004C3845" w:rsidP="00DC34BB">
      <w:pPr>
        <w:pStyle w:val="Heading1"/>
        <w:rPr>
          <w:b/>
          <w:bCs/>
          <w:lang w:val="en-GB"/>
        </w:rPr>
      </w:pPr>
      <w:bookmarkStart w:id="473" w:name="_Toc101956194"/>
      <w:commentRangeStart w:id="474"/>
      <w:r w:rsidRPr="002E20A3">
        <w:rPr>
          <w:b/>
          <w:bCs/>
          <w:lang w:val="en-GB"/>
        </w:rPr>
        <w:t xml:space="preserve">CARANA </w:t>
      </w:r>
      <w:commentRangeEnd w:id="474"/>
      <w:r w:rsidR="00B554F6">
        <w:rPr>
          <w:rStyle w:val="CommentReference"/>
          <w:rFonts w:asciiTheme="minorHAnsi" w:eastAsiaTheme="minorHAnsi" w:hAnsiTheme="minorHAnsi" w:cstheme="minorBidi"/>
          <w:color w:val="auto"/>
        </w:rPr>
        <w:commentReference w:id="474"/>
      </w:r>
      <w:r w:rsidRPr="002E20A3">
        <w:rPr>
          <w:b/>
          <w:bCs/>
          <w:lang w:val="en-GB"/>
        </w:rPr>
        <w:t>COUNTRY SUMMARY</w:t>
      </w:r>
      <w:bookmarkEnd w:id="473"/>
    </w:p>
    <w:p w14:paraId="45D57528" w14:textId="77777777" w:rsidR="006D0FE2" w:rsidRPr="006D0FE2" w:rsidRDefault="006D0FE2" w:rsidP="004C3845">
      <w:pPr>
        <w:jc w:val="both"/>
        <w:rPr>
          <w:ins w:id="475" w:author="Author" w:date="2023-02-17T17:05:00Z"/>
          <w:rFonts w:cstheme="minorHAnsi"/>
          <w:bCs/>
          <w:sz w:val="24"/>
          <w:lang w:val="en-GB"/>
          <w:rPrChange w:id="476" w:author="Author" w:date="2023-02-17T17:05:00Z">
            <w:rPr>
              <w:ins w:id="477" w:author="Author" w:date="2023-02-17T17:05:00Z"/>
              <w:rFonts w:cstheme="minorHAnsi"/>
              <w:b/>
              <w:sz w:val="24"/>
              <w:lang w:val="en-GB"/>
            </w:rPr>
          </w:rPrChange>
        </w:rPr>
      </w:pPr>
      <w:ins w:id="478" w:author="Author" w:date="2023-02-17T17:05:00Z">
        <w:r w:rsidRPr="006D0FE2">
          <w:rPr>
            <w:rFonts w:cstheme="minorHAnsi"/>
            <w:bCs/>
            <w:sz w:val="24"/>
            <w:lang w:val="en-GB"/>
            <w:rPrChange w:id="479" w:author="Author" w:date="2023-02-17T17:05:00Z">
              <w:rPr>
                <w:rFonts w:cstheme="minorHAnsi"/>
                <w:b/>
                <w:sz w:val="24"/>
                <w:lang w:val="en-GB"/>
              </w:rPr>
            </w:rPrChange>
          </w:rPr>
          <w:t>Figure 1</w:t>
        </w:r>
      </w:ins>
    </w:p>
    <w:p w14:paraId="197A9D5F" w14:textId="30AB4993" w:rsidR="004C3845" w:rsidRPr="002E20A3" w:rsidRDefault="006D0FE2" w:rsidP="004C3845">
      <w:pPr>
        <w:jc w:val="both"/>
        <w:rPr>
          <w:lang w:val="en-GB"/>
        </w:rPr>
      </w:pPr>
      <w:ins w:id="480" w:author="Author" w:date="2023-02-17T17:05:00Z">
        <w:r>
          <w:rPr>
            <w:rFonts w:cstheme="minorHAnsi"/>
            <w:b/>
            <w:sz w:val="24"/>
            <w:lang w:val="en-GB"/>
          </w:rPr>
          <w:t>Continent of</w:t>
        </w:r>
        <w:r w:rsidRPr="002E20A3">
          <w:rPr>
            <w:rFonts w:cstheme="minorHAnsi"/>
            <w:b/>
            <w:sz w:val="24"/>
            <w:lang w:val="en-GB"/>
          </w:rPr>
          <w:t xml:space="preserve"> F</w:t>
        </w:r>
        <w:r>
          <w:rPr>
            <w:rFonts w:cstheme="minorHAnsi"/>
            <w:b/>
            <w:sz w:val="24"/>
            <w:lang w:val="en-GB"/>
          </w:rPr>
          <w:t>asia</w:t>
        </w:r>
      </w:ins>
    </w:p>
    <w:p w14:paraId="1ED765BF" w14:textId="68CCE829" w:rsidR="004C3845" w:rsidRPr="002E20A3" w:rsidRDefault="004C3845" w:rsidP="00DC34BB">
      <w:pPr>
        <w:jc w:val="both"/>
        <w:rPr>
          <w:rFonts w:cstheme="minorHAnsi"/>
          <w:b/>
          <w:sz w:val="24"/>
          <w:lang w:val="en-GB"/>
        </w:rPr>
      </w:pPr>
      <w:r w:rsidRPr="002E20A3">
        <w:rPr>
          <w:rFonts w:ascii="Calibri" w:hAnsi="Calibri" w:cs="Calibri"/>
          <w:noProof/>
          <w:lang w:val="en-GB" w:eastAsia="en-GB"/>
        </w:rPr>
        <w:drawing>
          <wp:inline distT="0" distB="0" distL="0" distR="0" wp14:anchorId="592C310D" wp14:editId="0F62AC26">
            <wp:extent cx="5760720" cy="4320540"/>
            <wp:effectExtent l="0" t="0" r="0" b="3810"/>
            <wp:docPr id="1073741827" name="officeArt object" descr="Fasia large.jpg"/>
            <wp:cNvGraphicFramePr/>
            <a:graphic xmlns:a="http://schemas.openxmlformats.org/drawingml/2006/main">
              <a:graphicData uri="http://schemas.openxmlformats.org/drawingml/2006/picture">
                <pic:pic xmlns:pic="http://schemas.openxmlformats.org/drawingml/2006/picture">
                  <pic:nvPicPr>
                    <pic:cNvPr id="1073741827" name="Fasia large.jpg" descr="Fasia large.jpg"/>
                    <pic:cNvPicPr>
                      <a:picLocks noChangeAspect="1"/>
                    </pic:cNvPicPr>
                  </pic:nvPicPr>
                  <pic:blipFill>
                    <a:blip r:embed="rId23" cstate="email">
                      <a:extLst>
                        <a:ext uri="{28A0092B-C50C-407E-A947-70E740481C1C}">
                          <a14:useLocalDpi xmlns:a14="http://schemas.microsoft.com/office/drawing/2010/main"/>
                        </a:ext>
                      </a:extLst>
                    </a:blip>
                    <a:stretch>
                      <a:fillRect/>
                    </a:stretch>
                  </pic:blipFill>
                  <pic:spPr>
                    <a:xfrm>
                      <a:off x="0" y="0"/>
                      <a:ext cx="5760720" cy="4320540"/>
                    </a:xfrm>
                    <a:prstGeom prst="rect">
                      <a:avLst/>
                    </a:prstGeom>
                    <a:ln w="12700" cap="flat">
                      <a:noFill/>
                      <a:miter lim="400000"/>
                    </a:ln>
                    <a:effectLst/>
                  </pic:spPr>
                </pic:pic>
              </a:graphicData>
            </a:graphic>
          </wp:inline>
        </w:drawing>
      </w:r>
      <w:del w:id="481" w:author="Author" w:date="2023-02-17T17:05:00Z">
        <w:r w:rsidRPr="002E20A3" w:rsidDel="006D0FE2">
          <w:rPr>
            <w:rFonts w:cstheme="minorHAnsi"/>
            <w:b/>
            <w:sz w:val="24"/>
            <w:lang w:val="en-GB"/>
          </w:rPr>
          <w:delText>Figure 1 – The FASIA Continent</w:delText>
        </w:r>
      </w:del>
    </w:p>
    <w:p w14:paraId="486716D2" w14:textId="77777777" w:rsidR="004C3845" w:rsidRPr="002E20A3" w:rsidRDefault="004C3845" w:rsidP="004C3845">
      <w:pPr>
        <w:jc w:val="both"/>
        <w:rPr>
          <w:lang w:val="en-GB"/>
        </w:rPr>
      </w:pPr>
    </w:p>
    <w:p w14:paraId="35E3463D" w14:textId="77777777" w:rsidR="004C3845" w:rsidRPr="002E20A3" w:rsidRDefault="004C3845" w:rsidP="004C3845">
      <w:pPr>
        <w:jc w:val="both"/>
        <w:rPr>
          <w:lang w:val="en-GB"/>
        </w:rPr>
      </w:pPr>
      <w:r w:rsidRPr="002E20A3">
        <w:rPr>
          <w:b/>
          <w:bCs/>
          <w:lang w:val="en-GB"/>
        </w:rPr>
        <w:t>Introduction</w:t>
      </w:r>
      <w:r w:rsidRPr="002E20A3">
        <w:rPr>
          <w:lang w:val="en-GB"/>
        </w:rPr>
        <w:t xml:space="preserve"> </w:t>
      </w:r>
    </w:p>
    <w:p w14:paraId="6B0A64BB" w14:textId="694F2E24" w:rsidR="004C3845" w:rsidRPr="002E20A3" w:rsidRDefault="004C3845" w:rsidP="004C3845">
      <w:pPr>
        <w:spacing w:before="20" w:after="20"/>
        <w:jc w:val="both"/>
        <w:rPr>
          <w:rFonts w:ascii="Calibri" w:hAnsi="Calibri" w:cs="Calibri"/>
          <w:lang w:val="en-GB"/>
        </w:rPr>
      </w:pPr>
      <w:r w:rsidRPr="002E20A3">
        <w:rPr>
          <w:lang w:val="en-GB"/>
        </w:rPr>
        <w:lastRenderedPageBreak/>
        <w:t xml:space="preserve">Situated on the east coast of the </w:t>
      </w:r>
      <w:ins w:id="482" w:author="Author" w:date="2023-02-17T17:05:00Z">
        <w:r w:rsidR="006D0FE2">
          <w:rPr>
            <w:lang w:val="en-GB"/>
          </w:rPr>
          <w:t xml:space="preserve">continent of </w:t>
        </w:r>
      </w:ins>
      <w:r w:rsidRPr="002E20A3">
        <w:rPr>
          <w:lang w:val="en-GB"/>
        </w:rPr>
        <w:t>F</w:t>
      </w:r>
      <w:ins w:id="483" w:author="Author" w:date="2023-02-17T17:05:00Z">
        <w:r w:rsidR="006D0FE2">
          <w:rPr>
            <w:lang w:val="en-GB"/>
          </w:rPr>
          <w:t>asia</w:t>
        </w:r>
      </w:ins>
      <w:del w:id="484" w:author="Author" w:date="2023-02-17T17:05:00Z">
        <w:r w:rsidRPr="002E20A3" w:rsidDel="006D0FE2">
          <w:rPr>
            <w:lang w:val="en-GB"/>
          </w:rPr>
          <w:delText>ASIA continent</w:delText>
        </w:r>
      </w:del>
      <w:r w:rsidRPr="002E20A3">
        <w:rPr>
          <w:lang w:val="en-GB"/>
        </w:rPr>
        <w:t>, C</w:t>
      </w:r>
      <w:ins w:id="485" w:author="Author" w:date="2023-02-17T17:05:00Z">
        <w:r w:rsidR="006D0FE2">
          <w:rPr>
            <w:lang w:val="en-GB"/>
          </w:rPr>
          <w:t>arana</w:t>
        </w:r>
      </w:ins>
      <w:del w:id="486" w:author="Author" w:date="2023-02-17T17:05:00Z">
        <w:r w:rsidRPr="002E20A3" w:rsidDel="006D0FE2">
          <w:rPr>
            <w:lang w:val="en-GB"/>
          </w:rPr>
          <w:delText>ARANA</w:delText>
        </w:r>
      </w:del>
      <w:r w:rsidRPr="002E20A3">
        <w:rPr>
          <w:lang w:val="en-GB"/>
        </w:rPr>
        <w:t xml:space="preserve"> </w:t>
      </w:r>
      <w:del w:id="487" w:author="Author" w:date="2023-02-17T17:05:00Z">
        <w:r w:rsidRPr="002E20A3" w:rsidDel="006D0FE2">
          <w:rPr>
            <w:lang w:val="en-GB"/>
          </w:rPr>
          <w:delText>is host to</w:delText>
        </w:r>
      </w:del>
      <w:ins w:id="488" w:author="Author" w:date="2023-02-17T17:05:00Z">
        <w:r w:rsidR="006D0FE2">
          <w:rPr>
            <w:lang w:val="en-GB"/>
          </w:rPr>
          <w:t>has</w:t>
        </w:r>
      </w:ins>
      <w:r w:rsidRPr="002E20A3">
        <w:rPr>
          <w:lang w:val="en-GB"/>
        </w:rPr>
        <w:t xml:space="preserve"> a population of 17 million, primarily of ethnic </w:t>
      </w:r>
      <w:r w:rsidRPr="002E20A3">
        <w:rPr>
          <w:rFonts w:ascii="Calibri" w:eastAsia="Times New Roman" w:hAnsi="Calibri" w:cs="Calibri"/>
          <w:szCs w:val="20"/>
          <w:lang w:val="en-GB"/>
        </w:rPr>
        <w:t>Falin (</w:t>
      </w:r>
      <w:commentRangeStart w:id="489"/>
      <w:r w:rsidRPr="002E20A3">
        <w:rPr>
          <w:rFonts w:ascii="Calibri" w:eastAsia="Times New Roman" w:hAnsi="Calibri" w:cs="Calibri"/>
          <w:szCs w:val="20"/>
          <w:lang w:val="en-GB"/>
        </w:rPr>
        <w:t>60</w:t>
      </w:r>
      <w:del w:id="490" w:author="Author" w:date="2023-02-17T17:06:00Z">
        <w:r w:rsidRPr="002E20A3" w:rsidDel="00A66EEA">
          <w:rPr>
            <w:rFonts w:ascii="Calibri" w:eastAsia="Times New Roman" w:hAnsi="Calibri" w:cs="Calibri"/>
            <w:szCs w:val="20"/>
            <w:lang w:val="en-GB"/>
          </w:rPr>
          <w:delText xml:space="preserve"> </w:delText>
        </w:r>
      </w:del>
      <w:r w:rsidRPr="002E20A3">
        <w:rPr>
          <w:rFonts w:ascii="Calibri" w:eastAsia="Times New Roman" w:hAnsi="Calibri" w:cs="Calibri"/>
          <w:szCs w:val="20"/>
          <w:lang w:val="en-GB"/>
        </w:rPr>
        <w:t>%), Kori (20</w:t>
      </w:r>
      <w:del w:id="491" w:author="Author" w:date="2023-02-17T17:06:00Z">
        <w:r w:rsidRPr="002E20A3" w:rsidDel="00A66EEA">
          <w:rPr>
            <w:rFonts w:ascii="Calibri" w:eastAsia="Times New Roman" w:hAnsi="Calibri" w:cs="Calibri"/>
            <w:szCs w:val="20"/>
            <w:lang w:val="en-GB"/>
          </w:rPr>
          <w:delText xml:space="preserve"> </w:delText>
        </w:r>
      </w:del>
      <w:r w:rsidRPr="002E20A3">
        <w:rPr>
          <w:rFonts w:ascii="Calibri" w:eastAsia="Times New Roman" w:hAnsi="Calibri" w:cs="Calibri"/>
          <w:szCs w:val="20"/>
          <w:lang w:val="en-GB"/>
        </w:rPr>
        <w:t>%) and Tatsi (15</w:t>
      </w:r>
      <w:del w:id="492" w:author="Author" w:date="2023-02-17T17:06:00Z">
        <w:r w:rsidRPr="002E20A3" w:rsidDel="00A66EEA">
          <w:rPr>
            <w:rFonts w:ascii="Calibri" w:eastAsia="Times New Roman" w:hAnsi="Calibri" w:cs="Calibri"/>
            <w:szCs w:val="20"/>
            <w:lang w:val="en-GB"/>
          </w:rPr>
          <w:delText xml:space="preserve"> </w:delText>
        </w:r>
      </w:del>
      <w:r w:rsidRPr="002E20A3">
        <w:rPr>
          <w:rFonts w:ascii="Calibri" w:eastAsia="Times New Roman" w:hAnsi="Calibri" w:cs="Calibri"/>
          <w:szCs w:val="20"/>
          <w:lang w:val="en-GB"/>
        </w:rPr>
        <w:t xml:space="preserve">%) </w:t>
      </w:r>
      <w:commentRangeEnd w:id="489"/>
      <w:r w:rsidR="00076333">
        <w:rPr>
          <w:rStyle w:val="CommentReference"/>
        </w:rPr>
        <w:commentReference w:id="489"/>
      </w:r>
      <w:r w:rsidRPr="002E20A3">
        <w:rPr>
          <w:rFonts w:ascii="Calibri" w:eastAsia="Times New Roman" w:hAnsi="Calibri" w:cs="Calibri"/>
          <w:szCs w:val="20"/>
          <w:lang w:val="en-GB"/>
        </w:rPr>
        <w:t>groups. C</w:t>
      </w:r>
      <w:ins w:id="493" w:author="Author" w:date="2023-02-17T17:06:00Z">
        <w:r w:rsidR="00076333">
          <w:rPr>
            <w:rFonts w:ascii="Calibri" w:eastAsia="Times New Roman" w:hAnsi="Calibri" w:cs="Calibri"/>
            <w:szCs w:val="20"/>
            <w:lang w:val="en-GB"/>
          </w:rPr>
          <w:t>arana</w:t>
        </w:r>
      </w:ins>
      <w:del w:id="494" w:author="Author" w:date="2023-02-17T17:06:00Z">
        <w:r w:rsidRPr="002E20A3" w:rsidDel="00076333">
          <w:rPr>
            <w:rFonts w:ascii="Calibri" w:eastAsia="Times New Roman" w:hAnsi="Calibri" w:cs="Calibri"/>
            <w:szCs w:val="20"/>
            <w:lang w:val="en-GB"/>
          </w:rPr>
          <w:delText>ARANA</w:delText>
        </w:r>
      </w:del>
      <w:r w:rsidRPr="002E20A3">
        <w:rPr>
          <w:rFonts w:ascii="Calibri" w:eastAsia="Times New Roman" w:hAnsi="Calibri" w:cs="Calibri"/>
          <w:szCs w:val="20"/>
          <w:lang w:val="en-GB"/>
        </w:rPr>
        <w:t xml:space="preserve"> has a </w:t>
      </w:r>
      <w:del w:id="495" w:author="Author" w:date="2023-02-17T17:06:00Z">
        <w:r w:rsidRPr="002E20A3" w:rsidDel="00076333">
          <w:rPr>
            <w:rFonts w:ascii="Calibri" w:eastAsia="Times New Roman" w:hAnsi="Calibri" w:cs="Calibri"/>
            <w:szCs w:val="20"/>
            <w:lang w:val="en-GB"/>
          </w:rPr>
          <w:delText xml:space="preserve">largely </w:delText>
        </w:r>
      </w:del>
      <w:r w:rsidRPr="002E20A3">
        <w:rPr>
          <w:rFonts w:ascii="Calibri" w:eastAsia="Times New Roman" w:hAnsi="Calibri" w:cs="Calibri"/>
          <w:szCs w:val="20"/>
          <w:lang w:val="en-GB"/>
        </w:rPr>
        <w:t>young population, with 77% of Caran</w:t>
      </w:r>
      <w:ins w:id="496" w:author="Author" w:date="2023-04-14T10:11:00Z">
        <w:r w:rsidR="009B5782">
          <w:rPr>
            <w:rFonts w:ascii="Calibri" w:eastAsia="Times New Roman" w:hAnsi="Calibri" w:cs="Calibri"/>
            <w:szCs w:val="20"/>
            <w:lang w:val="en-GB"/>
          </w:rPr>
          <w:t>ese</w:t>
        </w:r>
      </w:ins>
      <w:del w:id="497" w:author="Author" w:date="2023-04-14T10:11:00Z">
        <w:r w:rsidRPr="002E20A3" w:rsidDel="009B5782">
          <w:rPr>
            <w:rFonts w:ascii="Calibri" w:eastAsia="Times New Roman" w:hAnsi="Calibri" w:cs="Calibri"/>
            <w:szCs w:val="20"/>
            <w:lang w:val="en-GB"/>
          </w:rPr>
          <w:delText>ians</w:delText>
        </w:r>
      </w:del>
      <w:r w:rsidRPr="002E20A3">
        <w:rPr>
          <w:rFonts w:ascii="Calibri" w:eastAsia="Times New Roman" w:hAnsi="Calibri" w:cs="Calibri"/>
          <w:szCs w:val="20"/>
          <w:lang w:val="en-GB"/>
        </w:rPr>
        <w:t xml:space="preserve"> under </w:t>
      </w:r>
      <w:ins w:id="498" w:author="Author" w:date="2023-02-17T17:06:00Z">
        <w:r w:rsidR="00076333">
          <w:rPr>
            <w:rFonts w:ascii="Calibri" w:eastAsia="Times New Roman" w:hAnsi="Calibri" w:cs="Calibri"/>
            <w:szCs w:val="20"/>
            <w:lang w:val="en-GB"/>
          </w:rPr>
          <w:t xml:space="preserve">the age of </w:t>
        </w:r>
      </w:ins>
      <w:r w:rsidRPr="002E20A3">
        <w:rPr>
          <w:rFonts w:ascii="Calibri" w:eastAsia="Times New Roman" w:hAnsi="Calibri" w:cs="Calibri"/>
          <w:szCs w:val="20"/>
          <w:lang w:val="en-GB"/>
        </w:rPr>
        <w:t>18</w:t>
      </w:r>
      <w:del w:id="499" w:author="Author" w:date="2023-02-17T17:06:00Z">
        <w:r w:rsidRPr="002E20A3" w:rsidDel="00076333">
          <w:rPr>
            <w:rFonts w:ascii="Calibri" w:eastAsia="Times New Roman" w:hAnsi="Calibri" w:cs="Calibri"/>
            <w:szCs w:val="20"/>
            <w:lang w:val="en-GB"/>
          </w:rPr>
          <w:delText xml:space="preserve"> years</w:delText>
        </w:r>
      </w:del>
      <w:r w:rsidRPr="002E20A3">
        <w:rPr>
          <w:rFonts w:ascii="Calibri" w:eastAsia="Times New Roman" w:hAnsi="Calibri" w:cs="Calibri"/>
          <w:szCs w:val="20"/>
          <w:lang w:val="en-GB"/>
        </w:rPr>
        <w:t>. French is recogni</w:t>
      </w:r>
      <w:ins w:id="500" w:author="Author" w:date="2023-02-17T17:06:00Z">
        <w:r w:rsidR="00076333">
          <w:rPr>
            <w:rFonts w:ascii="Calibri" w:eastAsia="Times New Roman" w:hAnsi="Calibri" w:cs="Calibri"/>
            <w:szCs w:val="20"/>
            <w:lang w:val="en-GB"/>
          </w:rPr>
          <w:t>zed</w:t>
        </w:r>
      </w:ins>
      <w:del w:id="501" w:author="Author" w:date="2023-02-17T17:06:00Z">
        <w:r w:rsidRPr="002E20A3" w:rsidDel="00076333">
          <w:rPr>
            <w:rFonts w:ascii="Calibri" w:eastAsia="Times New Roman" w:hAnsi="Calibri" w:cs="Calibri"/>
            <w:szCs w:val="20"/>
            <w:lang w:val="en-GB"/>
          </w:rPr>
          <w:delText>sed</w:delText>
        </w:r>
      </w:del>
      <w:r w:rsidRPr="002E20A3">
        <w:rPr>
          <w:rFonts w:ascii="Calibri" w:eastAsia="Times New Roman" w:hAnsi="Calibri" w:cs="Calibri"/>
          <w:szCs w:val="20"/>
          <w:lang w:val="en-GB"/>
        </w:rPr>
        <w:t xml:space="preserve"> as the official and administrative language of the country, but over </w:t>
      </w:r>
      <w:r w:rsidRPr="002E20A3">
        <w:rPr>
          <w:rFonts w:ascii="Calibri" w:hAnsi="Calibri" w:cs="Calibri"/>
          <w:lang w:val="en-GB"/>
        </w:rPr>
        <w:t xml:space="preserve">20 original languages or tribal dialects also exist. </w:t>
      </w:r>
      <w:r w:rsidRPr="002E20A3">
        <w:rPr>
          <w:rFonts w:ascii="Calibri" w:eastAsia="Times New Roman" w:hAnsi="Calibri" w:cs="Calibri"/>
          <w:szCs w:val="20"/>
          <w:lang w:val="en-GB"/>
        </w:rPr>
        <w:t xml:space="preserve">Major religions include </w:t>
      </w:r>
      <w:r w:rsidRPr="002E20A3">
        <w:rPr>
          <w:rFonts w:ascii="Calibri" w:hAnsi="Calibri" w:cs="Calibri"/>
          <w:lang w:val="en-GB"/>
        </w:rPr>
        <w:t>Roman Catholic (40%), Protestant Lutheran</w:t>
      </w:r>
      <w:del w:id="502" w:author="Author" w:date="2023-02-17T17:08:00Z">
        <w:r w:rsidRPr="002E20A3" w:rsidDel="00CD168F">
          <w:rPr>
            <w:rFonts w:ascii="Calibri" w:hAnsi="Calibri" w:cs="Calibri"/>
            <w:lang w:val="en-GB"/>
          </w:rPr>
          <w:delText>s</w:delText>
        </w:r>
      </w:del>
      <w:r w:rsidRPr="002E20A3">
        <w:rPr>
          <w:rFonts w:ascii="Calibri" w:hAnsi="Calibri" w:cs="Calibri"/>
          <w:lang w:val="en-GB"/>
        </w:rPr>
        <w:t xml:space="preserve"> or Baptist</w:t>
      </w:r>
      <w:del w:id="503" w:author="Author" w:date="2023-02-17T17:08:00Z">
        <w:r w:rsidRPr="002E20A3" w:rsidDel="00CD168F">
          <w:rPr>
            <w:rFonts w:ascii="Calibri" w:hAnsi="Calibri" w:cs="Calibri"/>
            <w:lang w:val="en-GB"/>
          </w:rPr>
          <w:delText>s</w:delText>
        </w:r>
      </w:del>
      <w:r w:rsidRPr="002E20A3">
        <w:rPr>
          <w:rFonts w:ascii="Calibri" w:hAnsi="Calibri" w:cs="Calibri"/>
          <w:lang w:val="en-GB"/>
        </w:rPr>
        <w:t xml:space="preserve"> (35%)</w:t>
      </w:r>
      <w:del w:id="504" w:author="Author" w:date="2023-02-17T17:08:00Z">
        <w:r w:rsidRPr="002E20A3" w:rsidDel="00CD168F">
          <w:rPr>
            <w:rFonts w:ascii="Calibri" w:hAnsi="Calibri" w:cs="Calibri"/>
            <w:lang w:val="en-GB"/>
          </w:rPr>
          <w:delText>,</w:delText>
        </w:r>
      </w:del>
      <w:ins w:id="505" w:author="Author" w:date="2023-02-17T17:08:00Z">
        <w:r w:rsidR="00CD168F">
          <w:rPr>
            <w:rFonts w:ascii="Calibri" w:hAnsi="Calibri" w:cs="Calibri"/>
            <w:lang w:val="en-GB"/>
          </w:rPr>
          <w:t xml:space="preserve"> and</w:t>
        </w:r>
      </w:ins>
      <w:r w:rsidRPr="002E20A3">
        <w:rPr>
          <w:rFonts w:ascii="Calibri" w:hAnsi="Calibri" w:cs="Calibri"/>
          <w:lang w:val="en-GB"/>
        </w:rPr>
        <w:t xml:space="preserve"> </w:t>
      </w:r>
      <w:del w:id="506" w:author="Author" w:date="2023-02-17T17:08:00Z">
        <w:r w:rsidRPr="002E20A3" w:rsidDel="00CD168F">
          <w:rPr>
            <w:rFonts w:ascii="Calibri" w:hAnsi="Calibri" w:cs="Calibri"/>
            <w:lang w:val="en-GB"/>
          </w:rPr>
          <w:delText xml:space="preserve">Muslims </w:delText>
        </w:r>
      </w:del>
      <w:ins w:id="507" w:author="Author" w:date="2023-02-17T17:08:00Z">
        <w:r w:rsidR="00CD168F">
          <w:rPr>
            <w:rFonts w:ascii="Calibri" w:hAnsi="Calibri" w:cs="Calibri"/>
            <w:lang w:val="en-GB"/>
          </w:rPr>
          <w:t xml:space="preserve">Islam </w:t>
        </w:r>
      </w:ins>
      <w:r w:rsidRPr="002E20A3">
        <w:rPr>
          <w:rFonts w:ascii="Calibri" w:hAnsi="Calibri" w:cs="Calibri"/>
          <w:lang w:val="en-GB"/>
        </w:rPr>
        <w:t xml:space="preserve">(20%), </w:t>
      </w:r>
      <w:del w:id="508" w:author="Author" w:date="2023-02-17T17:07:00Z">
        <w:r w:rsidRPr="002E20A3" w:rsidDel="00A66EEA">
          <w:rPr>
            <w:rFonts w:ascii="Calibri" w:hAnsi="Calibri" w:cs="Calibri"/>
            <w:lang w:val="en-GB"/>
          </w:rPr>
          <w:delText xml:space="preserve">all with mixed </w:delText>
        </w:r>
      </w:del>
      <w:r w:rsidRPr="002E20A3">
        <w:rPr>
          <w:rFonts w:ascii="Calibri" w:hAnsi="Calibri" w:cs="Calibri"/>
          <w:lang w:val="en-GB"/>
        </w:rPr>
        <w:t xml:space="preserve">in </w:t>
      </w:r>
      <w:ins w:id="509" w:author="Author" w:date="2023-02-17T17:07:00Z">
        <w:r w:rsidR="00A66EEA">
          <w:rPr>
            <w:rFonts w:ascii="Calibri" w:hAnsi="Calibri" w:cs="Calibri"/>
            <w:lang w:val="en-GB"/>
          </w:rPr>
          <w:t xml:space="preserve">addition </w:t>
        </w:r>
        <w:r w:rsidR="000C3DEE">
          <w:rPr>
            <w:rFonts w:ascii="Calibri" w:hAnsi="Calibri" w:cs="Calibri"/>
            <w:lang w:val="en-GB"/>
          </w:rPr>
          <w:t xml:space="preserve">to </w:t>
        </w:r>
      </w:ins>
      <w:del w:id="510" w:author="Author" w:date="2023-02-17T17:07:00Z">
        <w:r w:rsidRPr="002E20A3" w:rsidDel="000C3DEE">
          <w:rPr>
            <w:rFonts w:ascii="Calibri" w:hAnsi="Calibri" w:cs="Calibri"/>
            <w:lang w:val="en-GB"/>
          </w:rPr>
          <w:delText>i</w:delText>
        </w:r>
      </w:del>
      <w:ins w:id="511" w:author="Author" w:date="2023-02-17T17:07:00Z">
        <w:r w:rsidR="000C3DEE">
          <w:rPr>
            <w:rFonts w:ascii="Calibri" w:hAnsi="Calibri" w:cs="Calibri"/>
            <w:lang w:val="en-GB"/>
          </w:rPr>
          <w:t>I</w:t>
        </w:r>
      </w:ins>
      <w:r w:rsidRPr="002E20A3">
        <w:rPr>
          <w:rFonts w:ascii="Calibri" w:hAnsi="Calibri" w:cs="Calibri"/>
          <w:lang w:val="en-GB"/>
        </w:rPr>
        <w:t xml:space="preserve">ndigenous beliefs (45%). </w:t>
      </w:r>
    </w:p>
    <w:p w14:paraId="5E11398E" w14:textId="77777777" w:rsidR="004C3845" w:rsidRPr="002E20A3" w:rsidRDefault="004C3845" w:rsidP="004C3845">
      <w:pPr>
        <w:spacing w:before="20" w:after="20"/>
        <w:jc w:val="both"/>
        <w:rPr>
          <w:rFonts w:ascii="Calibri" w:eastAsia="Times New Roman" w:hAnsi="Calibri" w:cs="Calibri"/>
          <w:szCs w:val="20"/>
          <w:lang w:val="en-GB"/>
        </w:rPr>
      </w:pPr>
    </w:p>
    <w:p w14:paraId="55D9D3CD" w14:textId="4E0E256B" w:rsidR="004C3845" w:rsidRPr="002E20A3" w:rsidRDefault="004C3845" w:rsidP="004C3845">
      <w:pPr>
        <w:pStyle w:val="Header"/>
        <w:tabs>
          <w:tab w:val="left" w:pos="720"/>
          <w:tab w:val="left" w:pos="1440"/>
          <w:tab w:val="left" w:pos="2160"/>
          <w:tab w:val="left" w:pos="2880"/>
          <w:tab w:val="left" w:pos="3600"/>
          <w:tab w:val="left" w:pos="5040"/>
          <w:tab w:val="left" w:pos="5760"/>
          <w:tab w:val="left" w:pos="6480"/>
          <w:tab w:val="left" w:pos="7200"/>
          <w:tab w:val="left" w:pos="7920"/>
          <w:tab w:val="left" w:pos="9188"/>
        </w:tabs>
        <w:jc w:val="both"/>
        <w:rPr>
          <w:rStyle w:val="PageNumber"/>
          <w:rFonts w:cstheme="minorHAnsi"/>
          <w:lang w:val="en-GB"/>
        </w:rPr>
      </w:pPr>
      <w:r w:rsidRPr="002E20A3">
        <w:rPr>
          <w:rFonts w:eastAsia="Times New Roman" w:cstheme="minorHAnsi"/>
          <w:lang w:val="en-GB"/>
        </w:rPr>
        <w:t xml:space="preserve">Following independence from </w:t>
      </w:r>
      <w:commentRangeStart w:id="512"/>
      <w:del w:id="513" w:author="Author" w:date="2023-04-14T09:58:00Z">
        <w:r w:rsidRPr="002E20A3" w:rsidDel="00C73AB6">
          <w:rPr>
            <w:rFonts w:eastAsia="Times New Roman" w:cstheme="minorHAnsi"/>
            <w:lang w:val="en-GB"/>
          </w:rPr>
          <w:delText>Portuga</w:delText>
        </w:r>
      </w:del>
      <w:del w:id="514" w:author="Author" w:date="2023-04-14T09:59:00Z">
        <w:r w:rsidRPr="002E20A3" w:rsidDel="00C73AB6">
          <w:rPr>
            <w:rFonts w:eastAsia="Times New Roman" w:cstheme="minorHAnsi"/>
            <w:lang w:val="en-GB"/>
          </w:rPr>
          <w:delText>l</w:delText>
        </w:r>
      </w:del>
      <w:ins w:id="515" w:author="Author" w:date="2023-04-14T09:59:00Z">
        <w:r w:rsidR="00C73AB6">
          <w:rPr>
            <w:rFonts w:eastAsia="Times New Roman" w:cstheme="minorHAnsi"/>
            <w:lang w:val="en-GB"/>
          </w:rPr>
          <w:t>France</w:t>
        </w:r>
      </w:ins>
      <w:r w:rsidRPr="002E20A3">
        <w:rPr>
          <w:rFonts w:eastAsia="Times New Roman" w:cstheme="minorHAnsi"/>
          <w:lang w:val="en-GB"/>
        </w:rPr>
        <w:t xml:space="preserve"> </w:t>
      </w:r>
      <w:commentRangeEnd w:id="512"/>
      <w:r w:rsidR="00F75595">
        <w:rPr>
          <w:rStyle w:val="CommentReference"/>
        </w:rPr>
        <w:commentReference w:id="512"/>
      </w:r>
      <w:r w:rsidRPr="002E20A3">
        <w:rPr>
          <w:rFonts w:eastAsia="Times New Roman" w:cstheme="minorHAnsi"/>
          <w:lang w:val="en-GB"/>
        </w:rPr>
        <w:t>in 1986, C</w:t>
      </w:r>
      <w:ins w:id="516" w:author="Author" w:date="2023-02-17T17:08:00Z">
        <w:r w:rsidR="00CD168F">
          <w:rPr>
            <w:rFonts w:eastAsia="Times New Roman" w:cstheme="minorHAnsi"/>
            <w:lang w:val="en-GB"/>
          </w:rPr>
          <w:t>ar</w:t>
        </w:r>
      </w:ins>
      <w:ins w:id="517" w:author="Author" w:date="2023-02-17T17:09:00Z">
        <w:r w:rsidR="00CD168F">
          <w:rPr>
            <w:rFonts w:eastAsia="Times New Roman" w:cstheme="minorHAnsi"/>
            <w:lang w:val="en-GB"/>
          </w:rPr>
          <w:t>ana</w:t>
        </w:r>
      </w:ins>
      <w:del w:id="518" w:author="Author" w:date="2023-02-17T17:09:00Z">
        <w:r w:rsidRPr="002E20A3" w:rsidDel="00CD168F">
          <w:rPr>
            <w:rFonts w:eastAsia="Times New Roman" w:cstheme="minorHAnsi"/>
            <w:lang w:val="en-GB"/>
          </w:rPr>
          <w:delText>ARANA</w:delText>
        </w:r>
      </w:del>
      <w:r w:rsidRPr="002E20A3">
        <w:rPr>
          <w:rFonts w:eastAsia="Times New Roman" w:cstheme="minorHAnsi"/>
          <w:lang w:val="en-GB"/>
        </w:rPr>
        <w:t xml:space="preserve"> </w:t>
      </w:r>
      <w:del w:id="519" w:author="Author" w:date="2023-02-17T17:09:00Z">
        <w:r w:rsidRPr="002E20A3" w:rsidDel="00CD168F">
          <w:rPr>
            <w:rFonts w:eastAsia="Times New Roman" w:cstheme="minorHAnsi"/>
            <w:lang w:val="en-GB"/>
          </w:rPr>
          <w:delText>saw</w:delText>
        </w:r>
      </w:del>
      <w:ins w:id="520" w:author="Author" w:date="2023-02-17T17:09:00Z">
        <w:r w:rsidR="00CD168F">
          <w:rPr>
            <w:rFonts w:eastAsia="Times New Roman" w:cstheme="minorHAnsi"/>
            <w:lang w:val="en-GB"/>
          </w:rPr>
          <w:t>had</w:t>
        </w:r>
      </w:ins>
      <w:r w:rsidRPr="002E20A3">
        <w:rPr>
          <w:rFonts w:eastAsia="Times New Roman" w:cstheme="minorHAnsi"/>
          <w:lang w:val="en-GB"/>
        </w:rPr>
        <w:t xml:space="preserve"> a </w:t>
      </w:r>
      <w:del w:id="521" w:author="Author" w:date="2023-02-17T17:09:00Z">
        <w:r w:rsidRPr="002E20A3" w:rsidDel="00CD168F">
          <w:rPr>
            <w:rFonts w:eastAsia="Times New Roman" w:cstheme="minorHAnsi"/>
            <w:lang w:val="en-GB"/>
          </w:rPr>
          <w:delText>succession</w:delText>
        </w:r>
      </w:del>
      <w:ins w:id="522" w:author="Author" w:date="2023-02-17T17:09:00Z">
        <w:r w:rsidR="00CD168F">
          <w:rPr>
            <w:rFonts w:eastAsia="Times New Roman" w:cstheme="minorHAnsi"/>
            <w:lang w:val="en-GB"/>
          </w:rPr>
          <w:t>series</w:t>
        </w:r>
      </w:ins>
      <w:r w:rsidRPr="002E20A3">
        <w:rPr>
          <w:rFonts w:eastAsia="Times New Roman" w:cstheme="minorHAnsi"/>
          <w:lang w:val="en-GB"/>
        </w:rPr>
        <w:t xml:space="preserve"> of civilian and military rule</w:t>
      </w:r>
      <w:ins w:id="523" w:author="Author" w:date="2023-02-17T17:09:00Z">
        <w:r w:rsidR="00CD168F">
          <w:rPr>
            <w:rFonts w:eastAsia="Times New Roman" w:cstheme="minorHAnsi"/>
            <w:lang w:val="en-GB"/>
          </w:rPr>
          <w:t>rs</w:t>
        </w:r>
      </w:ins>
      <w:r w:rsidRPr="002E20A3">
        <w:rPr>
          <w:rFonts w:eastAsia="Times New Roman" w:cstheme="minorHAnsi"/>
          <w:lang w:val="en-GB"/>
        </w:rPr>
        <w:t>. It</w:t>
      </w:r>
      <w:del w:id="524" w:author="Author" w:date="2023-02-17T17:09:00Z">
        <w:r w:rsidRPr="002E20A3" w:rsidDel="00CD168F">
          <w:rPr>
            <w:rFonts w:eastAsia="Times New Roman" w:cstheme="minorHAnsi"/>
            <w:lang w:val="en-GB"/>
          </w:rPr>
          <w:delText>’</w:delText>
        </w:r>
      </w:del>
      <w:r w:rsidRPr="002E20A3">
        <w:rPr>
          <w:rFonts w:eastAsia="Times New Roman" w:cstheme="minorHAnsi"/>
          <w:lang w:val="en-GB"/>
        </w:rPr>
        <w:t xml:space="preserve">s current President, Jackson Ogavo of the Parti </w:t>
      </w:r>
      <w:del w:id="525" w:author="Author" w:date="2023-02-17T17:09:00Z">
        <w:r w:rsidRPr="002E20A3" w:rsidDel="00CD168F">
          <w:rPr>
            <w:rFonts w:eastAsia="Times New Roman" w:cstheme="minorHAnsi"/>
            <w:lang w:val="en-GB"/>
          </w:rPr>
          <w:delText>D</w:delText>
        </w:r>
      </w:del>
      <w:ins w:id="526" w:author="Author" w:date="2023-02-17T17:09:00Z">
        <w:r w:rsidR="00CD168F">
          <w:rPr>
            <w:rFonts w:eastAsia="Times New Roman" w:cstheme="minorHAnsi"/>
            <w:lang w:val="en-GB"/>
          </w:rPr>
          <w:t>d</w:t>
        </w:r>
      </w:ins>
      <w:r w:rsidRPr="002E20A3">
        <w:rPr>
          <w:rFonts w:eastAsia="Times New Roman" w:cstheme="minorHAnsi"/>
          <w:lang w:val="en-GB"/>
        </w:rPr>
        <w:t>émocratique d</w:t>
      </w:r>
      <w:ins w:id="527" w:author="Author" w:date="2023-04-12T11:00:00Z">
        <w:r w:rsidR="00BD7CDA">
          <w:rPr>
            <w:rFonts w:eastAsia="Times New Roman" w:cstheme="minorHAnsi"/>
            <w:lang w:val="en-GB"/>
          </w:rPr>
          <w:t>u</w:t>
        </w:r>
      </w:ins>
      <w:del w:id="528" w:author="Author" w:date="2023-04-12T11:00:00Z">
        <w:r w:rsidRPr="002E20A3" w:rsidDel="00BD7CDA">
          <w:rPr>
            <w:rFonts w:eastAsia="Times New Roman" w:cstheme="minorHAnsi"/>
            <w:lang w:val="en-GB"/>
          </w:rPr>
          <w:delText>e</w:delText>
        </w:r>
      </w:del>
      <w:r w:rsidRPr="002E20A3">
        <w:rPr>
          <w:rFonts w:eastAsia="Times New Roman" w:cstheme="minorHAnsi"/>
          <w:lang w:val="en-GB"/>
        </w:rPr>
        <w:t xml:space="preserve"> Carana (PDC) is the first democratically elected President of the country. </w:t>
      </w:r>
      <w:ins w:id="529" w:author="Author" w:date="2023-02-17T17:12:00Z">
        <w:r w:rsidR="009B13FD">
          <w:rPr>
            <w:rFonts w:eastAsia="Times New Roman" w:cstheme="minorHAnsi"/>
            <w:lang w:val="en-GB"/>
          </w:rPr>
          <w:t xml:space="preserve">Having </w:t>
        </w:r>
      </w:ins>
      <w:del w:id="530" w:author="Author" w:date="2023-02-17T17:12:00Z">
        <w:r w:rsidRPr="002E20A3" w:rsidDel="009B13FD">
          <w:rPr>
            <w:rFonts w:eastAsia="Times New Roman" w:cstheme="minorHAnsi"/>
            <w:lang w:val="en-GB"/>
          </w:rPr>
          <w:delText>I</w:delText>
        </w:r>
      </w:del>
      <w:ins w:id="531" w:author="Author" w:date="2023-02-17T17:12:00Z">
        <w:r w:rsidR="009B13FD">
          <w:rPr>
            <w:rFonts w:eastAsia="Times New Roman" w:cstheme="minorHAnsi"/>
            <w:lang w:val="en-GB"/>
          </w:rPr>
          <w:t>i</w:t>
        </w:r>
      </w:ins>
      <w:r w:rsidRPr="002E20A3">
        <w:rPr>
          <w:rFonts w:eastAsia="Times New Roman" w:cstheme="minorHAnsi"/>
          <w:lang w:val="en-GB"/>
        </w:rPr>
        <w:t xml:space="preserve">nitially based </w:t>
      </w:r>
      <w:ins w:id="532" w:author="Author" w:date="2023-02-17T17:12:00Z">
        <w:r w:rsidR="005C70C0">
          <w:rPr>
            <w:rFonts w:eastAsia="Times New Roman" w:cstheme="minorHAnsi"/>
            <w:lang w:val="en-GB"/>
          </w:rPr>
          <w:t xml:space="preserve">itself </w:t>
        </w:r>
      </w:ins>
      <w:r w:rsidRPr="002E20A3">
        <w:rPr>
          <w:rFonts w:eastAsia="Times New Roman" w:cstheme="minorHAnsi"/>
          <w:lang w:val="en-GB"/>
        </w:rPr>
        <w:t xml:space="preserve">on a liberal constitution </w:t>
      </w:r>
      <w:r w:rsidR="00A949E5" w:rsidRPr="002E20A3">
        <w:rPr>
          <w:rFonts w:eastAsia="Times New Roman" w:cstheme="minorHAnsi"/>
          <w:lang w:val="en-GB"/>
        </w:rPr>
        <w:t>that led to</w:t>
      </w:r>
      <w:r w:rsidRPr="002E20A3">
        <w:rPr>
          <w:rFonts w:eastAsia="Times New Roman" w:cstheme="minorHAnsi"/>
          <w:lang w:val="en-GB"/>
        </w:rPr>
        <w:t xml:space="preserve"> economic and social reforms resulting in economic prosperity, the Ogavo regime soon began to suppress all opposition groups. </w:t>
      </w:r>
      <w:r w:rsidRPr="002E20A3">
        <w:rPr>
          <w:rStyle w:val="PageNumber"/>
          <w:rFonts w:cstheme="minorHAnsi"/>
          <w:lang w:val="en-GB"/>
        </w:rPr>
        <w:t>The replacement of all key Kori and Tatsi government ministers with members of Ogavo’s Falin tribe led to an increasingly repressive approach, administrative and economic inefficiency and corruption.</w:t>
      </w:r>
      <w:r w:rsidRPr="002E20A3">
        <w:rPr>
          <w:rFonts w:ascii="Calibri" w:hAnsi="Calibri" w:cs="Calibri"/>
          <w:lang w:val="en-GB"/>
          <w14:textOutline w14:w="12700" w14:cap="flat" w14:cmpd="sng" w14:algn="ctr">
            <w14:noFill/>
            <w14:prstDash w14:val="solid"/>
            <w14:miter w14:lim="400000"/>
          </w14:textOutline>
        </w:rPr>
        <w:t xml:space="preserve"> All opposition to the government was met with either the threat or use of armed force, and eventually escalated into civil conflict in </w:t>
      </w:r>
      <w:r w:rsidR="00A949E5" w:rsidRPr="002E20A3">
        <w:rPr>
          <w:rFonts w:ascii="Calibri" w:hAnsi="Calibri" w:cs="Calibri"/>
          <w:lang w:val="en-GB"/>
          <w14:textOutline w14:w="12700" w14:cap="flat" w14:cmpd="sng" w14:algn="ctr">
            <w14:noFill/>
            <w14:prstDash w14:val="solid"/>
            <w14:miter w14:lim="400000"/>
          </w14:textOutline>
        </w:rPr>
        <w:t xml:space="preserve">early </w:t>
      </w:r>
      <w:r w:rsidRPr="002E20A3">
        <w:rPr>
          <w:rFonts w:ascii="Calibri" w:hAnsi="Calibri" w:cs="Calibri"/>
          <w:lang w:val="en-GB"/>
          <w14:textOutline w14:w="12700" w14:cap="flat" w14:cmpd="sng" w14:algn="ctr">
            <w14:noFill/>
            <w14:prstDash w14:val="solid"/>
            <w14:miter w14:lim="400000"/>
          </w14:textOutline>
        </w:rPr>
        <w:t>2014</w:t>
      </w:r>
      <w:r w:rsidRPr="002E20A3">
        <w:rPr>
          <w:rFonts w:ascii="Calibri" w:hAnsi="Calibri" w:cs="Calibri"/>
          <w:u w:color="FF0000"/>
          <w:lang w:val="en-GB"/>
          <w14:textOutline w14:w="12700" w14:cap="flat" w14:cmpd="sng" w14:algn="ctr">
            <w14:noFill/>
            <w14:prstDash w14:val="solid"/>
            <w14:miter w14:lim="400000"/>
          </w14:textOutline>
        </w:rPr>
        <w:t>.</w:t>
      </w:r>
    </w:p>
    <w:p w14:paraId="209F49CC" w14:textId="216FD690" w:rsidR="004C3845" w:rsidRPr="002E20A3" w:rsidRDefault="004C3845" w:rsidP="004C3845">
      <w:pPr>
        <w:spacing w:before="20" w:after="20"/>
        <w:jc w:val="both"/>
        <w:rPr>
          <w:rFonts w:ascii="Calibri" w:eastAsia="Times New Roman" w:hAnsi="Calibri" w:cs="Calibri"/>
          <w:szCs w:val="20"/>
          <w:lang w:val="en-GB"/>
        </w:rPr>
      </w:pPr>
      <w:r w:rsidRPr="002E20A3">
        <w:rPr>
          <w:lang w:val="en-GB"/>
        </w:rPr>
        <w:t>After a long</w:t>
      </w:r>
      <w:ins w:id="533" w:author="Author" w:date="2023-02-17T17:13:00Z">
        <w:r w:rsidR="00F71BFB">
          <w:rPr>
            <w:lang w:val="en-GB"/>
          </w:rPr>
          <w:t>-</w:t>
        </w:r>
      </w:ins>
      <w:r w:rsidRPr="002E20A3">
        <w:rPr>
          <w:lang w:val="en-GB"/>
        </w:rPr>
        <w:t>standing civil war</w:t>
      </w:r>
      <w:ins w:id="534" w:author="Author" w:date="2023-02-17T17:13:00Z">
        <w:r w:rsidR="00275932">
          <w:rPr>
            <w:lang w:val="en-GB"/>
          </w:rPr>
          <w:t>, which left</w:t>
        </w:r>
      </w:ins>
      <w:del w:id="535" w:author="Author" w:date="2023-02-17T17:13:00Z">
        <w:r w:rsidRPr="002E20A3" w:rsidDel="00275932">
          <w:rPr>
            <w:lang w:val="en-GB"/>
          </w:rPr>
          <w:delText xml:space="preserve"> leading to</w:delText>
        </w:r>
      </w:del>
      <w:r w:rsidRPr="002E20A3">
        <w:rPr>
          <w:lang w:val="en-GB"/>
        </w:rPr>
        <w:t xml:space="preserve"> thousands of victims and caus</w:t>
      </w:r>
      <w:ins w:id="536" w:author="Author" w:date="2023-02-17T17:13:00Z">
        <w:r w:rsidR="00275932">
          <w:rPr>
            <w:lang w:val="en-GB"/>
          </w:rPr>
          <w:t>ed</w:t>
        </w:r>
      </w:ins>
      <w:del w:id="537" w:author="Author" w:date="2023-02-17T17:14:00Z">
        <w:r w:rsidRPr="002E20A3" w:rsidDel="00275932">
          <w:rPr>
            <w:lang w:val="en-GB"/>
          </w:rPr>
          <w:delText>ing</w:delText>
        </w:r>
      </w:del>
      <w:r w:rsidRPr="002E20A3">
        <w:rPr>
          <w:lang w:val="en-GB"/>
        </w:rPr>
        <w:t xml:space="preserve"> more than 700,000 Caranese citizens to become internally displaced, the warring factions in the Carana </w:t>
      </w:r>
      <w:r w:rsidR="004B6F57" w:rsidRPr="002E20A3">
        <w:rPr>
          <w:lang w:val="en-GB"/>
        </w:rPr>
        <w:t>c</w:t>
      </w:r>
      <w:r w:rsidRPr="002E20A3">
        <w:rPr>
          <w:lang w:val="en-GB"/>
        </w:rPr>
        <w:t xml:space="preserve">ivil </w:t>
      </w:r>
      <w:r w:rsidR="004B6F57" w:rsidRPr="002E20A3">
        <w:rPr>
          <w:lang w:val="en-GB"/>
        </w:rPr>
        <w:t>w</w:t>
      </w:r>
      <w:r w:rsidRPr="002E20A3">
        <w:rPr>
          <w:lang w:val="en-GB"/>
        </w:rPr>
        <w:t xml:space="preserve">ar, the Government of Carana, the Mouvement </w:t>
      </w:r>
      <w:del w:id="538" w:author="Author" w:date="2023-02-17T17:20:00Z">
        <w:r w:rsidRPr="002E20A3" w:rsidDel="009B6FD2">
          <w:rPr>
            <w:lang w:val="en-GB"/>
          </w:rPr>
          <w:delText>P</w:delText>
        </w:r>
      </w:del>
      <w:ins w:id="539" w:author="Author" w:date="2023-02-17T17:20:00Z">
        <w:r w:rsidR="009B6FD2">
          <w:rPr>
            <w:lang w:val="en-GB"/>
          </w:rPr>
          <w:t>p</w:t>
        </w:r>
      </w:ins>
      <w:r w:rsidRPr="002E20A3">
        <w:rPr>
          <w:lang w:val="en-GB"/>
        </w:rPr>
        <w:t>atriotique d</w:t>
      </w:r>
      <w:ins w:id="540" w:author="Author" w:date="2023-04-14T10:00:00Z">
        <w:r w:rsidR="00C73AB6">
          <w:rPr>
            <w:lang w:val="en-GB"/>
          </w:rPr>
          <w:t>u</w:t>
        </w:r>
      </w:ins>
      <w:del w:id="541" w:author="Author" w:date="2023-04-14T10:00:00Z">
        <w:r w:rsidRPr="002E20A3" w:rsidDel="00C73AB6">
          <w:rPr>
            <w:lang w:val="en-GB"/>
          </w:rPr>
          <w:delText>e</w:delText>
        </w:r>
      </w:del>
      <w:r w:rsidRPr="002E20A3">
        <w:rPr>
          <w:lang w:val="en-GB"/>
        </w:rPr>
        <w:t xml:space="preserve"> Carana (MPC), and the Combatants </w:t>
      </w:r>
      <w:del w:id="542" w:author="Author" w:date="2023-04-14T09:59:00Z">
        <w:r w:rsidRPr="002E20A3" w:rsidDel="00C73AB6">
          <w:rPr>
            <w:lang w:val="en-GB"/>
          </w:rPr>
          <w:delText>I</w:delText>
        </w:r>
      </w:del>
      <w:ins w:id="543" w:author="Author" w:date="2023-04-14T09:59:00Z">
        <w:r w:rsidR="00C73AB6">
          <w:rPr>
            <w:lang w:val="en-GB"/>
          </w:rPr>
          <w:t>i</w:t>
        </w:r>
      </w:ins>
      <w:r w:rsidRPr="002E20A3">
        <w:rPr>
          <w:lang w:val="en-GB"/>
        </w:rPr>
        <w:t>nd</w:t>
      </w:r>
      <w:ins w:id="544" w:author="Author" w:date="2023-02-17T17:36:00Z">
        <w:r w:rsidR="00265EC8" w:rsidRPr="00265EC8">
          <w:rPr>
            <w:lang w:val="en-GB"/>
          </w:rPr>
          <w:t>é</w:t>
        </w:r>
      </w:ins>
      <w:del w:id="545" w:author="Author" w:date="2023-02-17T17:36:00Z">
        <w:r w:rsidRPr="002E20A3" w:rsidDel="00265EC8">
          <w:rPr>
            <w:lang w:val="en-GB"/>
          </w:rPr>
          <w:delText>e</w:delText>
        </w:r>
      </w:del>
      <w:r w:rsidRPr="002E20A3">
        <w:rPr>
          <w:lang w:val="en-GB"/>
        </w:rPr>
        <w:t>pendants d</w:t>
      </w:r>
      <w:ins w:id="546" w:author="Author" w:date="2023-04-14T09:59:00Z">
        <w:r w:rsidR="00C73AB6">
          <w:rPr>
            <w:lang w:val="en-GB"/>
          </w:rPr>
          <w:t>u</w:t>
        </w:r>
      </w:ins>
      <w:del w:id="547" w:author="Author" w:date="2023-04-14T09:59:00Z">
        <w:r w:rsidRPr="002E20A3" w:rsidDel="00C73AB6">
          <w:rPr>
            <w:lang w:val="en-GB"/>
          </w:rPr>
          <w:delText>e</w:delText>
        </w:r>
      </w:del>
      <w:r w:rsidRPr="002E20A3">
        <w:rPr>
          <w:lang w:val="en-GB"/>
        </w:rPr>
        <w:t xml:space="preserve"> </w:t>
      </w:r>
      <w:ins w:id="548" w:author="Author" w:date="2023-04-14T10:00:00Z">
        <w:r w:rsidR="00C73AB6">
          <w:rPr>
            <w:lang w:val="en-GB"/>
          </w:rPr>
          <w:t xml:space="preserve">sud </w:t>
        </w:r>
      </w:ins>
      <w:r w:rsidRPr="002E20A3">
        <w:rPr>
          <w:lang w:val="en-GB"/>
        </w:rPr>
        <w:t>Carana (CISC), finally engaged in peace negotiations in Kalari, Namuna.</w:t>
      </w:r>
    </w:p>
    <w:p w14:paraId="175B9CA3" w14:textId="626015D4" w:rsidR="004C3845" w:rsidRPr="002E20A3" w:rsidRDefault="004C3845" w:rsidP="00DC34BB">
      <w:pPr>
        <w:spacing w:before="240"/>
        <w:jc w:val="both"/>
        <w:rPr>
          <w:rFonts w:ascii="Calibri" w:hAnsi="Calibri" w:cs="Calibri"/>
          <w:lang w:val="en-GB"/>
        </w:rPr>
      </w:pPr>
      <w:r w:rsidRPr="002E20A3">
        <w:rPr>
          <w:rFonts w:ascii="Calibri" w:hAnsi="Calibri" w:cs="Calibri"/>
          <w:u w:color="FF0000"/>
          <w:lang w:val="en-GB"/>
        </w:rPr>
        <w:t>In November 2020</w:t>
      </w:r>
      <w:r w:rsidRPr="002E20A3">
        <w:rPr>
          <w:rFonts w:ascii="Calibri" w:hAnsi="Calibri" w:cs="Calibri"/>
          <w:u w:color="0000CC"/>
          <w:lang w:val="en-GB"/>
        </w:rPr>
        <w:t xml:space="preserve">, </w:t>
      </w:r>
      <w:ins w:id="549" w:author="Author" w:date="2023-02-17T17:37:00Z">
        <w:r w:rsidR="00D84892">
          <w:rPr>
            <w:rFonts w:ascii="Calibri" w:hAnsi="Calibri" w:cs="Calibri"/>
            <w:u w:color="0000CC"/>
            <w:lang w:val="en-GB"/>
          </w:rPr>
          <w:t xml:space="preserve">the </w:t>
        </w:r>
      </w:ins>
      <w:r w:rsidRPr="002E20A3">
        <w:rPr>
          <w:rFonts w:ascii="Calibri" w:hAnsi="Calibri" w:cs="Calibri"/>
          <w:shd w:val="clear" w:color="auto" w:fill="FFFFFF"/>
          <w:lang w:val="en-GB"/>
        </w:rPr>
        <w:t xml:space="preserve">negotiations </w:t>
      </w:r>
      <w:del w:id="550" w:author="Author" w:date="2023-02-17T17:37:00Z">
        <w:r w:rsidRPr="002E20A3" w:rsidDel="00D84892">
          <w:rPr>
            <w:rFonts w:ascii="Calibri" w:hAnsi="Calibri" w:cs="Calibri"/>
            <w:shd w:val="clear" w:color="auto" w:fill="FFFFFF"/>
            <w:lang w:val="en-GB"/>
          </w:rPr>
          <w:delText>for</w:delText>
        </w:r>
      </w:del>
      <w:ins w:id="551" w:author="Author" w:date="2023-02-17T17:37:00Z">
        <w:r w:rsidR="00D84892">
          <w:rPr>
            <w:rFonts w:ascii="Calibri" w:hAnsi="Calibri" w:cs="Calibri"/>
            <w:shd w:val="clear" w:color="auto" w:fill="FFFFFF"/>
            <w:lang w:val="en-GB"/>
          </w:rPr>
          <w:t>resulted in the signing of</w:t>
        </w:r>
      </w:ins>
      <w:r w:rsidRPr="002E20A3">
        <w:rPr>
          <w:rFonts w:ascii="Calibri" w:hAnsi="Calibri" w:cs="Calibri"/>
          <w:shd w:val="clear" w:color="auto" w:fill="FFFFFF"/>
          <w:lang w:val="en-GB"/>
        </w:rPr>
        <w:t xml:space="preserve"> a ceasefire and peace agreement</w:t>
      </w:r>
      <w:r w:rsidR="009C3063" w:rsidRPr="002E20A3">
        <w:rPr>
          <w:rFonts w:ascii="Calibri" w:hAnsi="Calibri" w:cs="Calibri"/>
          <w:shd w:val="clear" w:color="auto" w:fill="FFFFFF"/>
          <w:lang w:val="en-GB"/>
        </w:rPr>
        <w:t xml:space="preserve"> – </w:t>
      </w:r>
      <w:r w:rsidRPr="002E20A3">
        <w:rPr>
          <w:rFonts w:ascii="Calibri" w:hAnsi="Calibri" w:cs="Calibri"/>
          <w:shd w:val="clear" w:color="auto" w:fill="FFFFFF"/>
          <w:lang w:val="en-GB"/>
        </w:rPr>
        <w:t>the Kalari Peace Treaty</w:t>
      </w:r>
      <w:bookmarkStart w:id="552" w:name="_Hlk98080890"/>
      <w:del w:id="553" w:author="Author" w:date="2023-02-17T17:37:00Z">
        <w:r w:rsidR="009C3063" w:rsidRPr="002E20A3" w:rsidDel="00D84892">
          <w:rPr>
            <w:rFonts w:ascii="Calibri" w:hAnsi="Calibri" w:cs="Calibri"/>
            <w:shd w:val="clear" w:color="auto" w:fill="FFFFFF"/>
            <w:lang w:val="en-GB"/>
          </w:rPr>
          <w:delText xml:space="preserve"> – </w:delText>
        </w:r>
        <w:r w:rsidRPr="002E20A3" w:rsidDel="00D84892">
          <w:rPr>
            <w:rFonts w:ascii="Calibri" w:hAnsi="Calibri" w:cs="Calibri"/>
            <w:shd w:val="clear" w:color="auto" w:fill="FFFFFF"/>
            <w:lang w:val="en-GB"/>
          </w:rPr>
          <w:delText>were signed</w:delText>
        </w:r>
      </w:del>
      <w:r w:rsidRPr="002E20A3">
        <w:rPr>
          <w:rStyle w:val="PageNumber"/>
          <w:rFonts w:ascii="Calibri" w:hAnsi="Calibri" w:cs="Calibri"/>
          <w:lang w:val="en-GB"/>
        </w:rPr>
        <w:t>.</w:t>
      </w:r>
      <w:bookmarkEnd w:id="552"/>
      <w:r w:rsidRPr="002E20A3">
        <w:rPr>
          <w:rStyle w:val="PageNumber"/>
          <w:rFonts w:ascii="Calibri" w:hAnsi="Calibri" w:cs="Calibri"/>
          <w:lang w:val="en-GB"/>
        </w:rPr>
        <w:t xml:space="preserve"> </w:t>
      </w:r>
      <w:r w:rsidRPr="002E20A3">
        <w:rPr>
          <w:rFonts w:ascii="Calibri" w:hAnsi="Calibri" w:cs="Calibri"/>
          <w:lang w:val="en-GB"/>
        </w:rPr>
        <w:t>Negotiations were facilitated by the Fasia Union</w:t>
      </w:r>
      <w:del w:id="554" w:author="Author" w:date="2023-02-17T17:37:00Z">
        <w:r w:rsidRPr="002E20A3" w:rsidDel="00D84892">
          <w:rPr>
            <w:rFonts w:ascii="Calibri" w:hAnsi="Calibri" w:cs="Calibri"/>
            <w:lang w:val="en-GB"/>
          </w:rPr>
          <w:delText xml:space="preserve"> </w:delText>
        </w:r>
        <w:r w:rsidR="009D5DA3" w:rsidRPr="002E20A3" w:rsidDel="00D84892">
          <w:rPr>
            <w:rFonts w:ascii="Calibri" w:hAnsi="Calibri" w:cs="Calibri"/>
            <w:lang w:val="en-GB"/>
          </w:rPr>
          <w:delText>(FU)</w:delText>
        </w:r>
      </w:del>
      <w:r w:rsidR="009D5DA3" w:rsidRPr="002E20A3">
        <w:rPr>
          <w:rFonts w:ascii="Calibri" w:hAnsi="Calibri" w:cs="Calibri"/>
          <w:lang w:val="en-GB"/>
        </w:rPr>
        <w:t xml:space="preserve"> </w:t>
      </w:r>
      <w:r w:rsidRPr="002E20A3">
        <w:rPr>
          <w:rFonts w:ascii="Calibri" w:hAnsi="Calibri" w:cs="Calibri"/>
          <w:lang w:val="en-GB"/>
        </w:rPr>
        <w:t xml:space="preserve">and paved the way for the creation of a United Nations Assistance Mission in Carana (UNAC) that would take over from the </w:t>
      </w:r>
      <w:bookmarkStart w:id="555" w:name="_Hlk98390716"/>
      <w:r w:rsidRPr="002E20A3">
        <w:rPr>
          <w:rStyle w:val="PageNumber"/>
          <w:rFonts w:ascii="Calibri" w:hAnsi="Calibri" w:cs="Calibri"/>
          <w:lang w:val="en-GB"/>
        </w:rPr>
        <w:t>Fasia Union Advisory Mission in Carana</w:t>
      </w:r>
      <w:bookmarkEnd w:id="555"/>
      <w:del w:id="556" w:author="Author" w:date="2023-02-17T17:38:00Z">
        <w:r w:rsidRPr="002E20A3" w:rsidDel="00417796">
          <w:rPr>
            <w:rStyle w:val="PageNumber"/>
            <w:rFonts w:ascii="Calibri" w:hAnsi="Calibri" w:cs="Calibri"/>
            <w:lang w:val="en-GB"/>
          </w:rPr>
          <w:delText xml:space="preserve"> (FUAMC)</w:delText>
        </w:r>
      </w:del>
      <w:r w:rsidRPr="002E20A3">
        <w:rPr>
          <w:rStyle w:val="PageNumber"/>
          <w:rFonts w:ascii="Calibri" w:hAnsi="Calibri" w:cs="Calibri"/>
          <w:lang w:val="en-GB"/>
        </w:rPr>
        <w:t xml:space="preserve">. </w:t>
      </w:r>
    </w:p>
    <w:p w14:paraId="3094C6C6" w14:textId="77777777" w:rsidR="004C3845" w:rsidRPr="002E20A3" w:rsidRDefault="004C3845" w:rsidP="004C3845">
      <w:pPr>
        <w:jc w:val="both"/>
        <w:rPr>
          <w:lang w:val="en-GB"/>
        </w:rPr>
      </w:pPr>
    </w:p>
    <w:p w14:paraId="25EFB63D" w14:textId="77777777" w:rsidR="008249C1" w:rsidRDefault="004C3845" w:rsidP="00CE1BE2">
      <w:pPr>
        <w:jc w:val="both"/>
        <w:rPr>
          <w:ins w:id="557" w:author="Author" w:date="2023-02-17T17:38:00Z"/>
          <w:rFonts w:ascii="Calibri" w:eastAsia="Arial Unicode MS" w:hAnsi="Calibri" w:cs="Calibri"/>
          <w:b/>
          <w:bCs/>
          <w:sz w:val="24"/>
          <w:szCs w:val="24"/>
          <w:lang w:val="en-GB"/>
        </w:rPr>
      </w:pPr>
      <w:r w:rsidRPr="002E20A3">
        <w:rPr>
          <w:rFonts w:ascii="Calibri" w:eastAsia="Arial Unicode MS" w:hAnsi="Calibri" w:cs="Calibri"/>
          <w:b/>
          <w:bCs/>
          <w:sz w:val="24"/>
          <w:szCs w:val="24"/>
          <w:lang w:val="en-GB"/>
        </w:rPr>
        <w:t xml:space="preserve">Ethnic </w:t>
      </w:r>
      <w:del w:id="558" w:author="Author" w:date="2023-02-17T17:38:00Z">
        <w:r w:rsidRPr="002E20A3" w:rsidDel="003F225D">
          <w:rPr>
            <w:rFonts w:ascii="Calibri" w:eastAsia="Arial Unicode MS" w:hAnsi="Calibri" w:cs="Calibri"/>
            <w:b/>
            <w:bCs/>
            <w:sz w:val="24"/>
            <w:szCs w:val="24"/>
            <w:lang w:val="en-GB"/>
          </w:rPr>
          <w:delText>D</w:delText>
        </w:r>
      </w:del>
      <w:ins w:id="559" w:author="Author" w:date="2023-02-17T17:38:00Z">
        <w:r w:rsidR="003F225D">
          <w:rPr>
            <w:rFonts w:ascii="Calibri" w:eastAsia="Arial Unicode MS" w:hAnsi="Calibri" w:cs="Calibri"/>
            <w:b/>
            <w:bCs/>
            <w:sz w:val="24"/>
            <w:szCs w:val="24"/>
            <w:lang w:val="en-GB"/>
          </w:rPr>
          <w:t>d</w:t>
        </w:r>
      </w:ins>
      <w:r w:rsidRPr="002E20A3">
        <w:rPr>
          <w:rFonts w:ascii="Calibri" w:eastAsia="Arial Unicode MS" w:hAnsi="Calibri" w:cs="Calibri"/>
          <w:b/>
          <w:bCs/>
          <w:sz w:val="24"/>
          <w:szCs w:val="24"/>
          <w:lang w:val="en-GB"/>
        </w:rPr>
        <w:t>istribution</w:t>
      </w:r>
    </w:p>
    <w:p w14:paraId="5017EC73" w14:textId="77777777" w:rsidR="008249C1" w:rsidRPr="002E20A3" w:rsidRDefault="008249C1" w:rsidP="008249C1">
      <w:pPr>
        <w:jc w:val="center"/>
        <w:rPr>
          <w:moveTo w:id="560" w:author="Author" w:date="2023-02-17T17:38:00Z"/>
          <w:rFonts w:cstheme="minorHAnsi"/>
          <w:b/>
          <w:sz w:val="24"/>
          <w:lang w:val="en-GB"/>
        </w:rPr>
      </w:pPr>
      <w:moveToRangeStart w:id="561" w:author="Author" w:date="2023-02-17T17:38:00Z" w:name="move127547950"/>
    </w:p>
    <w:p w14:paraId="7BFE2E38" w14:textId="77777777" w:rsidR="008249C1" w:rsidRPr="008249C1" w:rsidRDefault="008249C1" w:rsidP="008249C1">
      <w:pPr>
        <w:rPr>
          <w:ins w:id="562" w:author="Author" w:date="2023-02-17T17:39:00Z"/>
          <w:rFonts w:cstheme="minorHAnsi"/>
          <w:bCs/>
          <w:sz w:val="24"/>
          <w:lang w:val="en-GB"/>
          <w:rPrChange w:id="563" w:author="Author" w:date="2023-02-17T17:39:00Z">
            <w:rPr>
              <w:ins w:id="564" w:author="Author" w:date="2023-02-17T17:39:00Z"/>
              <w:rFonts w:cstheme="minorHAnsi"/>
              <w:b/>
              <w:sz w:val="24"/>
              <w:lang w:val="en-GB"/>
            </w:rPr>
          </w:rPrChange>
        </w:rPr>
      </w:pPr>
      <w:moveTo w:id="565" w:author="Author" w:date="2023-02-17T17:38:00Z">
        <w:r w:rsidRPr="008249C1">
          <w:rPr>
            <w:rFonts w:cstheme="minorHAnsi"/>
            <w:bCs/>
            <w:sz w:val="24"/>
            <w:lang w:val="en-GB"/>
            <w:rPrChange w:id="566" w:author="Author" w:date="2023-02-17T17:39:00Z">
              <w:rPr>
                <w:rFonts w:cstheme="minorHAnsi"/>
                <w:b/>
                <w:sz w:val="24"/>
                <w:lang w:val="en-GB"/>
              </w:rPr>
            </w:rPrChange>
          </w:rPr>
          <w:t>Figure 2</w:t>
        </w:r>
        <w:del w:id="567" w:author="Author" w:date="2023-02-17T17:39:00Z">
          <w:r w:rsidRPr="008249C1" w:rsidDel="008249C1">
            <w:rPr>
              <w:rFonts w:cstheme="minorHAnsi"/>
              <w:bCs/>
              <w:sz w:val="24"/>
              <w:lang w:val="en-GB"/>
              <w:rPrChange w:id="568" w:author="Author" w:date="2023-02-17T17:39:00Z">
                <w:rPr>
                  <w:rFonts w:cstheme="minorHAnsi"/>
                  <w:b/>
                  <w:sz w:val="24"/>
                  <w:lang w:val="en-GB"/>
                </w:rPr>
              </w:rPrChange>
            </w:rPr>
            <w:delText xml:space="preserve"> – </w:delText>
          </w:r>
        </w:del>
      </w:moveTo>
    </w:p>
    <w:p w14:paraId="40D6D643" w14:textId="0D2EDD79" w:rsidR="008249C1" w:rsidRPr="002E20A3" w:rsidRDefault="008249C1" w:rsidP="008249C1">
      <w:pPr>
        <w:rPr>
          <w:moveTo w:id="569" w:author="Author" w:date="2023-02-17T17:38:00Z"/>
          <w:rFonts w:cstheme="minorHAnsi"/>
          <w:b/>
          <w:sz w:val="24"/>
          <w:lang w:val="en-GB"/>
        </w:rPr>
      </w:pPr>
      <w:commentRangeStart w:id="570"/>
      <w:moveTo w:id="571" w:author="Author" w:date="2023-02-17T17:38:00Z">
        <w:r w:rsidRPr="002E20A3">
          <w:rPr>
            <w:rFonts w:cstheme="minorHAnsi"/>
            <w:b/>
            <w:sz w:val="24"/>
            <w:lang w:val="en-GB"/>
          </w:rPr>
          <w:t xml:space="preserve">Ethnic distribution </w:t>
        </w:r>
      </w:moveTo>
      <w:commentRangeEnd w:id="570"/>
      <w:r>
        <w:rPr>
          <w:rStyle w:val="CommentReference"/>
        </w:rPr>
        <w:commentReference w:id="570"/>
      </w:r>
      <w:moveTo w:id="572" w:author="Author" w:date="2023-02-17T17:38:00Z">
        <w:r w:rsidRPr="002E20A3">
          <w:rPr>
            <w:rFonts w:cstheme="minorHAnsi"/>
            <w:b/>
            <w:sz w:val="24"/>
            <w:lang w:val="en-GB"/>
          </w:rPr>
          <w:t>in C</w:t>
        </w:r>
      </w:moveTo>
      <w:ins w:id="573" w:author="Author" w:date="2023-02-17T17:39:00Z">
        <w:r>
          <w:rPr>
            <w:rFonts w:cstheme="minorHAnsi"/>
            <w:b/>
            <w:sz w:val="24"/>
            <w:lang w:val="en-GB"/>
          </w:rPr>
          <w:t>arana</w:t>
        </w:r>
      </w:ins>
      <w:moveTo w:id="574" w:author="Author" w:date="2023-02-17T17:38:00Z">
        <w:del w:id="575" w:author="Author" w:date="2023-02-17T17:39:00Z">
          <w:r w:rsidRPr="002E20A3" w:rsidDel="008249C1">
            <w:rPr>
              <w:rFonts w:cstheme="minorHAnsi"/>
              <w:b/>
              <w:sz w:val="24"/>
              <w:lang w:val="en-GB"/>
            </w:rPr>
            <w:delText>ARANA</w:delText>
          </w:r>
        </w:del>
      </w:moveTo>
    </w:p>
    <w:moveToRangeEnd w:id="561"/>
    <w:p w14:paraId="5731AB21" w14:textId="28F3A438" w:rsidR="004C3845" w:rsidRPr="002E20A3" w:rsidRDefault="004C3845" w:rsidP="00CE1BE2">
      <w:pPr>
        <w:jc w:val="both"/>
        <w:rPr>
          <w:rFonts w:cstheme="minorHAnsi"/>
          <w:b/>
          <w:sz w:val="24"/>
          <w:lang w:val="en-GB"/>
        </w:rPr>
      </w:pPr>
      <w:r w:rsidRPr="002E20A3">
        <w:rPr>
          <w:rFonts w:cstheme="minorHAnsi"/>
          <w:noProof/>
          <w:lang w:val="en-GB" w:eastAsia="en-GB"/>
        </w:rPr>
        <w:lastRenderedPageBreak/>
        <w:drawing>
          <wp:anchor distT="0" distB="0" distL="114300" distR="114300" simplePos="0" relativeHeight="251658242" behindDoc="0" locked="0" layoutInCell="1" allowOverlap="1" wp14:anchorId="5772DAE9" wp14:editId="6C4503D2">
            <wp:simplePos x="0" y="0"/>
            <wp:positionH relativeFrom="column">
              <wp:posOffset>0</wp:posOffset>
            </wp:positionH>
            <wp:positionV relativeFrom="paragraph">
              <wp:posOffset>288290</wp:posOffset>
            </wp:positionV>
            <wp:extent cx="5237328" cy="3927996"/>
            <wp:effectExtent l="0" t="0" r="190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nic distribution.jpg"/>
                    <pic:cNvPicPr/>
                  </pic:nvPicPr>
                  <pic:blipFill>
                    <a:blip r:embed="rId24">
                      <a:extLst>
                        <a:ext uri="{28A0092B-C50C-407E-A947-70E740481C1C}">
                          <a14:useLocalDpi xmlns:a14="http://schemas.microsoft.com/office/drawing/2010/main" val="0"/>
                        </a:ext>
                      </a:extLst>
                    </a:blip>
                    <a:stretch>
                      <a:fillRect/>
                    </a:stretch>
                  </pic:blipFill>
                  <pic:spPr>
                    <a:xfrm>
                      <a:off x="0" y="0"/>
                      <a:ext cx="5237328" cy="3927996"/>
                    </a:xfrm>
                    <a:prstGeom prst="rect">
                      <a:avLst/>
                    </a:prstGeom>
                  </pic:spPr>
                </pic:pic>
              </a:graphicData>
            </a:graphic>
          </wp:anchor>
        </w:drawing>
      </w:r>
    </w:p>
    <w:p w14:paraId="277EF339" w14:textId="77777777" w:rsidR="004C3845" w:rsidRPr="002E20A3" w:rsidRDefault="004C3845" w:rsidP="004C3845">
      <w:pPr>
        <w:jc w:val="both"/>
        <w:rPr>
          <w:rFonts w:cstheme="minorHAnsi"/>
          <w:b/>
          <w:sz w:val="24"/>
          <w:lang w:val="en-GB"/>
        </w:rPr>
      </w:pPr>
    </w:p>
    <w:p w14:paraId="4C458A34" w14:textId="77777777" w:rsidR="004C3845" w:rsidRPr="002E20A3" w:rsidRDefault="004C3845" w:rsidP="004C3845">
      <w:pPr>
        <w:jc w:val="both"/>
        <w:rPr>
          <w:rFonts w:cstheme="minorHAnsi"/>
          <w:b/>
          <w:sz w:val="24"/>
          <w:lang w:val="en-GB"/>
        </w:rPr>
      </w:pPr>
    </w:p>
    <w:p w14:paraId="22D3C515" w14:textId="77777777" w:rsidR="004C3845" w:rsidRPr="002E20A3" w:rsidRDefault="004C3845" w:rsidP="004C3845">
      <w:pPr>
        <w:jc w:val="both"/>
        <w:rPr>
          <w:rFonts w:cstheme="minorHAnsi"/>
          <w:b/>
          <w:sz w:val="24"/>
          <w:lang w:val="en-GB"/>
        </w:rPr>
      </w:pPr>
    </w:p>
    <w:p w14:paraId="313C8874" w14:textId="77777777" w:rsidR="004C3845" w:rsidRPr="002E20A3" w:rsidRDefault="004C3845" w:rsidP="004C3845">
      <w:pPr>
        <w:jc w:val="both"/>
        <w:rPr>
          <w:rFonts w:cstheme="minorHAnsi"/>
          <w:b/>
          <w:sz w:val="24"/>
          <w:lang w:val="en-GB"/>
        </w:rPr>
      </w:pPr>
    </w:p>
    <w:p w14:paraId="7A4B8B1A" w14:textId="77777777" w:rsidR="004C3845" w:rsidRPr="002E20A3" w:rsidRDefault="004C3845" w:rsidP="004C3845">
      <w:pPr>
        <w:jc w:val="both"/>
        <w:rPr>
          <w:rFonts w:cstheme="minorHAnsi"/>
          <w:b/>
          <w:sz w:val="24"/>
          <w:lang w:val="en-GB"/>
        </w:rPr>
      </w:pPr>
    </w:p>
    <w:p w14:paraId="3F2450CB" w14:textId="77777777" w:rsidR="004C3845" w:rsidRPr="002E20A3" w:rsidRDefault="004C3845" w:rsidP="004C3845">
      <w:pPr>
        <w:jc w:val="both"/>
        <w:rPr>
          <w:rFonts w:cstheme="minorHAnsi"/>
          <w:b/>
          <w:sz w:val="24"/>
          <w:lang w:val="en-GB"/>
        </w:rPr>
      </w:pPr>
    </w:p>
    <w:p w14:paraId="6F3C4865" w14:textId="77777777" w:rsidR="004C3845" w:rsidRPr="002E20A3" w:rsidRDefault="004C3845" w:rsidP="004C3845">
      <w:pPr>
        <w:jc w:val="both"/>
        <w:rPr>
          <w:rFonts w:cstheme="minorHAnsi"/>
          <w:b/>
          <w:sz w:val="24"/>
          <w:lang w:val="en-GB"/>
        </w:rPr>
      </w:pPr>
    </w:p>
    <w:p w14:paraId="76B243EC" w14:textId="77777777" w:rsidR="004C3845" w:rsidRPr="002E20A3" w:rsidRDefault="004C3845" w:rsidP="004C3845">
      <w:pPr>
        <w:jc w:val="both"/>
        <w:rPr>
          <w:rFonts w:cstheme="minorHAnsi"/>
          <w:b/>
          <w:sz w:val="24"/>
          <w:lang w:val="en-GB"/>
        </w:rPr>
      </w:pPr>
    </w:p>
    <w:p w14:paraId="2FE4B10B" w14:textId="77777777" w:rsidR="004C3845" w:rsidRPr="002E20A3" w:rsidRDefault="004C3845" w:rsidP="004C3845">
      <w:pPr>
        <w:jc w:val="both"/>
        <w:rPr>
          <w:rFonts w:cstheme="minorHAnsi"/>
          <w:b/>
          <w:sz w:val="24"/>
          <w:lang w:val="en-GB"/>
        </w:rPr>
      </w:pPr>
    </w:p>
    <w:p w14:paraId="7368B3A8" w14:textId="77777777" w:rsidR="004C3845" w:rsidRPr="002E20A3" w:rsidRDefault="004C3845" w:rsidP="004C3845">
      <w:pPr>
        <w:jc w:val="both"/>
        <w:rPr>
          <w:rFonts w:cstheme="minorHAnsi"/>
          <w:b/>
          <w:sz w:val="24"/>
          <w:lang w:val="en-GB"/>
        </w:rPr>
      </w:pPr>
    </w:p>
    <w:p w14:paraId="2D7DD97F" w14:textId="77777777" w:rsidR="00CE1BE2" w:rsidRPr="002E20A3" w:rsidRDefault="00CE1BE2" w:rsidP="00E17051">
      <w:pPr>
        <w:jc w:val="center"/>
        <w:rPr>
          <w:rFonts w:cstheme="minorHAnsi"/>
          <w:b/>
          <w:sz w:val="24"/>
          <w:lang w:val="en-GB"/>
        </w:rPr>
      </w:pPr>
    </w:p>
    <w:p w14:paraId="0DC57810" w14:textId="77777777" w:rsidR="00CE1BE2" w:rsidRPr="002E20A3" w:rsidRDefault="00CE1BE2" w:rsidP="00E17051">
      <w:pPr>
        <w:jc w:val="center"/>
        <w:rPr>
          <w:rFonts w:cstheme="minorHAnsi"/>
          <w:b/>
          <w:sz w:val="24"/>
          <w:lang w:val="en-GB"/>
        </w:rPr>
      </w:pPr>
    </w:p>
    <w:p w14:paraId="358D8A38" w14:textId="3904A4DF" w:rsidR="00CE1BE2" w:rsidRPr="002E20A3" w:rsidDel="008249C1" w:rsidRDefault="00CE1BE2" w:rsidP="00E17051">
      <w:pPr>
        <w:jc w:val="center"/>
        <w:rPr>
          <w:moveFrom w:id="576" w:author="Author" w:date="2023-02-17T17:38:00Z"/>
          <w:rFonts w:cstheme="minorHAnsi"/>
          <w:b/>
          <w:sz w:val="24"/>
          <w:lang w:val="en-GB"/>
        </w:rPr>
      </w:pPr>
      <w:moveFromRangeStart w:id="577" w:author="Author" w:date="2023-02-17T17:38:00Z" w:name="move127547950"/>
    </w:p>
    <w:p w14:paraId="12C12ADF" w14:textId="667F585B" w:rsidR="004C3845" w:rsidRPr="002E20A3" w:rsidDel="008249C1" w:rsidRDefault="004C3845" w:rsidP="00DC34BB">
      <w:pPr>
        <w:rPr>
          <w:moveFrom w:id="578" w:author="Author" w:date="2023-02-17T17:38:00Z"/>
          <w:rFonts w:cstheme="minorHAnsi"/>
          <w:b/>
          <w:sz w:val="24"/>
          <w:lang w:val="en-GB"/>
        </w:rPr>
      </w:pPr>
      <w:moveFrom w:id="579" w:author="Author" w:date="2023-02-17T17:38:00Z">
        <w:r w:rsidRPr="002E20A3" w:rsidDel="008249C1">
          <w:rPr>
            <w:rFonts w:cstheme="minorHAnsi"/>
            <w:b/>
            <w:sz w:val="24"/>
            <w:lang w:val="en-GB"/>
          </w:rPr>
          <w:t>Figure 2 – Ethnic distribution in CARANA</w:t>
        </w:r>
      </w:moveFrom>
    </w:p>
    <w:moveFromRangeEnd w:id="577"/>
    <w:p w14:paraId="179663C9" w14:textId="77777777" w:rsidR="004C3845" w:rsidRPr="002E20A3" w:rsidRDefault="004C3845" w:rsidP="004C3845">
      <w:pPr>
        <w:pStyle w:val="Header"/>
        <w:jc w:val="both"/>
        <w:rPr>
          <w:rFonts w:ascii="Calibri" w:hAnsi="Calibri" w:cs="Calibri"/>
          <w:lang w:val="en-GB"/>
        </w:rPr>
      </w:pPr>
    </w:p>
    <w:p w14:paraId="7F7EE763" w14:textId="2AF1ED13" w:rsidR="004C3845" w:rsidRPr="002E20A3" w:rsidRDefault="004C3845" w:rsidP="004C3845">
      <w:pPr>
        <w:pStyle w:val="Header"/>
        <w:jc w:val="both"/>
        <w:rPr>
          <w:rFonts w:ascii="Calibri" w:hAnsi="Calibri" w:cs="Calibri"/>
          <w:lang w:val="en-GB"/>
        </w:rPr>
      </w:pPr>
      <w:r w:rsidRPr="002E20A3">
        <w:rPr>
          <w:rStyle w:val="PageNumber"/>
          <w:rFonts w:ascii="Calibri" w:hAnsi="Calibri" w:cs="Calibri"/>
          <w:lang w:val="en-GB"/>
        </w:rPr>
        <w:t>The population of C</w:t>
      </w:r>
      <w:ins w:id="580" w:author="Author" w:date="2023-02-17T17:40:00Z">
        <w:r w:rsidR="008249C1">
          <w:rPr>
            <w:rStyle w:val="PageNumber"/>
            <w:rFonts w:ascii="Calibri" w:hAnsi="Calibri" w:cs="Calibri"/>
            <w:lang w:val="en-GB"/>
          </w:rPr>
          <w:t>arana</w:t>
        </w:r>
      </w:ins>
      <w:del w:id="581" w:author="Author" w:date="2023-02-17T17:40:00Z">
        <w:r w:rsidRPr="002E20A3" w:rsidDel="008249C1">
          <w:rPr>
            <w:rStyle w:val="PageNumber"/>
            <w:rFonts w:ascii="Calibri" w:hAnsi="Calibri" w:cs="Calibri"/>
            <w:lang w:val="en-GB"/>
          </w:rPr>
          <w:delText>ARANA</w:delText>
        </w:r>
      </w:del>
      <w:r w:rsidRPr="002E20A3">
        <w:rPr>
          <w:rStyle w:val="PageNumber"/>
          <w:rFonts w:ascii="Calibri" w:hAnsi="Calibri" w:cs="Calibri"/>
          <w:lang w:val="en-GB"/>
        </w:rPr>
        <w:t xml:space="preserve"> </w:t>
      </w:r>
      <w:del w:id="582" w:author="Author" w:date="2023-02-17T17:40:00Z">
        <w:r w:rsidRPr="002E20A3" w:rsidDel="008249C1">
          <w:rPr>
            <w:rStyle w:val="PageNumber"/>
            <w:rFonts w:ascii="Calibri" w:hAnsi="Calibri" w:cs="Calibri"/>
            <w:lang w:val="en-GB"/>
          </w:rPr>
          <w:delText>consists of</w:delText>
        </w:r>
      </w:del>
      <w:ins w:id="583" w:author="Author" w:date="2023-02-17T17:40:00Z">
        <w:r w:rsidR="008249C1">
          <w:rPr>
            <w:rStyle w:val="PageNumber"/>
            <w:rFonts w:ascii="Calibri" w:hAnsi="Calibri" w:cs="Calibri"/>
            <w:lang w:val="en-GB"/>
          </w:rPr>
          <w:t>comprises</w:t>
        </w:r>
      </w:ins>
      <w:r w:rsidRPr="002E20A3">
        <w:rPr>
          <w:rStyle w:val="PageNumber"/>
          <w:rFonts w:ascii="Calibri" w:hAnsi="Calibri" w:cs="Calibri"/>
          <w:lang w:val="en-GB"/>
        </w:rPr>
        <w:t xml:space="preserve"> more than 15 ethnic groups. Most of these groups are small in </w:t>
      </w:r>
      <w:ins w:id="584" w:author="Author" w:date="2023-04-14T10:01:00Z">
        <w:r w:rsidR="00C73AB6">
          <w:rPr>
            <w:rStyle w:val="PageNumber"/>
            <w:rFonts w:ascii="Calibri" w:hAnsi="Calibri" w:cs="Calibri"/>
            <w:lang w:val="en-GB"/>
          </w:rPr>
          <w:t xml:space="preserve">terms of the </w:t>
        </w:r>
      </w:ins>
      <w:r w:rsidRPr="002E20A3">
        <w:rPr>
          <w:rStyle w:val="PageNumber"/>
          <w:rFonts w:ascii="Calibri" w:hAnsi="Calibri" w:cs="Calibri"/>
          <w:lang w:val="en-GB"/>
        </w:rPr>
        <w:t xml:space="preserve">number </w:t>
      </w:r>
      <w:ins w:id="585" w:author="Author" w:date="2023-04-14T10:01:00Z">
        <w:r w:rsidR="00C73AB6">
          <w:rPr>
            <w:rStyle w:val="PageNumber"/>
            <w:rFonts w:ascii="Calibri" w:hAnsi="Calibri" w:cs="Calibri"/>
            <w:lang w:val="en-GB"/>
          </w:rPr>
          <w:t xml:space="preserve">of individuals </w:t>
        </w:r>
      </w:ins>
      <w:r w:rsidRPr="002E20A3">
        <w:rPr>
          <w:rStyle w:val="PageNumber"/>
          <w:rFonts w:ascii="Calibri" w:hAnsi="Calibri" w:cs="Calibri"/>
          <w:lang w:val="en-GB"/>
        </w:rPr>
        <w:t>and socially and politically marginali</w:t>
      </w:r>
      <w:ins w:id="586" w:author="Author" w:date="2023-02-17T17:40:00Z">
        <w:r w:rsidR="008249C1">
          <w:rPr>
            <w:rStyle w:val="PageNumber"/>
            <w:rFonts w:ascii="Calibri" w:hAnsi="Calibri" w:cs="Calibri"/>
            <w:lang w:val="en-GB"/>
          </w:rPr>
          <w:t>zed</w:t>
        </w:r>
      </w:ins>
      <w:del w:id="587" w:author="Author" w:date="2023-02-17T17:40:00Z">
        <w:r w:rsidRPr="002E20A3" w:rsidDel="008249C1">
          <w:rPr>
            <w:rStyle w:val="PageNumber"/>
            <w:rFonts w:ascii="Calibri" w:hAnsi="Calibri" w:cs="Calibri"/>
            <w:lang w:val="en-GB"/>
          </w:rPr>
          <w:delText>sed</w:delText>
        </w:r>
      </w:del>
      <w:r w:rsidRPr="002E20A3">
        <w:rPr>
          <w:rStyle w:val="PageNumber"/>
          <w:rFonts w:ascii="Calibri" w:hAnsi="Calibri" w:cs="Calibri"/>
          <w:lang w:val="en-GB"/>
        </w:rPr>
        <w:t>. The three major ethnic groups, the Falin, Kori and Tatsi</w:t>
      </w:r>
      <w:ins w:id="588" w:author="Author" w:date="2023-02-17T17:40:00Z">
        <w:r w:rsidR="008249C1">
          <w:rPr>
            <w:rStyle w:val="PageNumber"/>
            <w:rFonts w:ascii="Calibri" w:hAnsi="Calibri" w:cs="Calibri"/>
            <w:lang w:val="en-GB"/>
          </w:rPr>
          <w:t>,</w:t>
        </w:r>
      </w:ins>
      <w:r w:rsidRPr="002E20A3">
        <w:rPr>
          <w:rStyle w:val="PageNumber"/>
          <w:rFonts w:ascii="Calibri" w:hAnsi="Calibri" w:cs="Calibri"/>
          <w:lang w:val="en-GB"/>
        </w:rPr>
        <w:t xml:space="preserve"> represent 95% of the population. The Kori (20%) live in the </w:t>
      </w:r>
      <w:del w:id="589" w:author="Author" w:date="2023-02-17T17:42:00Z">
        <w:r w:rsidRPr="002E20A3" w:rsidDel="008249C1">
          <w:rPr>
            <w:rStyle w:val="PageNumber"/>
            <w:rFonts w:ascii="Calibri" w:hAnsi="Calibri" w:cs="Calibri"/>
            <w:lang w:val="en-GB"/>
          </w:rPr>
          <w:delText>W</w:delText>
        </w:r>
      </w:del>
      <w:ins w:id="590" w:author="Author" w:date="2023-02-17T17:42:00Z">
        <w:r w:rsidR="008249C1">
          <w:rPr>
            <w:rStyle w:val="PageNumber"/>
            <w:rFonts w:ascii="Calibri" w:hAnsi="Calibri" w:cs="Calibri"/>
            <w:lang w:val="en-GB"/>
          </w:rPr>
          <w:t>w</w:t>
        </w:r>
      </w:ins>
      <w:r w:rsidRPr="002E20A3">
        <w:rPr>
          <w:rStyle w:val="PageNumber"/>
          <w:rFonts w:ascii="Calibri" w:hAnsi="Calibri" w:cs="Calibri"/>
          <w:lang w:val="en-GB"/>
        </w:rPr>
        <w:t xml:space="preserve">est and are the dominant ethnic group in the </w:t>
      </w:r>
      <w:del w:id="591" w:author="Author" w:date="2023-02-17T17:43:00Z">
        <w:r w:rsidRPr="002E20A3" w:rsidDel="008249C1">
          <w:rPr>
            <w:rStyle w:val="PageNumber"/>
            <w:rFonts w:ascii="Calibri" w:hAnsi="Calibri" w:cs="Calibri"/>
            <w:lang w:val="en-GB"/>
          </w:rPr>
          <w:delText>p</w:delText>
        </w:r>
      </w:del>
      <w:ins w:id="592" w:author="Author" w:date="2023-02-17T17:43:00Z">
        <w:r w:rsidR="008249C1">
          <w:rPr>
            <w:rStyle w:val="PageNumber"/>
            <w:rFonts w:ascii="Calibri" w:hAnsi="Calibri" w:cs="Calibri"/>
            <w:lang w:val="en-GB"/>
          </w:rPr>
          <w:t>P</w:t>
        </w:r>
      </w:ins>
      <w:r w:rsidRPr="002E20A3">
        <w:rPr>
          <w:rStyle w:val="PageNumber"/>
          <w:rFonts w:ascii="Calibri" w:hAnsi="Calibri" w:cs="Calibri"/>
          <w:lang w:val="en-GB"/>
        </w:rPr>
        <w:t>rovinces of T</w:t>
      </w:r>
      <w:ins w:id="593" w:author="Author" w:date="2023-02-17T17:42:00Z">
        <w:r w:rsidR="008249C1">
          <w:rPr>
            <w:rStyle w:val="PageNumber"/>
            <w:rFonts w:ascii="Calibri" w:hAnsi="Calibri" w:cs="Calibri"/>
            <w:lang w:val="en-GB"/>
          </w:rPr>
          <w:t>ereni</w:t>
        </w:r>
      </w:ins>
      <w:del w:id="594" w:author="Author" w:date="2023-02-17T17:42:00Z">
        <w:r w:rsidRPr="002E20A3" w:rsidDel="008249C1">
          <w:rPr>
            <w:rStyle w:val="PageNumber"/>
            <w:rFonts w:ascii="Calibri" w:hAnsi="Calibri" w:cs="Calibri"/>
            <w:lang w:val="en-GB"/>
          </w:rPr>
          <w:delText>ERENI</w:delText>
        </w:r>
      </w:del>
      <w:r w:rsidRPr="002E20A3">
        <w:rPr>
          <w:rStyle w:val="PageNumber"/>
          <w:rFonts w:ascii="Calibri" w:hAnsi="Calibri" w:cs="Calibri"/>
          <w:lang w:val="en-GB"/>
        </w:rPr>
        <w:t xml:space="preserve"> and K</w:t>
      </w:r>
      <w:ins w:id="595" w:author="Author" w:date="2023-02-17T17:42:00Z">
        <w:r w:rsidR="008249C1">
          <w:rPr>
            <w:rStyle w:val="PageNumber"/>
            <w:rFonts w:ascii="Calibri" w:hAnsi="Calibri" w:cs="Calibri"/>
            <w:lang w:val="en-GB"/>
          </w:rPr>
          <w:t>oloni</w:t>
        </w:r>
      </w:ins>
      <w:del w:id="596" w:author="Author" w:date="2023-02-17T17:42:00Z">
        <w:r w:rsidRPr="002E20A3" w:rsidDel="008249C1">
          <w:rPr>
            <w:rStyle w:val="PageNumber"/>
            <w:rFonts w:ascii="Calibri" w:hAnsi="Calibri" w:cs="Calibri"/>
            <w:lang w:val="en-GB"/>
          </w:rPr>
          <w:delText>OLONI</w:delText>
        </w:r>
      </w:del>
      <w:r w:rsidRPr="002E20A3">
        <w:rPr>
          <w:rStyle w:val="PageNumber"/>
          <w:rFonts w:ascii="Calibri" w:hAnsi="Calibri" w:cs="Calibri"/>
          <w:lang w:val="en-GB"/>
        </w:rPr>
        <w:t>. The Falin (6</w:t>
      </w:r>
      <w:ins w:id="597" w:author="Author" w:date="2023-02-17T17:42:00Z">
        <w:r w:rsidR="008249C1">
          <w:rPr>
            <w:rStyle w:val="PageNumber"/>
            <w:rFonts w:ascii="Calibri" w:hAnsi="Calibri" w:cs="Calibri"/>
            <w:lang w:val="en-GB"/>
          </w:rPr>
          <w:t>0</w:t>
        </w:r>
      </w:ins>
      <w:del w:id="598" w:author="Author" w:date="2023-02-17T17:42:00Z">
        <w:r w:rsidRPr="002E20A3" w:rsidDel="008249C1">
          <w:rPr>
            <w:rStyle w:val="PageNumber"/>
            <w:rFonts w:ascii="Calibri" w:hAnsi="Calibri" w:cs="Calibri"/>
            <w:lang w:val="en-GB"/>
          </w:rPr>
          <w:delText>5</w:delText>
        </w:r>
      </w:del>
      <w:r w:rsidRPr="002E20A3">
        <w:rPr>
          <w:rStyle w:val="PageNumber"/>
          <w:rFonts w:ascii="Calibri" w:hAnsi="Calibri" w:cs="Calibri"/>
          <w:lang w:val="en-GB"/>
        </w:rPr>
        <w:t xml:space="preserve">%) are the ethnic majority in the country and mainly live in the </w:t>
      </w:r>
      <w:del w:id="599" w:author="Author" w:date="2023-02-17T17:42:00Z">
        <w:r w:rsidRPr="002E20A3" w:rsidDel="008249C1">
          <w:rPr>
            <w:rStyle w:val="PageNumber"/>
            <w:rFonts w:ascii="Calibri" w:hAnsi="Calibri" w:cs="Calibri"/>
            <w:lang w:val="en-GB"/>
          </w:rPr>
          <w:delText>E</w:delText>
        </w:r>
      </w:del>
      <w:ins w:id="600" w:author="Author" w:date="2023-02-17T17:42:00Z">
        <w:r w:rsidR="008249C1">
          <w:rPr>
            <w:rStyle w:val="PageNumber"/>
            <w:rFonts w:ascii="Calibri" w:hAnsi="Calibri" w:cs="Calibri"/>
            <w:lang w:val="en-GB"/>
          </w:rPr>
          <w:t>e</w:t>
        </w:r>
      </w:ins>
      <w:r w:rsidRPr="002E20A3">
        <w:rPr>
          <w:rStyle w:val="PageNumber"/>
          <w:rFonts w:ascii="Calibri" w:hAnsi="Calibri" w:cs="Calibri"/>
          <w:lang w:val="en-GB"/>
        </w:rPr>
        <w:t>ast and centre of C</w:t>
      </w:r>
      <w:ins w:id="601" w:author="Author" w:date="2023-02-17T17:42:00Z">
        <w:r w:rsidR="008249C1">
          <w:rPr>
            <w:rStyle w:val="PageNumber"/>
            <w:rFonts w:ascii="Calibri" w:hAnsi="Calibri" w:cs="Calibri"/>
            <w:lang w:val="en-GB"/>
          </w:rPr>
          <w:t>arana</w:t>
        </w:r>
      </w:ins>
      <w:del w:id="602" w:author="Author" w:date="2023-02-17T17:42:00Z">
        <w:r w:rsidRPr="002E20A3" w:rsidDel="008249C1">
          <w:rPr>
            <w:rStyle w:val="PageNumber"/>
            <w:rFonts w:ascii="Calibri" w:hAnsi="Calibri" w:cs="Calibri"/>
            <w:lang w:val="en-GB"/>
          </w:rPr>
          <w:delText>ARANA</w:delText>
        </w:r>
      </w:del>
      <w:r w:rsidRPr="002E20A3">
        <w:rPr>
          <w:rStyle w:val="PageNumber"/>
          <w:rFonts w:ascii="Calibri" w:hAnsi="Calibri" w:cs="Calibri"/>
          <w:lang w:val="en-GB"/>
        </w:rPr>
        <w:t xml:space="preserve">. The Tatsi (15%) live in the </w:t>
      </w:r>
      <w:del w:id="603" w:author="Author" w:date="2023-02-17T17:42:00Z">
        <w:r w:rsidRPr="002E20A3" w:rsidDel="008249C1">
          <w:rPr>
            <w:rStyle w:val="PageNumber"/>
            <w:rFonts w:ascii="Calibri" w:hAnsi="Calibri" w:cs="Calibri"/>
            <w:lang w:val="en-GB"/>
          </w:rPr>
          <w:delText>S</w:delText>
        </w:r>
      </w:del>
      <w:ins w:id="604" w:author="Author" w:date="2023-02-17T17:42:00Z">
        <w:r w:rsidR="008249C1">
          <w:rPr>
            <w:rStyle w:val="PageNumber"/>
            <w:rFonts w:ascii="Calibri" w:hAnsi="Calibri" w:cs="Calibri"/>
            <w:lang w:val="en-GB"/>
          </w:rPr>
          <w:t>s</w:t>
        </w:r>
      </w:ins>
      <w:r w:rsidRPr="002E20A3">
        <w:rPr>
          <w:rStyle w:val="PageNumber"/>
          <w:rFonts w:ascii="Calibri" w:hAnsi="Calibri" w:cs="Calibri"/>
          <w:lang w:val="en-GB"/>
        </w:rPr>
        <w:t>outh</w:t>
      </w:r>
      <w:del w:id="605" w:author="Author" w:date="2023-02-17T17:42:00Z">
        <w:r w:rsidRPr="002E20A3" w:rsidDel="008249C1">
          <w:rPr>
            <w:rStyle w:val="PageNumber"/>
            <w:rFonts w:ascii="Calibri" w:hAnsi="Calibri" w:cs="Calibri"/>
            <w:lang w:val="en-GB"/>
          </w:rPr>
          <w:delText>,</w:delText>
        </w:r>
      </w:del>
      <w:r w:rsidRPr="002E20A3">
        <w:rPr>
          <w:rStyle w:val="PageNumber"/>
          <w:rFonts w:ascii="Calibri" w:hAnsi="Calibri" w:cs="Calibri"/>
          <w:lang w:val="en-GB"/>
        </w:rPr>
        <w:t xml:space="preserve"> and are the majority in L</w:t>
      </w:r>
      <w:ins w:id="606" w:author="Author" w:date="2023-02-17T17:42:00Z">
        <w:r w:rsidR="008249C1">
          <w:rPr>
            <w:rStyle w:val="PageNumber"/>
            <w:rFonts w:ascii="Calibri" w:hAnsi="Calibri" w:cs="Calibri"/>
            <w:lang w:val="en-GB"/>
          </w:rPr>
          <w:t>ep</w:t>
        </w:r>
      </w:ins>
      <w:ins w:id="607" w:author="Author" w:date="2023-02-17T17:43:00Z">
        <w:r w:rsidR="008249C1">
          <w:rPr>
            <w:rStyle w:val="PageNumber"/>
            <w:rFonts w:ascii="Calibri" w:hAnsi="Calibri" w:cs="Calibri"/>
            <w:lang w:val="en-GB"/>
          </w:rPr>
          <w:t>pko</w:t>
        </w:r>
      </w:ins>
      <w:del w:id="608" w:author="Author" w:date="2023-02-17T17:43:00Z">
        <w:r w:rsidRPr="002E20A3" w:rsidDel="008249C1">
          <w:rPr>
            <w:rStyle w:val="PageNumber"/>
            <w:rFonts w:ascii="Calibri" w:hAnsi="Calibri" w:cs="Calibri"/>
            <w:lang w:val="en-GB"/>
          </w:rPr>
          <w:delText>EPPKO</w:delText>
        </w:r>
      </w:del>
      <w:r w:rsidRPr="002E20A3">
        <w:rPr>
          <w:rStyle w:val="PageNumber"/>
          <w:rFonts w:ascii="Calibri" w:hAnsi="Calibri" w:cs="Calibri"/>
          <w:lang w:val="en-GB"/>
        </w:rPr>
        <w:t xml:space="preserve"> Province.</w:t>
      </w:r>
    </w:p>
    <w:p w14:paraId="427FCB35" w14:textId="709B1539" w:rsidR="004C3845" w:rsidRPr="002E20A3" w:rsidRDefault="009D5DA3" w:rsidP="00DC34BB">
      <w:pPr>
        <w:spacing w:before="240"/>
        <w:jc w:val="both"/>
        <w:rPr>
          <w:rFonts w:ascii="Calibri" w:hAnsi="Calibri" w:cs="Calibri"/>
          <w:lang w:val="en-GB"/>
        </w:rPr>
      </w:pPr>
      <w:del w:id="609" w:author="Author" w:date="2023-02-17T17:43:00Z">
        <w:r w:rsidRPr="002E20A3" w:rsidDel="008249C1">
          <w:rPr>
            <w:rFonts w:ascii="Calibri" w:hAnsi="Calibri" w:cs="Calibri"/>
            <w:lang w:val="en-GB"/>
          </w:rPr>
          <w:delText>CARANA’s</w:delText>
        </w:r>
      </w:del>
      <w:ins w:id="610" w:author="Author" w:date="2023-02-17T17:43:00Z">
        <w:r w:rsidR="008249C1">
          <w:rPr>
            <w:rFonts w:ascii="Calibri" w:hAnsi="Calibri" w:cs="Calibri"/>
            <w:lang w:val="en-GB"/>
          </w:rPr>
          <w:t>The</w:t>
        </w:r>
      </w:ins>
      <w:r w:rsidRPr="002E20A3">
        <w:rPr>
          <w:rFonts w:ascii="Calibri" w:hAnsi="Calibri" w:cs="Calibri"/>
          <w:lang w:val="en-GB"/>
        </w:rPr>
        <w:t xml:space="preserve"> </w:t>
      </w:r>
      <w:r w:rsidR="004C3845" w:rsidRPr="002E20A3">
        <w:rPr>
          <w:rFonts w:ascii="Calibri" w:hAnsi="Calibri" w:cs="Calibri"/>
          <w:lang w:val="en-GB"/>
        </w:rPr>
        <w:t xml:space="preserve">national </w:t>
      </w:r>
      <w:ins w:id="611" w:author="Author" w:date="2023-02-17T17:43:00Z">
        <w:r w:rsidR="008249C1">
          <w:rPr>
            <w:rFonts w:ascii="Calibri" w:hAnsi="Calibri" w:cs="Calibri"/>
            <w:lang w:val="en-GB"/>
          </w:rPr>
          <w:t>borders of Carana</w:t>
        </w:r>
      </w:ins>
      <w:del w:id="612" w:author="Author" w:date="2023-02-17T17:43:00Z">
        <w:r w:rsidR="004C3845" w:rsidRPr="002E20A3" w:rsidDel="008249C1">
          <w:rPr>
            <w:rFonts w:ascii="Calibri" w:hAnsi="Calibri" w:cs="Calibri"/>
            <w:lang w:val="en-GB"/>
          </w:rPr>
          <w:delText>boundarie</w:delText>
        </w:r>
      </w:del>
      <w:del w:id="613" w:author="Author" w:date="2023-02-17T17:44:00Z">
        <w:r w:rsidR="004C3845" w:rsidRPr="002E20A3" w:rsidDel="008249C1">
          <w:rPr>
            <w:rFonts w:ascii="Calibri" w:hAnsi="Calibri" w:cs="Calibri"/>
            <w:lang w:val="en-GB"/>
          </w:rPr>
          <w:delText>s</w:delText>
        </w:r>
      </w:del>
      <w:r w:rsidR="004C3845" w:rsidRPr="002E20A3">
        <w:rPr>
          <w:rFonts w:ascii="Calibri" w:hAnsi="Calibri" w:cs="Calibri"/>
          <w:lang w:val="en-GB"/>
        </w:rPr>
        <w:t xml:space="preserve"> </w:t>
      </w:r>
      <w:ins w:id="614" w:author="Author" w:date="2023-02-17T17:44:00Z">
        <w:r w:rsidR="008249C1">
          <w:rPr>
            <w:rFonts w:ascii="Calibri" w:hAnsi="Calibri" w:cs="Calibri"/>
            <w:lang w:val="en-GB"/>
          </w:rPr>
          <w:t xml:space="preserve">are a </w:t>
        </w:r>
      </w:ins>
      <w:r w:rsidR="004C3845" w:rsidRPr="002E20A3">
        <w:rPr>
          <w:rFonts w:ascii="Calibri" w:hAnsi="Calibri" w:cs="Calibri"/>
          <w:lang w:val="en-GB"/>
        </w:rPr>
        <w:t xml:space="preserve">result </w:t>
      </w:r>
      <w:del w:id="615" w:author="Author" w:date="2023-02-17T17:44:00Z">
        <w:r w:rsidR="004C3845" w:rsidRPr="002E20A3" w:rsidDel="008249C1">
          <w:rPr>
            <w:rFonts w:ascii="Calibri" w:hAnsi="Calibri" w:cs="Calibri"/>
            <w:lang w:val="en-GB"/>
          </w:rPr>
          <w:delText>from</w:delText>
        </w:r>
      </w:del>
      <w:ins w:id="616" w:author="Author" w:date="2023-02-17T17:44:00Z">
        <w:r w:rsidR="008249C1">
          <w:rPr>
            <w:rFonts w:ascii="Calibri" w:hAnsi="Calibri" w:cs="Calibri"/>
            <w:lang w:val="en-GB"/>
          </w:rPr>
          <w:t>of</w:t>
        </w:r>
      </w:ins>
      <w:r w:rsidR="004C3845" w:rsidRPr="002E20A3">
        <w:rPr>
          <w:rFonts w:ascii="Calibri" w:hAnsi="Calibri" w:cs="Calibri"/>
          <w:lang w:val="en-GB"/>
        </w:rPr>
        <w:t xml:space="preserve"> the colonial </w:t>
      </w:r>
      <w:del w:id="617" w:author="Author" w:date="2023-02-17T17:44:00Z">
        <w:r w:rsidR="004C3845" w:rsidRPr="002E20A3" w:rsidDel="008249C1">
          <w:rPr>
            <w:rFonts w:ascii="Calibri" w:hAnsi="Calibri" w:cs="Calibri"/>
            <w:lang w:val="en-GB"/>
          </w:rPr>
          <w:delText>time</w:delText>
        </w:r>
      </w:del>
      <w:ins w:id="618" w:author="Author" w:date="2023-02-17T17:44:00Z">
        <w:r w:rsidR="008249C1">
          <w:rPr>
            <w:rFonts w:ascii="Calibri" w:hAnsi="Calibri" w:cs="Calibri"/>
            <w:lang w:val="en-GB"/>
          </w:rPr>
          <w:t>period</w:t>
        </w:r>
      </w:ins>
      <w:r w:rsidR="004C3845" w:rsidRPr="002E20A3">
        <w:rPr>
          <w:rFonts w:ascii="Calibri" w:hAnsi="Calibri" w:cs="Calibri"/>
          <w:lang w:val="en-GB"/>
        </w:rPr>
        <w:t xml:space="preserve"> and do not represent the ethnic distribution of the region. The Falin make up 54% of the population of neighbouring S</w:t>
      </w:r>
      <w:ins w:id="619" w:author="Author" w:date="2023-02-17T17:44:00Z">
        <w:r w:rsidR="008249C1">
          <w:rPr>
            <w:rFonts w:ascii="Calibri" w:hAnsi="Calibri" w:cs="Calibri"/>
            <w:lang w:val="en-GB"/>
          </w:rPr>
          <w:t>umora</w:t>
        </w:r>
      </w:ins>
      <w:del w:id="620" w:author="Author" w:date="2023-02-17T17:44:00Z">
        <w:r w:rsidR="004C3845" w:rsidRPr="002E20A3" w:rsidDel="008249C1">
          <w:rPr>
            <w:rFonts w:ascii="Calibri" w:hAnsi="Calibri" w:cs="Calibri"/>
            <w:lang w:val="en-GB"/>
          </w:rPr>
          <w:delText>UMORA</w:delText>
        </w:r>
      </w:del>
      <w:r w:rsidR="004C3845" w:rsidRPr="002E20A3">
        <w:rPr>
          <w:rFonts w:ascii="Calibri" w:hAnsi="Calibri" w:cs="Calibri"/>
          <w:lang w:val="en-GB"/>
        </w:rPr>
        <w:t>, the Kori make up 65% of the population of K</w:t>
      </w:r>
      <w:ins w:id="621" w:author="Author" w:date="2023-02-17T17:44:00Z">
        <w:r w:rsidR="008249C1">
          <w:rPr>
            <w:rFonts w:ascii="Calibri" w:hAnsi="Calibri" w:cs="Calibri"/>
            <w:lang w:val="en-GB"/>
          </w:rPr>
          <w:t>atasi</w:t>
        </w:r>
      </w:ins>
      <w:del w:id="622" w:author="Author" w:date="2023-02-17T17:44:00Z">
        <w:r w:rsidR="004C3845" w:rsidRPr="002E20A3" w:rsidDel="008249C1">
          <w:rPr>
            <w:rFonts w:ascii="Calibri" w:hAnsi="Calibri" w:cs="Calibri"/>
            <w:lang w:val="en-GB"/>
          </w:rPr>
          <w:delText>ATASI</w:delText>
        </w:r>
      </w:del>
      <w:r w:rsidR="0028645B" w:rsidRPr="002E20A3">
        <w:rPr>
          <w:rFonts w:ascii="Calibri" w:hAnsi="Calibri" w:cs="Calibri"/>
          <w:lang w:val="en-GB"/>
        </w:rPr>
        <w:t>, while</w:t>
      </w:r>
      <w:r w:rsidR="004C3845" w:rsidRPr="002E20A3">
        <w:rPr>
          <w:rFonts w:ascii="Calibri" w:hAnsi="Calibri" w:cs="Calibri"/>
          <w:lang w:val="en-GB"/>
        </w:rPr>
        <w:t xml:space="preserve"> the Tatsi make </w:t>
      </w:r>
      <w:r w:rsidR="00FD6294" w:rsidRPr="002E20A3">
        <w:rPr>
          <w:rFonts w:ascii="Calibri" w:hAnsi="Calibri" w:cs="Calibri"/>
          <w:lang w:val="en-GB"/>
        </w:rPr>
        <w:t xml:space="preserve">up </w:t>
      </w:r>
      <w:r w:rsidR="004C3845" w:rsidRPr="002E20A3">
        <w:rPr>
          <w:rFonts w:ascii="Calibri" w:hAnsi="Calibri" w:cs="Calibri"/>
          <w:lang w:val="en-GB"/>
        </w:rPr>
        <w:t>95% of the population of R</w:t>
      </w:r>
      <w:ins w:id="623" w:author="Author" w:date="2023-02-17T17:44:00Z">
        <w:r w:rsidR="008249C1">
          <w:rPr>
            <w:rFonts w:ascii="Calibri" w:hAnsi="Calibri" w:cs="Calibri"/>
            <w:lang w:val="en-GB"/>
          </w:rPr>
          <w:t>imosa</w:t>
        </w:r>
      </w:ins>
      <w:del w:id="624" w:author="Author" w:date="2023-02-17T17:44:00Z">
        <w:r w:rsidR="004C3845" w:rsidRPr="002E20A3" w:rsidDel="008249C1">
          <w:rPr>
            <w:rFonts w:ascii="Calibri" w:hAnsi="Calibri" w:cs="Calibri"/>
            <w:lang w:val="en-GB"/>
          </w:rPr>
          <w:delText>IMOSA</w:delText>
        </w:r>
      </w:del>
      <w:r w:rsidR="004C3845" w:rsidRPr="002E20A3">
        <w:rPr>
          <w:rFonts w:ascii="Calibri" w:hAnsi="Calibri" w:cs="Calibri"/>
          <w:lang w:val="en-GB"/>
        </w:rPr>
        <w:t>.</w:t>
      </w:r>
    </w:p>
    <w:p w14:paraId="616E3EF2" w14:textId="77777777" w:rsidR="00CE1BE2" w:rsidRPr="002E20A3" w:rsidRDefault="00CE1BE2">
      <w:pPr>
        <w:rPr>
          <w:rFonts w:ascii="Calibri" w:eastAsia="Arial Unicode MS" w:hAnsi="Calibri" w:cs="Calibri"/>
          <w:b/>
          <w:bCs/>
          <w:sz w:val="24"/>
          <w:szCs w:val="24"/>
          <w:lang w:val="en-GB"/>
        </w:rPr>
      </w:pPr>
      <w:r w:rsidRPr="002E20A3">
        <w:rPr>
          <w:rFonts w:ascii="Calibri" w:eastAsia="Arial Unicode MS" w:hAnsi="Calibri" w:cs="Calibri"/>
          <w:b/>
          <w:bCs/>
          <w:sz w:val="24"/>
          <w:szCs w:val="24"/>
          <w:lang w:val="en-GB"/>
        </w:rPr>
        <w:br w:type="page"/>
      </w:r>
    </w:p>
    <w:p w14:paraId="3BA38F0A" w14:textId="54B93D3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lastRenderedPageBreak/>
        <w:t>Religion</w:t>
      </w:r>
    </w:p>
    <w:p w14:paraId="0CB343DC" w14:textId="7642B6DE" w:rsidR="004C3845" w:rsidRPr="002E20A3" w:rsidRDefault="004C3845" w:rsidP="004C3845">
      <w:pPr>
        <w:jc w:val="both"/>
        <w:rPr>
          <w:rStyle w:val="PageNumber"/>
          <w:rFonts w:ascii="Calibri" w:hAnsi="Calibri" w:cs="Calibri"/>
          <w:lang w:val="en-GB"/>
        </w:rPr>
      </w:pPr>
      <w:r w:rsidRPr="002E20A3">
        <w:rPr>
          <w:rStyle w:val="PageNumber"/>
          <w:rFonts w:ascii="Calibri" w:hAnsi="Calibri" w:cs="Calibri"/>
          <w:lang w:val="en-GB"/>
        </w:rPr>
        <w:t xml:space="preserve">According to the last census conducted </w:t>
      </w:r>
      <w:r w:rsidRPr="002E20A3">
        <w:rPr>
          <w:rFonts w:ascii="Calibri" w:hAnsi="Calibri" w:cs="Calibri"/>
          <w:u w:color="FF0000"/>
          <w:lang w:val="en-GB"/>
        </w:rPr>
        <w:t>in 2015</w:t>
      </w:r>
      <w:r w:rsidR="00A03634" w:rsidRPr="002E20A3">
        <w:rPr>
          <w:rFonts w:ascii="Calibri" w:hAnsi="Calibri" w:cs="Calibri"/>
          <w:u w:color="FF0000"/>
          <w:lang w:val="en-GB"/>
        </w:rPr>
        <w:t>,</w:t>
      </w:r>
      <w:r w:rsidRPr="002E20A3">
        <w:rPr>
          <w:rFonts w:ascii="Calibri" w:hAnsi="Calibri" w:cs="Calibri"/>
          <w:u w:color="FF0000"/>
          <w:lang w:val="en-GB"/>
        </w:rPr>
        <w:t xml:space="preserve"> </w:t>
      </w:r>
      <w:r w:rsidRPr="002E20A3">
        <w:rPr>
          <w:rStyle w:val="PageNumber"/>
          <w:rFonts w:ascii="Calibri" w:hAnsi="Calibri" w:cs="Calibri"/>
          <w:lang w:val="en-GB"/>
        </w:rPr>
        <w:t>approximately 75% of the population of C</w:t>
      </w:r>
      <w:ins w:id="625" w:author="Author" w:date="2023-02-17T17:46:00Z">
        <w:r w:rsidR="008249C1">
          <w:rPr>
            <w:rStyle w:val="PageNumber"/>
            <w:rFonts w:ascii="Calibri" w:hAnsi="Calibri" w:cs="Calibri"/>
            <w:lang w:val="en-GB"/>
          </w:rPr>
          <w:t>arana</w:t>
        </w:r>
      </w:ins>
      <w:del w:id="626" w:author="Author" w:date="2023-02-17T17:46:00Z">
        <w:r w:rsidRPr="002E20A3" w:rsidDel="008249C1">
          <w:rPr>
            <w:rStyle w:val="PageNumber"/>
            <w:rFonts w:ascii="Calibri" w:hAnsi="Calibri" w:cs="Calibri"/>
            <w:lang w:val="en-GB"/>
          </w:rPr>
          <w:delText>ARANA</w:delText>
        </w:r>
      </w:del>
      <w:r w:rsidRPr="002E20A3">
        <w:rPr>
          <w:rStyle w:val="PageNumber"/>
          <w:rFonts w:ascii="Calibri" w:hAnsi="Calibri" w:cs="Calibri"/>
          <w:lang w:val="en-GB"/>
        </w:rPr>
        <w:t xml:space="preserve"> </w:t>
      </w:r>
      <w:del w:id="627" w:author="Author" w:date="2023-02-17T17:46:00Z">
        <w:r w:rsidRPr="002E20A3" w:rsidDel="008249C1">
          <w:rPr>
            <w:rStyle w:val="PageNumber"/>
            <w:rFonts w:ascii="Calibri" w:hAnsi="Calibri" w:cs="Calibri"/>
            <w:lang w:val="en-GB"/>
          </w:rPr>
          <w:delText>are</w:delText>
        </w:r>
      </w:del>
      <w:ins w:id="628" w:author="Author" w:date="2023-02-17T17:46:00Z">
        <w:r w:rsidR="008249C1">
          <w:rPr>
            <w:rStyle w:val="PageNumber"/>
            <w:rFonts w:ascii="Calibri" w:hAnsi="Calibri" w:cs="Calibri"/>
            <w:lang w:val="en-GB"/>
          </w:rPr>
          <w:t>is</w:t>
        </w:r>
      </w:ins>
      <w:r w:rsidRPr="002E20A3">
        <w:rPr>
          <w:rStyle w:val="PageNumber"/>
          <w:rFonts w:ascii="Calibri" w:hAnsi="Calibri" w:cs="Calibri"/>
          <w:lang w:val="en-GB"/>
        </w:rPr>
        <w:t xml:space="preserve"> Christian. About 35% </w:t>
      </w:r>
      <w:del w:id="629" w:author="Author" w:date="2023-02-17T17:46:00Z">
        <w:r w:rsidRPr="002E20A3" w:rsidDel="008249C1">
          <w:rPr>
            <w:rStyle w:val="PageNumber"/>
            <w:rFonts w:ascii="Calibri" w:hAnsi="Calibri" w:cs="Calibri"/>
            <w:lang w:val="en-GB"/>
          </w:rPr>
          <w:delText xml:space="preserve">of the population </w:delText>
        </w:r>
      </w:del>
      <w:r w:rsidRPr="002E20A3">
        <w:rPr>
          <w:rStyle w:val="PageNumber"/>
          <w:rFonts w:ascii="Calibri" w:hAnsi="Calibri" w:cs="Calibri"/>
          <w:lang w:val="en-GB"/>
        </w:rPr>
        <w:t xml:space="preserve">are Protestant Lutherans and Baptists, while 40% are Roman Catholic. Islam is practised by over 20% of the population, mainly in the </w:t>
      </w:r>
      <w:del w:id="630" w:author="Author" w:date="2023-02-17T17:46:00Z">
        <w:r w:rsidRPr="002E20A3" w:rsidDel="008249C1">
          <w:rPr>
            <w:rStyle w:val="PageNumber"/>
            <w:rFonts w:ascii="Calibri" w:hAnsi="Calibri" w:cs="Calibri"/>
            <w:lang w:val="en-GB"/>
          </w:rPr>
          <w:delText>S</w:delText>
        </w:r>
      </w:del>
      <w:ins w:id="631" w:author="Author" w:date="2023-02-17T17:46:00Z">
        <w:r w:rsidR="008249C1">
          <w:rPr>
            <w:rStyle w:val="PageNumber"/>
            <w:rFonts w:ascii="Calibri" w:hAnsi="Calibri" w:cs="Calibri"/>
            <w:lang w:val="en-GB"/>
          </w:rPr>
          <w:t>s</w:t>
        </w:r>
      </w:ins>
      <w:r w:rsidRPr="002E20A3">
        <w:rPr>
          <w:rStyle w:val="PageNumber"/>
          <w:rFonts w:ascii="Calibri" w:hAnsi="Calibri" w:cs="Calibri"/>
          <w:lang w:val="en-GB"/>
        </w:rPr>
        <w:t>outh</w:t>
      </w:r>
      <w:del w:id="632" w:author="Author" w:date="2023-02-17T17:46:00Z">
        <w:r w:rsidRPr="002E20A3" w:rsidDel="008249C1">
          <w:rPr>
            <w:rStyle w:val="PageNumber"/>
            <w:rFonts w:ascii="Calibri" w:hAnsi="Calibri" w:cs="Calibri"/>
            <w:lang w:val="en-GB"/>
          </w:rPr>
          <w:delText>/W</w:delText>
        </w:r>
      </w:del>
      <w:ins w:id="633" w:author="Author" w:date="2023-02-17T17:46:00Z">
        <w:r w:rsidR="008249C1">
          <w:rPr>
            <w:rStyle w:val="PageNumber"/>
            <w:rFonts w:ascii="Calibri" w:hAnsi="Calibri" w:cs="Calibri"/>
            <w:lang w:val="en-GB"/>
          </w:rPr>
          <w:t xml:space="preserve"> and w</w:t>
        </w:r>
      </w:ins>
      <w:r w:rsidRPr="002E20A3">
        <w:rPr>
          <w:rStyle w:val="PageNumber"/>
          <w:rFonts w:ascii="Calibri" w:hAnsi="Calibri" w:cs="Calibri"/>
          <w:lang w:val="en-GB"/>
        </w:rPr>
        <w:t>est. The vast majority of Muslims are Sunni</w:t>
      </w:r>
      <w:r w:rsidRPr="002E20A3">
        <w:rPr>
          <w:rFonts w:ascii="Calibri" w:hAnsi="Calibri" w:cs="Calibri"/>
          <w:lang w:val="en-GB"/>
        </w:rPr>
        <w:t>,</w:t>
      </w:r>
      <w:r w:rsidRPr="002E20A3">
        <w:rPr>
          <w:rStyle w:val="PageNumber"/>
          <w:rFonts w:ascii="Calibri" w:hAnsi="Calibri" w:cs="Calibri"/>
          <w:lang w:val="en-GB"/>
        </w:rPr>
        <w:t xml:space="preserve"> who overwhelmingly live in the </w:t>
      </w:r>
      <w:del w:id="634" w:author="Author" w:date="2023-02-17T17:46:00Z">
        <w:r w:rsidRPr="002E20A3" w:rsidDel="008249C1">
          <w:rPr>
            <w:rStyle w:val="PageNumber"/>
            <w:rFonts w:ascii="Calibri" w:hAnsi="Calibri" w:cs="Calibri"/>
            <w:lang w:val="en-GB"/>
          </w:rPr>
          <w:delText>W</w:delText>
        </w:r>
      </w:del>
      <w:ins w:id="635" w:author="Author" w:date="2023-02-17T17:46:00Z">
        <w:r w:rsidR="008249C1">
          <w:rPr>
            <w:rStyle w:val="PageNumber"/>
            <w:rFonts w:ascii="Calibri" w:hAnsi="Calibri" w:cs="Calibri"/>
            <w:lang w:val="en-GB"/>
          </w:rPr>
          <w:t>w</w:t>
        </w:r>
      </w:ins>
      <w:r w:rsidRPr="002E20A3">
        <w:rPr>
          <w:rStyle w:val="PageNumber"/>
          <w:rFonts w:ascii="Calibri" w:hAnsi="Calibri" w:cs="Calibri"/>
          <w:lang w:val="en-GB"/>
        </w:rPr>
        <w:t>est of C</w:t>
      </w:r>
      <w:ins w:id="636" w:author="Author" w:date="2023-02-17T17:47:00Z">
        <w:r w:rsidR="008249C1">
          <w:rPr>
            <w:rStyle w:val="PageNumber"/>
            <w:rFonts w:ascii="Calibri" w:hAnsi="Calibri" w:cs="Calibri"/>
            <w:lang w:val="en-GB"/>
          </w:rPr>
          <w:t>arana</w:t>
        </w:r>
      </w:ins>
      <w:del w:id="637" w:author="Author" w:date="2023-02-17T17:47:00Z">
        <w:r w:rsidRPr="002E20A3" w:rsidDel="008249C1">
          <w:rPr>
            <w:rStyle w:val="PageNumber"/>
            <w:rFonts w:ascii="Calibri" w:hAnsi="Calibri" w:cs="Calibri"/>
            <w:lang w:val="en-GB"/>
          </w:rPr>
          <w:delText>ARANA</w:delText>
        </w:r>
      </w:del>
      <w:r w:rsidRPr="002E20A3">
        <w:rPr>
          <w:rStyle w:val="PageNumber"/>
          <w:rFonts w:ascii="Calibri" w:hAnsi="Calibri" w:cs="Calibri"/>
          <w:lang w:val="en-GB"/>
        </w:rPr>
        <w:t xml:space="preserve">. However, there are small but active Shia communities in the </w:t>
      </w:r>
      <w:del w:id="638" w:author="Author" w:date="2023-02-17T17:47:00Z">
        <w:r w:rsidRPr="002E20A3" w:rsidDel="008249C1">
          <w:rPr>
            <w:rStyle w:val="PageNumber"/>
            <w:rFonts w:ascii="Calibri" w:hAnsi="Calibri" w:cs="Calibri"/>
            <w:lang w:val="en-GB"/>
          </w:rPr>
          <w:delText>S</w:delText>
        </w:r>
      </w:del>
      <w:ins w:id="639" w:author="Author" w:date="2023-02-17T17:47:00Z">
        <w:r w:rsidR="008249C1">
          <w:rPr>
            <w:rStyle w:val="PageNumber"/>
            <w:rFonts w:ascii="Calibri" w:hAnsi="Calibri" w:cs="Calibri"/>
            <w:lang w:val="en-GB"/>
          </w:rPr>
          <w:t>s</w:t>
        </w:r>
      </w:ins>
      <w:r w:rsidRPr="002E20A3">
        <w:rPr>
          <w:rStyle w:val="PageNumber"/>
          <w:rFonts w:ascii="Calibri" w:hAnsi="Calibri" w:cs="Calibri"/>
          <w:lang w:val="en-GB"/>
        </w:rPr>
        <w:t>outh of C</w:t>
      </w:r>
      <w:ins w:id="640" w:author="Author" w:date="2023-02-17T17:47:00Z">
        <w:r w:rsidR="008249C1">
          <w:rPr>
            <w:rStyle w:val="PageNumber"/>
            <w:rFonts w:ascii="Calibri" w:hAnsi="Calibri" w:cs="Calibri"/>
            <w:lang w:val="en-GB"/>
          </w:rPr>
          <w:t>arana</w:t>
        </w:r>
      </w:ins>
      <w:del w:id="641" w:author="Author" w:date="2023-02-17T17:47:00Z">
        <w:r w:rsidRPr="002E20A3" w:rsidDel="008249C1">
          <w:rPr>
            <w:rStyle w:val="PageNumber"/>
            <w:rFonts w:ascii="Calibri" w:hAnsi="Calibri" w:cs="Calibri"/>
            <w:lang w:val="en-GB"/>
          </w:rPr>
          <w:delText>ARANA</w:delText>
        </w:r>
      </w:del>
      <w:r w:rsidRPr="002E20A3">
        <w:rPr>
          <w:rStyle w:val="PageNumber"/>
          <w:rFonts w:ascii="Calibri" w:hAnsi="Calibri" w:cs="Calibri"/>
          <w:lang w:val="en-GB"/>
        </w:rPr>
        <w:t xml:space="preserve"> and along the coast</w:t>
      </w:r>
      <w:r w:rsidRPr="002E20A3">
        <w:rPr>
          <w:rFonts w:ascii="Calibri" w:hAnsi="Calibri" w:cs="Calibri"/>
          <w:lang w:val="en-GB"/>
        </w:rPr>
        <w:t>al</w:t>
      </w:r>
      <w:r w:rsidRPr="002E20A3">
        <w:rPr>
          <w:rStyle w:val="PageNumber"/>
          <w:rFonts w:ascii="Calibri" w:hAnsi="Calibri" w:cs="Calibri"/>
          <w:lang w:val="en-GB"/>
        </w:rPr>
        <w:t xml:space="preserve"> plains. Several Sunni groups are extremist in nature and have instituted </w:t>
      </w:r>
      <w:del w:id="642" w:author="Author" w:date="2023-02-17T17:47:00Z">
        <w:r w:rsidRPr="002E20A3" w:rsidDel="008249C1">
          <w:rPr>
            <w:rStyle w:val="PageNumber"/>
            <w:rFonts w:ascii="Calibri" w:hAnsi="Calibri" w:cs="Calibri"/>
            <w:lang w:val="en-GB"/>
          </w:rPr>
          <w:delText>S</w:delText>
        </w:r>
      </w:del>
      <w:ins w:id="643" w:author="Author" w:date="2023-02-17T17:47:00Z">
        <w:r w:rsidR="008249C1">
          <w:rPr>
            <w:rStyle w:val="PageNumber"/>
            <w:rFonts w:ascii="Calibri" w:hAnsi="Calibri" w:cs="Calibri"/>
            <w:lang w:val="en-GB"/>
          </w:rPr>
          <w:t>s</w:t>
        </w:r>
      </w:ins>
      <w:r w:rsidRPr="002E20A3">
        <w:rPr>
          <w:rStyle w:val="PageNumber"/>
          <w:rFonts w:ascii="Calibri" w:hAnsi="Calibri" w:cs="Calibri"/>
          <w:lang w:val="en-GB"/>
        </w:rPr>
        <w:t xml:space="preserve">haria </w:t>
      </w:r>
      <w:del w:id="644" w:author="Author" w:date="2023-02-17T17:47:00Z">
        <w:r w:rsidRPr="002E20A3" w:rsidDel="008249C1">
          <w:rPr>
            <w:rStyle w:val="PageNumber"/>
            <w:rFonts w:ascii="Calibri" w:hAnsi="Calibri" w:cs="Calibri"/>
            <w:lang w:val="en-GB"/>
          </w:rPr>
          <w:delText>L</w:delText>
        </w:r>
      </w:del>
      <w:ins w:id="645" w:author="Author" w:date="2023-02-17T17:47:00Z">
        <w:r w:rsidR="008249C1">
          <w:rPr>
            <w:rStyle w:val="PageNumber"/>
            <w:rFonts w:ascii="Calibri" w:hAnsi="Calibri" w:cs="Calibri"/>
            <w:lang w:val="en-GB"/>
          </w:rPr>
          <w:t>l</w:t>
        </w:r>
      </w:ins>
      <w:r w:rsidRPr="002E20A3">
        <w:rPr>
          <w:rStyle w:val="PageNumber"/>
          <w:rFonts w:ascii="Calibri" w:hAnsi="Calibri" w:cs="Calibri"/>
          <w:lang w:val="en-GB"/>
        </w:rPr>
        <w:t>aw in the south</w:t>
      </w:r>
      <w:ins w:id="646" w:author="Author" w:date="2023-02-17T17:48:00Z">
        <w:r w:rsidR="008249C1">
          <w:rPr>
            <w:rStyle w:val="PageNumber"/>
            <w:rFonts w:ascii="Calibri" w:hAnsi="Calibri" w:cs="Calibri"/>
            <w:lang w:val="en-GB"/>
          </w:rPr>
          <w:t>-</w:t>
        </w:r>
      </w:ins>
      <w:r w:rsidRPr="002E20A3">
        <w:rPr>
          <w:rStyle w:val="PageNumber"/>
          <w:rFonts w:ascii="Calibri" w:hAnsi="Calibri" w:cs="Calibri"/>
          <w:lang w:val="en-GB"/>
        </w:rPr>
        <w:t>west</w:t>
      </w:r>
      <w:r w:rsidRPr="002E20A3">
        <w:rPr>
          <w:rFonts w:ascii="Calibri" w:hAnsi="Calibri" w:cs="Calibri"/>
          <w:lang w:val="en-GB"/>
        </w:rPr>
        <w:t>ern</w:t>
      </w:r>
      <w:r w:rsidRPr="002E20A3">
        <w:rPr>
          <w:rStyle w:val="PageNumber"/>
          <w:rFonts w:ascii="Calibri" w:hAnsi="Calibri" w:cs="Calibri"/>
          <w:lang w:val="en-GB"/>
        </w:rPr>
        <w:t xml:space="preserve"> areas of L</w:t>
      </w:r>
      <w:ins w:id="647" w:author="Author" w:date="2023-02-17T17:48:00Z">
        <w:r w:rsidR="008249C1">
          <w:rPr>
            <w:rStyle w:val="PageNumber"/>
            <w:rFonts w:ascii="Calibri" w:hAnsi="Calibri" w:cs="Calibri"/>
            <w:lang w:val="en-GB"/>
          </w:rPr>
          <w:t>eppko</w:t>
        </w:r>
      </w:ins>
      <w:del w:id="648" w:author="Author" w:date="2023-02-17T17:48:00Z">
        <w:r w:rsidRPr="002E20A3" w:rsidDel="008249C1">
          <w:rPr>
            <w:rStyle w:val="PageNumber"/>
            <w:rFonts w:ascii="Calibri" w:hAnsi="Calibri" w:cs="Calibri"/>
            <w:lang w:val="en-GB"/>
          </w:rPr>
          <w:delText>EPPKO</w:delText>
        </w:r>
      </w:del>
      <w:r w:rsidRPr="002E20A3">
        <w:rPr>
          <w:rStyle w:val="PageNumber"/>
          <w:rFonts w:ascii="Calibri" w:hAnsi="Calibri" w:cs="Calibri"/>
          <w:lang w:val="en-GB"/>
        </w:rPr>
        <w:t xml:space="preserve">. On the other hand, syncretism and </w:t>
      </w:r>
      <w:del w:id="649" w:author="Author" w:date="2023-02-17T17:48:00Z">
        <w:r w:rsidRPr="002E20A3" w:rsidDel="008249C1">
          <w:rPr>
            <w:rStyle w:val="PageNumber"/>
            <w:rFonts w:ascii="Calibri" w:hAnsi="Calibri" w:cs="Calibri"/>
            <w:lang w:val="en-GB"/>
          </w:rPr>
          <w:delText>i</w:delText>
        </w:r>
      </w:del>
      <w:ins w:id="650" w:author="Author" w:date="2023-02-17T17:48:00Z">
        <w:r w:rsidR="008249C1">
          <w:rPr>
            <w:rStyle w:val="PageNumber"/>
            <w:rFonts w:ascii="Calibri" w:hAnsi="Calibri" w:cs="Calibri"/>
            <w:lang w:val="en-GB"/>
          </w:rPr>
          <w:t>I</w:t>
        </w:r>
      </w:ins>
      <w:r w:rsidRPr="002E20A3">
        <w:rPr>
          <w:rStyle w:val="PageNumber"/>
          <w:rFonts w:ascii="Calibri" w:hAnsi="Calibri" w:cs="Calibri"/>
          <w:lang w:val="en-GB"/>
        </w:rPr>
        <w:t xml:space="preserve">ndigenous beliefs form a vital part of </w:t>
      </w:r>
      <w:ins w:id="651" w:author="Author" w:date="2023-04-14T10:02:00Z">
        <w:r w:rsidR="00C73AB6">
          <w:rPr>
            <w:rStyle w:val="PageNumber"/>
            <w:rFonts w:ascii="Calibri" w:hAnsi="Calibri" w:cs="Calibri"/>
            <w:lang w:val="en-GB"/>
          </w:rPr>
          <w:t xml:space="preserve">the </w:t>
        </w:r>
        <w:r w:rsidR="00C73AB6" w:rsidRPr="002E20A3">
          <w:rPr>
            <w:rStyle w:val="PageNumber"/>
            <w:rFonts w:ascii="Calibri" w:hAnsi="Calibri" w:cs="Calibri"/>
            <w:lang w:val="en-GB"/>
          </w:rPr>
          <w:t xml:space="preserve">religious experience </w:t>
        </w:r>
        <w:r w:rsidR="00C73AB6">
          <w:rPr>
            <w:rStyle w:val="PageNumber"/>
            <w:rFonts w:ascii="Calibri" w:hAnsi="Calibri" w:cs="Calibri"/>
            <w:lang w:val="en-GB"/>
          </w:rPr>
          <w:t xml:space="preserve">of </w:t>
        </w:r>
      </w:ins>
      <w:r w:rsidRPr="002E20A3">
        <w:rPr>
          <w:rStyle w:val="PageNumber"/>
          <w:rFonts w:ascii="Calibri" w:hAnsi="Calibri" w:cs="Calibri"/>
          <w:lang w:val="en-GB"/>
        </w:rPr>
        <w:t>many Caran</w:t>
      </w:r>
      <w:ins w:id="652" w:author="Author" w:date="2023-04-14T10:02:00Z">
        <w:r w:rsidR="00C73AB6">
          <w:rPr>
            <w:rStyle w:val="PageNumber"/>
            <w:rFonts w:ascii="Calibri" w:hAnsi="Calibri" w:cs="Calibri"/>
            <w:lang w:val="en-GB"/>
          </w:rPr>
          <w:t>ese</w:t>
        </w:r>
      </w:ins>
      <w:del w:id="653" w:author="Author" w:date="2023-04-14T10:02:00Z">
        <w:r w:rsidRPr="002E20A3" w:rsidDel="00C73AB6">
          <w:rPr>
            <w:rStyle w:val="PageNumber"/>
            <w:rFonts w:ascii="Calibri" w:hAnsi="Calibri" w:cs="Calibri"/>
            <w:lang w:val="en-GB"/>
          </w:rPr>
          <w:delText>ians’ religious experience</w:delText>
        </w:r>
      </w:del>
      <w:r w:rsidRPr="002E20A3">
        <w:rPr>
          <w:rStyle w:val="PageNumber"/>
          <w:rFonts w:ascii="Calibri" w:hAnsi="Calibri" w:cs="Calibri"/>
          <w:lang w:val="en-GB"/>
        </w:rPr>
        <w:t>.</w:t>
      </w:r>
    </w:p>
    <w:p w14:paraId="543EFE80" w14:textId="09436497" w:rsidR="004C3845" w:rsidRPr="002E20A3" w:rsidRDefault="004C3845" w:rsidP="004C3845">
      <w:pPr>
        <w:jc w:val="both"/>
        <w:rPr>
          <w:rFonts w:ascii="Calibri" w:eastAsia="Arial Unicode MS" w:hAnsi="Calibri" w:cs="Calibri"/>
          <w:lang w:val="en-GB"/>
        </w:rPr>
      </w:pPr>
      <w:r w:rsidRPr="002E20A3">
        <w:rPr>
          <w:rFonts w:ascii="Calibri" w:eastAsia="Arial Unicode MS" w:hAnsi="Calibri" w:cs="Calibri"/>
          <w:lang w:val="en-GB"/>
        </w:rPr>
        <w:t xml:space="preserve">In terms of ethnic distribution, the majority of the Falin are </w:t>
      </w:r>
      <w:del w:id="654" w:author="Author" w:date="2023-02-17T17:49:00Z">
        <w:r w:rsidRPr="002E20A3" w:rsidDel="008249C1">
          <w:rPr>
            <w:rFonts w:ascii="Calibri" w:eastAsia="Arial Unicode MS" w:hAnsi="Calibri" w:cs="Calibri"/>
            <w:lang w:val="en-GB"/>
          </w:rPr>
          <w:delText xml:space="preserve">predominantly </w:delText>
        </w:r>
      </w:del>
      <w:r w:rsidRPr="002E20A3">
        <w:rPr>
          <w:rFonts w:ascii="Calibri" w:eastAsia="Arial Unicode MS" w:hAnsi="Calibri" w:cs="Calibri"/>
          <w:lang w:val="en-GB"/>
        </w:rPr>
        <w:t>Christians, while the majority of the Kori and Tatsi are Sunni Muslim. Indigenous beliefs, which have been embedded in the main religio</w:t>
      </w:r>
      <w:r w:rsidR="00A03634" w:rsidRPr="002E20A3">
        <w:rPr>
          <w:rFonts w:ascii="Calibri" w:eastAsia="Arial Unicode MS" w:hAnsi="Calibri" w:cs="Calibri"/>
          <w:lang w:val="en-GB"/>
        </w:rPr>
        <w:t>n</w:t>
      </w:r>
      <w:r w:rsidRPr="002E20A3">
        <w:rPr>
          <w:rFonts w:ascii="Calibri" w:eastAsia="Arial Unicode MS" w:hAnsi="Calibri" w:cs="Calibri"/>
          <w:lang w:val="en-GB"/>
        </w:rPr>
        <w:t>s, are practised by parts of the population.</w:t>
      </w:r>
    </w:p>
    <w:p w14:paraId="0FB65B74" w14:textId="77777777" w:rsidR="004C3845" w:rsidRPr="002E20A3" w:rsidRDefault="004C3845" w:rsidP="004C3845">
      <w:pPr>
        <w:jc w:val="both"/>
        <w:rPr>
          <w:rFonts w:ascii="Calibri" w:eastAsia="Arial Unicode MS" w:hAnsi="Calibri" w:cs="Calibri"/>
          <w:lang w:val="en-GB"/>
        </w:rPr>
      </w:pPr>
    </w:p>
    <w:p w14:paraId="61DF3AA5"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Government</w:t>
      </w:r>
    </w:p>
    <w:p w14:paraId="4BD9AD0C" w14:textId="30E3870B"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C</w:t>
      </w:r>
      <w:ins w:id="655" w:author="Author" w:date="2023-02-17T17:49:00Z">
        <w:r w:rsidR="004F78E1">
          <w:rPr>
            <w:rStyle w:val="PageNumber"/>
            <w:rFonts w:ascii="Calibri" w:hAnsi="Calibri" w:cs="Calibri"/>
            <w:lang w:val="en-GB"/>
          </w:rPr>
          <w:t>arana</w:t>
        </w:r>
      </w:ins>
      <w:del w:id="656" w:author="Author" w:date="2023-02-17T17:49:00Z">
        <w:r w:rsidRPr="002E20A3" w:rsidDel="004F78E1">
          <w:rPr>
            <w:rStyle w:val="PageNumber"/>
            <w:rFonts w:ascii="Calibri" w:hAnsi="Calibri" w:cs="Calibri"/>
            <w:lang w:val="en-GB"/>
          </w:rPr>
          <w:delText>ARANA</w:delText>
        </w:r>
      </w:del>
      <w:r w:rsidRPr="002E20A3">
        <w:rPr>
          <w:rStyle w:val="PageNumber"/>
          <w:rFonts w:ascii="Calibri" w:hAnsi="Calibri" w:cs="Calibri"/>
          <w:lang w:val="en-GB"/>
        </w:rPr>
        <w:t xml:space="preserve"> is a </w:t>
      </w:r>
      <w:del w:id="657" w:author="Author" w:date="2023-04-14T10:02:00Z">
        <w:r w:rsidRPr="002E20A3" w:rsidDel="00C73AB6">
          <w:rPr>
            <w:rStyle w:val="PageNumber"/>
            <w:rFonts w:ascii="Calibri" w:hAnsi="Calibri" w:cs="Calibri"/>
            <w:lang w:val="en-GB"/>
          </w:rPr>
          <w:delText>P</w:delText>
        </w:r>
      </w:del>
      <w:ins w:id="658" w:author="Author" w:date="2023-04-14T10:02:00Z">
        <w:r w:rsidR="00C73AB6">
          <w:rPr>
            <w:rStyle w:val="PageNumber"/>
            <w:rFonts w:ascii="Calibri" w:hAnsi="Calibri" w:cs="Calibri"/>
            <w:lang w:val="en-GB"/>
          </w:rPr>
          <w:t>p</w:t>
        </w:r>
      </w:ins>
      <w:r w:rsidRPr="002E20A3">
        <w:rPr>
          <w:rStyle w:val="PageNumber"/>
          <w:rFonts w:ascii="Calibri" w:hAnsi="Calibri" w:cs="Calibri"/>
          <w:lang w:val="en-GB"/>
        </w:rPr>
        <w:t xml:space="preserve">residential </w:t>
      </w:r>
      <w:del w:id="659" w:author="Author" w:date="2023-04-14T10:02:00Z">
        <w:r w:rsidRPr="002E20A3" w:rsidDel="00C73AB6">
          <w:rPr>
            <w:rStyle w:val="PageNumber"/>
            <w:rFonts w:ascii="Calibri" w:hAnsi="Calibri" w:cs="Calibri"/>
            <w:lang w:val="en-GB"/>
          </w:rPr>
          <w:delText>R</w:delText>
        </w:r>
      </w:del>
      <w:ins w:id="660" w:author="Author" w:date="2023-04-14T10:02:00Z">
        <w:r w:rsidR="00C73AB6">
          <w:rPr>
            <w:rStyle w:val="PageNumber"/>
            <w:rFonts w:ascii="Calibri" w:hAnsi="Calibri" w:cs="Calibri"/>
            <w:lang w:val="en-GB"/>
          </w:rPr>
          <w:t>r</w:t>
        </w:r>
      </w:ins>
      <w:r w:rsidRPr="002E20A3">
        <w:rPr>
          <w:rStyle w:val="PageNumber"/>
          <w:rFonts w:ascii="Calibri" w:hAnsi="Calibri" w:cs="Calibri"/>
          <w:lang w:val="en-GB"/>
        </w:rPr>
        <w:t>epublic in line with the first C</w:t>
      </w:r>
      <w:ins w:id="661" w:author="Author" w:date="2023-02-17T17:49:00Z">
        <w:r w:rsidR="004F78E1">
          <w:rPr>
            <w:rStyle w:val="PageNumber"/>
            <w:rFonts w:ascii="Calibri" w:hAnsi="Calibri" w:cs="Calibri"/>
            <w:lang w:val="en-GB"/>
          </w:rPr>
          <w:t>arana</w:t>
        </w:r>
      </w:ins>
      <w:del w:id="662" w:author="Author" w:date="2023-02-17T17:49:00Z">
        <w:r w:rsidRPr="002E20A3" w:rsidDel="004F78E1">
          <w:rPr>
            <w:rStyle w:val="PageNumber"/>
            <w:rFonts w:ascii="Calibri" w:hAnsi="Calibri" w:cs="Calibri"/>
            <w:lang w:val="en-GB"/>
          </w:rPr>
          <w:delText>ARA</w:delText>
        </w:r>
      </w:del>
      <w:del w:id="663" w:author="Author" w:date="2023-02-17T17:50:00Z">
        <w:r w:rsidRPr="002E20A3" w:rsidDel="004F78E1">
          <w:rPr>
            <w:rStyle w:val="PageNumber"/>
            <w:rFonts w:ascii="Calibri" w:hAnsi="Calibri" w:cs="Calibri"/>
            <w:lang w:val="en-GB"/>
          </w:rPr>
          <w:delText>NA</w:delText>
        </w:r>
      </w:del>
      <w:r w:rsidRPr="002E20A3">
        <w:rPr>
          <w:rStyle w:val="PageNumber"/>
          <w:rFonts w:ascii="Calibri" w:hAnsi="Calibri" w:cs="Calibri"/>
          <w:lang w:val="en-GB"/>
        </w:rPr>
        <w:t xml:space="preserve"> constitution</w:t>
      </w:r>
      <w:ins w:id="664" w:author="Author" w:date="2023-02-17T17:50:00Z">
        <w:r w:rsidR="004F78E1">
          <w:rPr>
            <w:rStyle w:val="PageNumber"/>
            <w:rFonts w:ascii="Calibri" w:hAnsi="Calibri" w:cs="Calibri"/>
            <w:lang w:val="en-GB"/>
          </w:rPr>
          <w:t>, which</w:t>
        </w:r>
      </w:ins>
      <w:del w:id="665" w:author="Author" w:date="2023-02-17T17:50:00Z">
        <w:r w:rsidRPr="002E20A3" w:rsidDel="004F78E1">
          <w:rPr>
            <w:rStyle w:val="PageNumber"/>
            <w:rFonts w:ascii="Calibri" w:hAnsi="Calibri" w:cs="Calibri"/>
            <w:lang w:val="en-GB"/>
          </w:rPr>
          <w:delText xml:space="preserve"> </w:delText>
        </w:r>
        <w:r w:rsidR="008A43B2" w:rsidRPr="002E20A3" w:rsidDel="004F78E1">
          <w:rPr>
            <w:rStyle w:val="PageNumber"/>
            <w:rFonts w:ascii="Calibri" w:hAnsi="Calibri" w:cs="Calibri"/>
            <w:lang w:val="en-GB"/>
          </w:rPr>
          <w:delText>that</w:delText>
        </w:r>
      </w:del>
      <w:r w:rsidR="008A43B2" w:rsidRPr="002E20A3">
        <w:rPr>
          <w:rStyle w:val="PageNumber"/>
          <w:rFonts w:ascii="Calibri" w:hAnsi="Calibri" w:cs="Calibri"/>
          <w:lang w:val="en-GB"/>
        </w:rPr>
        <w:t xml:space="preserve"> was </w:t>
      </w:r>
      <w:r w:rsidRPr="002E20A3">
        <w:rPr>
          <w:rStyle w:val="PageNumber"/>
          <w:rFonts w:ascii="Calibri" w:hAnsi="Calibri" w:cs="Calibri"/>
          <w:lang w:val="en-GB"/>
        </w:rPr>
        <w:t xml:space="preserve">adopted by </w:t>
      </w:r>
      <w:del w:id="666" w:author="Author" w:date="2023-02-17T17:50:00Z">
        <w:r w:rsidRPr="002E20A3" w:rsidDel="004F78E1">
          <w:rPr>
            <w:rStyle w:val="PageNumber"/>
            <w:rFonts w:ascii="Calibri" w:hAnsi="Calibri" w:cs="Calibri"/>
            <w:lang w:val="en-GB"/>
          </w:rPr>
          <w:delText xml:space="preserve">a </w:delText>
        </w:r>
      </w:del>
      <w:r w:rsidRPr="002E20A3">
        <w:rPr>
          <w:rStyle w:val="PageNumber"/>
          <w:rFonts w:ascii="Calibri" w:hAnsi="Calibri" w:cs="Calibri"/>
          <w:lang w:val="en-GB"/>
        </w:rPr>
        <w:t xml:space="preserve">referendum </w:t>
      </w:r>
      <w:r w:rsidRPr="002E20A3">
        <w:rPr>
          <w:rFonts w:ascii="Calibri" w:hAnsi="Calibri" w:cs="Calibri"/>
          <w:lang w:val="en-GB"/>
        </w:rPr>
        <w:t xml:space="preserve">in 1987. </w:t>
      </w:r>
      <w:r w:rsidRPr="002E20A3">
        <w:rPr>
          <w:rStyle w:val="PageNumber"/>
          <w:rFonts w:ascii="Calibri" w:hAnsi="Calibri" w:cs="Calibri"/>
          <w:lang w:val="en-GB"/>
        </w:rPr>
        <w:t xml:space="preserve">The President </w:t>
      </w:r>
      <w:del w:id="667" w:author="Author" w:date="2023-02-17T17:50:00Z">
        <w:r w:rsidRPr="002E20A3" w:rsidDel="004F78E1">
          <w:rPr>
            <w:rStyle w:val="PageNumber"/>
            <w:rFonts w:ascii="Calibri" w:hAnsi="Calibri" w:cs="Calibri"/>
            <w:lang w:val="en-GB"/>
          </w:rPr>
          <w:delText xml:space="preserve">is </w:delText>
        </w:r>
      </w:del>
      <w:r w:rsidRPr="002E20A3">
        <w:rPr>
          <w:rStyle w:val="PageNumber"/>
          <w:rFonts w:ascii="Calibri" w:hAnsi="Calibri" w:cs="Calibri"/>
          <w:lang w:val="en-GB"/>
        </w:rPr>
        <w:t>serv</w:t>
      </w:r>
      <w:ins w:id="668" w:author="Author" w:date="2023-02-17T17:50:00Z">
        <w:r w:rsidR="004F78E1">
          <w:rPr>
            <w:rStyle w:val="PageNumber"/>
            <w:rFonts w:ascii="Calibri" w:hAnsi="Calibri" w:cs="Calibri"/>
            <w:lang w:val="en-GB"/>
          </w:rPr>
          <w:t>es</w:t>
        </w:r>
      </w:ins>
      <w:del w:id="669" w:author="Author" w:date="2023-02-17T17:50:00Z">
        <w:r w:rsidRPr="002E20A3" w:rsidDel="004F78E1">
          <w:rPr>
            <w:rStyle w:val="PageNumber"/>
            <w:rFonts w:ascii="Calibri" w:hAnsi="Calibri" w:cs="Calibri"/>
            <w:lang w:val="en-GB"/>
          </w:rPr>
          <w:delText>ing</w:delText>
        </w:r>
      </w:del>
      <w:r w:rsidRPr="002E20A3">
        <w:rPr>
          <w:rStyle w:val="PageNumber"/>
          <w:rFonts w:ascii="Calibri" w:hAnsi="Calibri" w:cs="Calibri"/>
          <w:lang w:val="en-GB"/>
        </w:rPr>
        <w:t xml:space="preserve"> as </w:t>
      </w:r>
      <w:del w:id="670" w:author="Author" w:date="2023-02-17T17:50:00Z">
        <w:r w:rsidRPr="002E20A3" w:rsidDel="004F78E1">
          <w:rPr>
            <w:rStyle w:val="PageNumber"/>
            <w:rFonts w:ascii="Calibri" w:hAnsi="Calibri" w:cs="Calibri"/>
            <w:lang w:val="en-GB"/>
          </w:rPr>
          <w:delText>h</w:delText>
        </w:r>
      </w:del>
      <w:ins w:id="671" w:author="Author" w:date="2023-02-17T17:50:00Z">
        <w:r w:rsidR="004F78E1">
          <w:rPr>
            <w:rStyle w:val="PageNumber"/>
            <w:rFonts w:ascii="Calibri" w:hAnsi="Calibri" w:cs="Calibri"/>
            <w:lang w:val="en-GB"/>
          </w:rPr>
          <w:t>H</w:t>
        </w:r>
      </w:ins>
      <w:r w:rsidRPr="002E20A3">
        <w:rPr>
          <w:rStyle w:val="PageNumber"/>
          <w:rFonts w:ascii="Calibri" w:hAnsi="Calibri" w:cs="Calibri"/>
          <w:lang w:val="en-GB"/>
        </w:rPr>
        <w:t xml:space="preserve">ead of </w:t>
      </w:r>
      <w:del w:id="672" w:author="Author" w:date="2023-02-17T17:50:00Z">
        <w:r w:rsidRPr="002E20A3" w:rsidDel="004F78E1">
          <w:rPr>
            <w:rStyle w:val="PageNumber"/>
            <w:rFonts w:ascii="Calibri" w:hAnsi="Calibri" w:cs="Calibri"/>
            <w:lang w:val="en-GB"/>
          </w:rPr>
          <w:delText>s</w:delText>
        </w:r>
      </w:del>
      <w:ins w:id="673" w:author="Author" w:date="2023-02-17T17:50:00Z">
        <w:r w:rsidR="004F78E1">
          <w:rPr>
            <w:rStyle w:val="PageNumber"/>
            <w:rFonts w:ascii="Calibri" w:hAnsi="Calibri" w:cs="Calibri"/>
            <w:lang w:val="en-GB"/>
          </w:rPr>
          <w:t>S</w:t>
        </w:r>
      </w:ins>
      <w:r w:rsidRPr="002E20A3">
        <w:rPr>
          <w:rStyle w:val="PageNumber"/>
          <w:rFonts w:ascii="Calibri" w:hAnsi="Calibri" w:cs="Calibri"/>
          <w:lang w:val="en-GB"/>
        </w:rPr>
        <w:t xml:space="preserve">tate, elected for a five-year term. The head of the </w:t>
      </w:r>
      <w:del w:id="674" w:author="Author" w:date="2023-02-17T17:50:00Z">
        <w:r w:rsidRPr="002E20A3" w:rsidDel="004F78E1">
          <w:rPr>
            <w:rStyle w:val="PageNumber"/>
            <w:rFonts w:ascii="Calibri" w:hAnsi="Calibri" w:cs="Calibri"/>
            <w:lang w:val="en-GB"/>
          </w:rPr>
          <w:delText>g</w:delText>
        </w:r>
      </w:del>
      <w:ins w:id="675" w:author="Author" w:date="2023-02-17T17:51:00Z">
        <w:r w:rsidR="004F78E1">
          <w:rPr>
            <w:rStyle w:val="PageNumber"/>
            <w:rFonts w:ascii="Calibri" w:hAnsi="Calibri" w:cs="Calibri"/>
            <w:lang w:val="en-GB"/>
          </w:rPr>
          <w:t>G</w:t>
        </w:r>
      </w:ins>
      <w:r w:rsidRPr="002E20A3">
        <w:rPr>
          <w:rStyle w:val="PageNumber"/>
          <w:rFonts w:ascii="Calibri" w:hAnsi="Calibri" w:cs="Calibri"/>
          <w:lang w:val="en-GB"/>
        </w:rPr>
        <w:t>overnment is the Prime Minister, who is appointed by the President. The Prime Minister appoints the ministers and heads of the government departments.</w:t>
      </w:r>
    </w:p>
    <w:p w14:paraId="78D08EC8" w14:textId="3DB5BD1A" w:rsidR="004C3845" w:rsidRPr="002E20A3" w:rsidRDefault="004C3845" w:rsidP="004C3845">
      <w:pPr>
        <w:pStyle w:val="BodyText"/>
        <w:rPr>
          <w:rFonts w:ascii="Calibri" w:hAnsi="Calibri" w:cs="Calibri"/>
          <w:color w:val="auto"/>
          <w:lang w:val="en-GB"/>
        </w:rPr>
      </w:pPr>
      <w:r w:rsidRPr="002E20A3">
        <w:rPr>
          <w:rFonts w:ascii="Calibri" w:hAnsi="Calibri" w:cs="Calibri"/>
          <w:color w:val="auto"/>
          <w:lang w:val="en-GB"/>
        </w:rPr>
        <w:t>Although the constitution supports a democratic political system, President Ogavo has gradually suppressed any effective opposition and since 2013</w:t>
      </w:r>
      <w:ins w:id="676" w:author="Author" w:date="2023-02-17T17:51:00Z">
        <w:r w:rsidR="004F78E1">
          <w:rPr>
            <w:rFonts w:ascii="Calibri" w:hAnsi="Calibri" w:cs="Calibri"/>
            <w:color w:val="auto"/>
            <w:lang w:val="en-GB"/>
          </w:rPr>
          <w:t>,</w:t>
        </w:r>
      </w:ins>
      <w:r w:rsidRPr="002E20A3">
        <w:rPr>
          <w:rFonts w:ascii="Calibri" w:hAnsi="Calibri" w:cs="Calibri"/>
          <w:color w:val="auto"/>
          <w:lang w:val="en-GB"/>
        </w:rPr>
        <w:t xml:space="preserve"> C</w:t>
      </w:r>
      <w:ins w:id="677" w:author="Author" w:date="2023-02-17T17:51:00Z">
        <w:r w:rsidR="004F78E1">
          <w:rPr>
            <w:rFonts w:ascii="Calibri" w:hAnsi="Calibri" w:cs="Calibri"/>
            <w:color w:val="auto"/>
            <w:lang w:val="en-GB"/>
          </w:rPr>
          <w:t>arana</w:t>
        </w:r>
      </w:ins>
      <w:del w:id="678" w:author="Author" w:date="2023-02-17T17:51:00Z">
        <w:r w:rsidRPr="002E20A3" w:rsidDel="004F78E1">
          <w:rPr>
            <w:rFonts w:ascii="Calibri" w:hAnsi="Calibri" w:cs="Calibri"/>
            <w:color w:val="auto"/>
            <w:lang w:val="en-GB"/>
          </w:rPr>
          <w:delText>ARANA</w:delText>
        </w:r>
      </w:del>
      <w:r w:rsidRPr="002E20A3">
        <w:rPr>
          <w:rFonts w:ascii="Calibri" w:hAnsi="Calibri" w:cs="Calibri"/>
          <w:color w:val="auto"/>
          <w:lang w:val="en-GB"/>
        </w:rPr>
        <w:t xml:space="preserve"> has effectively been a one-party </w:t>
      </w:r>
      <w:del w:id="679" w:author="Author" w:date="2023-02-17T17:51:00Z">
        <w:r w:rsidRPr="002E20A3" w:rsidDel="004F78E1">
          <w:rPr>
            <w:rFonts w:ascii="Calibri" w:hAnsi="Calibri" w:cs="Calibri"/>
            <w:color w:val="auto"/>
            <w:lang w:val="en-GB"/>
          </w:rPr>
          <w:delText>s</w:delText>
        </w:r>
      </w:del>
      <w:ins w:id="680" w:author="Author" w:date="2023-02-17T17:51:00Z">
        <w:r w:rsidR="004F78E1">
          <w:rPr>
            <w:rFonts w:ascii="Calibri" w:hAnsi="Calibri" w:cs="Calibri"/>
            <w:color w:val="auto"/>
            <w:lang w:val="en-GB"/>
          </w:rPr>
          <w:t>S</w:t>
        </w:r>
      </w:ins>
      <w:r w:rsidRPr="002E20A3">
        <w:rPr>
          <w:rFonts w:ascii="Calibri" w:hAnsi="Calibri" w:cs="Calibri"/>
          <w:color w:val="auto"/>
          <w:lang w:val="en-GB"/>
        </w:rPr>
        <w:t xml:space="preserve">tate. Today, the only legal political party is the Falin-dominated PDC. All members of parliament are members of </w:t>
      </w:r>
      <w:del w:id="681" w:author="Author" w:date="2023-02-17T17:51:00Z">
        <w:r w:rsidRPr="002E20A3" w:rsidDel="004F78E1">
          <w:rPr>
            <w:rFonts w:ascii="Calibri" w:hAnsi="Calibri" w:cs="Calibri"/>
            <w:color w:val="auto"/>
            <w:lang w:val="en-GB"/>
          </w:rPr>
          <w:delText xml:space="preserve">the </w:delText>
        </w:r>
      </w:del>
      <w:r w:rsidRPr="002E20A3">
        <w:rPr>
          <w:rFonts w:ascii="Calibri" w:hAnsi="Calibri" w:cs="Calibri"/>
          <w:color w:val="auto"/>
          <w:lang w:val="en-GB"/>
        </w:rPr>
        <w:t xml:space="preserve">PDC or have close ties to </w:t>
      </w:r>
      <w:del w:id="682" w:author="Author" w:date="2023-02-17T17:51:00Z">
        <w:r w:rsidRPr="002E20A3" w:rsidDel="004F78E1">
          <w:rPr>
            <w:rFonts w:ascii="Calibri" w:hAnsi="Calibri" w:cs="Calibri"/>
            <w:color w:val="auto"/>
            <w:lang w:val="en-GB"/>
          </w:rPr>
          <w:delText xml:space="preserve">the </w:delText>
        </w:r>
      </w:del>
      <w:r w:rsidRPr="002E20A3">
        <w:rPr>
          <w:rFonts w:ascii="Calibri" w:hAnsi="Calibri" w:cs="Calibri"/>
          <w:color w:val="auto"/>
          <w:lang w:val="en-GB"/>
        </w:rPr>
        <w:t>PDC.</w:t>
      </w:r>
    </w:p>
    <w:p w14:paraId="74027E4C" w14:textId="77777777" w:rsidR="004C3845" w:rsidRPr="002E20A3" w:rsidRDefault="004C3845" w:rsidP="004C3845">
      <w:pPr>
        <w:jc w:val="both"/>
        <w:rPr>
          <w:lang w:val="en-GB"/>
        </w:rPr>
      </w:pPr>
    </w:p>
    <w:p w14:paraId="1EB41C54" w14:textId="76D53F1D" w:rsidR="004C3845" w:rsidRPr="002E20A3" w:rsidRDefault="004C3845" w:rsidP="00DC34BB">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Natural</w:t>
      </w:r>
      <w:r w:rsidRPr="002E20A3">
        <w:rPr>
          <w:rFonts w:ascii="Calibri" w:hAnsi="Calibri" w:cs="Calibri"/>
          <w:b/>
          <w:bCs/>
          <w:sz w:val="24"/>
          <w:szCs w:val="24"/>
          <w:lang w:val="en-GB"/>
        </w:rPr>
        <w:t xml:space="preserve"> </w:t>
      </w:r>
      <w:del w:id="683" w:author="Author" w:date="2023-02-17T17:49:00Z">
        <w:r w:rsidRPr="002E20A3" w:rsidDel="004F78E1">
          <w:rPr>
            <w:rFonts w:ascii="Calibri" w:hAnsi="Calibri" w:cs="Calibri"/>
            <w:b/>
            <w:bCs/>
            <w:sz w:val="24"/>
            <w:szCs w:val="24"/>
            <w:lang w:val="en-GB"/>
          </w:rPr>
          <w:delText>R</w:delText>
        </w:r>
      </w:del>
      <w:ins w:id="684" w:author="Author" w:date="2023-02-17T17:49:00Z">
        <w:r w:rsidR="004F78E1">
          <w:rPr>
            <w:rFonts w:ascii="Calibri" w:hAnsi="Calibri" w:cs="Calibri"/>
            <w:b/>
            <w:bCs/>
            <w:sz w:val="24"/>
            <w:szCs w:val="24"/>
            <w:lang w:val="en-GB"/>
          </w:rPr>
          <w:t>r</w:t>
        </w:r>
      </w:ins>
      <w:r w:rsidRPr="002E20A3">
        <w:rPr>
          <w:rFonts w:ascii="Calibri" w:hAnsi="Calibri" w:cs="Calibri"/>
          <w:b/>
          <w:bCs/>
          <w:sz w:val="24"/>
          <w:szCs w:val="24"/>
          <w:lang w:val="en-GB"/>
        </w:rPr>
        <w:t>esources</w:t>
      </w:r>
    </w:p>
    <w:p w14:paraId="7EAF7996" w14:textId="04C3B6A3" w:rsidR="004C3845" w:rsidRPr="002E20A3" w:rsidRDefault="004C3845" w:rsidP="00DC34BB">
      <w:pPr>
        <w:pStyle w:val="BodyText"/>
        <w:rPr>
          <w:rFonts w:ascii="Calibri" w:hAnsi="Calibri" w:cs="Calibri"/>
          <w:lang w:val="en-GB"/>
        </w:rPr>
      </w:pPr>
      <w:r w:rsidRPr="002E20A3">
        <w:rPr>
          <w:rStyle w:val="PageNumber"/>
          <w:rFonts w:ascii="Calibri" w:hAnsi="Calibri" w:cs="Calibri"/>
          <w:lang w:val="en-GB"/>
        </w:rPr>
        <w:t>C</w:t>
      </w:r>
      <w:ins w:id="685" w:author="Author" w:date="2023-02-17T17:52:00Z">
        <w:r w:rsidR="004F78E1">
          <w:rPr>
            <w:rStyle w:val="PageNumber"/>
            <w:rFonts w:ascii="Calibri" w:hAnsi="Calibri" w:cs="Calibri"/>
            <w:lang w:val="en-GB"/>
          </w:rPr>
          <w:t>arana</w:t>
        </w:r>
      </w:ins>
      <w:del w:id="686" w:author="Author" w:date="2023-02-17T17:52:00Z">
        <w:r w:rsidRPr="002E20A3" w:rsidDel="004F78E1">
          <w:rPr>
            <w:rStyle w:val="PageNumber"/>
            <w:rFonts w:ascii="Calibri" w:hAnsi="Calibri" w:cs="Calibri"/>
            <w:lang w:val="en-GB"/>
          </w:rPr>
          <w:delText>ARANA</w:delText>
        </w:r>
      </w:del>
      <w:r w:rsidRPr="002E20A3">
        <w:rPr>
          <w:rStyle w:val="PageNumber"/>
          <w:rFonts w:ascii="Calibri" w:hAnsi="Calibri" w:cs="Calibri"/>
          <w:lang w:val="en-GB"/>
        </w:rPr>
        <w:t xml:space="preserve"> is rich in natural resources, which are not equally dispersed throughout the country. In the jungle</w:t>
      </w:r>
      <w:r w:rsidRPr="002E20A3">
        <w:rPr>
          <w:rFonts w:ascii="Calibri" w:hAnsi="Calibri" w:cs="Calibri"/>
          <w:lang w:val="en-GB"/>
        </w:rPr>
        <w:t>-</w:t>
      </w:r>
      <w:r w:rsidRPr="002E20A3">
        <w:rPr>
          <w:rStyle w:val="PageNumber"/>
          <w:rFonts w:ascii="Calibri" w:hAnsi="Calibri" w:cs="Calibri"/>
          <w:lang w:val="en-GB"/>
        </w:rPr>
        <w:t xml:space="preserve">covered mountains of the </w:t>
      </w:r>
      <w:del w:id="687" w:author="Author" w:date="2023-02-17T17:52:00Z">
        <w:r w:rsidRPr="002E20A3" w:rsidDel="004F78E1">
          <w:rPr>
            <w:rStyle w:val="PageNumber"/>
            <w:rFonts w:ascii="Calibri" w:hAnsi="Calibri" w:cs="Calibri"/>
            <w:lang w:val="en-GB"/>
          </w:rPr>
          <w:delText>W</w:delText>
        </w:r>
      </w:del>
      <w:ins w:id="688" w:author="Author" w:date="2023-02-17T17:52:00Z">
        <w:r w:rsidR="004F78E1">
          <w:rPr>
            <w:rStyle w:val="PageNumber"/>
            <w:rFonts w:ascii="Calibri" w:hAnsi="Calibri" w:cs="Calibri"/>
            <w:lang w:val="en-GB"/>
          </w:rPr>
          <w:t>w</w:t>
        </w:r>
      </w:ins>
      <w:r w:rsidRPr="002E20A3">
        <w:rPr>
          <w:rStyle w:val="PageNumber"/>
          <w:rFonts w:ascii="Calibri" w:hAnsi="Calibri" w:cs="Calibri"/>
          <w:lang w:val="en-GB"/>
        </w:rPr>
        <w:t>est, rare wood and timber are the main natural resources. Diamonds are found along the K</w:t>
      </w:r>
      <w:ins w:id="689" w:author="Author" w:date="2023-02-17T17:52:00Z">
        <w:r w:rsidR="004F78E1">
          <w:rPr>
            <w:rStyle w:val="PageNumber"/>
            <w:rFonts w:ascii="Calibri" w:hAnsi="Calibri" w:cs="Calibri"/>
            <w:lang w:val="en-GB"/>
          </w:rPr>
          <w:t>alesi</w:t>
        </w:r>
      </w:ins>
      <w:del w:id="690" w:author="Author" w:date="2023-02-17T17:52:00Z">
        <w:r w:rsidRPr="002E20A3" w:rsidDel="004F78E1">
          <w:rPr>
            <w:rStyle w:val="PageNumber"/>
            <w:rFonts w:ascii="Calibri" w:hAnsi="Calibri" w:cs="Calibri"/>
            <w:lang w:val="en-GB"/>
          </w:rPr>
          <w:delText>ALESI</w:delText>
        </w:r>
      </w:del>
      <w:r w:rsidRPr="002E20A3">
        <w:rPr>
          <w:rStyle w:val="PageNumber"/>
          <w:rFonts w:ascii="Calibri" w:hAnsi="Calibri" w:cs="Calibri"/>
          <w:lang w:val="en-GB"/>
        </w:rPr>
        <w:t xml:space="preserve"> River in the </w:t>
      </w:r>
      <w:del w:id="691" w:author="Author" w:date="2023-02-17T17:52:00Z">
        <w:r w:rsidRPr="002E20A3" w:rsidDel="004F78E1">
          <w:rPr>
            <w:rStyle w:val="PageNumber"/>
            <w:rFonts w:ascii="Calibri" w:hAnsi="Calibri" w:cs="Calibri"/>
            <w:lang w:val="en-GB"/>
          </w:rPr>
          <w:delText>p</w:delText>
        </w:r>
      </w:del>
      <w:ins w:id="692" w:author="Author" w:date="2023-02-17T17:53:00Z">
        <w:r w:rsidR="004F78E1">
          <w:rPr>
            <w:rStyle w:val="PageNumber"/>
            <w:rFonts w:ascii="Calibri" w:hAnsi="Calibri" w:cs="Calibri"/>
            <w:lang w:val="en-GB"/>
          </w:rPr>
          <w:t>P</w:t>
        </w:r>
      </w:ins>
      <w:r w:rsidRPr="002E20A3">
        <w:rPr>
          <w:rStyle w:val="PageNumber"/>
          <w:rFonts w:ascii="Calibri" w:hAnsi="Calibri" w:cs="Calibri"/>
          <w:lang w:val="en-GB"/>
        </w:rPr>
        <w:t>rovinces of M</w:t>
      </w:r>
      <w:ins w:id="693" w:author="Author" w:date="2023-02-17T17:53:00Z">
        <w:r w:rsidR="004F78E1">
          <w:rPr>
            <w:rStyle w:val="PageNumber"/>
            <w:rFonts w:ascii="Calibri" w:hAnsi="Calibri" w:cs="Calibri"/>
            <w:lang w:val="en-GB"/>
          </w:rPr>
          <w:t>ahbek</w:t>
        </w:r>
      </w:ins>
      <w:del w:id="694" w:author="Author" w:date="2023-02-17T17:53:00Z">
        <w:r w:rsidRPr="002E20A3" w:rsidDel="004F78E1">
          <w:rPr>
            <w:rStyle w:val="PageNumber"/>
            <w:rFonts w:ascii="Calibri" w:hAnsi="Calibri" w:cs="Calibri"/>
            <w:lang w:val="en-GB"/>
          </w:rPr>
          <w:delText>AHBEK</w:delText>
        </w:r>
      </w:del>
      <w:r w:rsidRPr="002E20A3">
        <w:rPr>
          <w:rStyle w:val="PageNumber"/>
          <w:rFonts w:ascii="Calibri" w:hAnsi="Calibri" w:cs="Calibri"/>
          <w:lang w:val="en-GB"/>
        </w:rPr>
        <w:t xml:space="preserve"> and B</w:t>
      </w:r>
      <w:ins w:id="695" w:author="Author" w:date="2023-02-17T17:53:00Z">
        <w:r w:rsidR="004F78E1">
          <w:rPr>
            <w:rStyle w:val="PageNumber"/>
            <w:rFonts w:ascii="Calibri" w:hAnsi="Calibri" w:cs="Calibri"/>
            <w:lang w:val="en-GB"/>
          </w:rPr>
          <w:t>arin</w:t>
        </w:r>
      </w:ins>
      <w:del w:id="696" w:author="Author" w:date="2023-02-17T17:53:00Z">
        <w:r w:rsidRPr="002E20A3" w:rsidDel="004F78E1">
          <w:rPr>
            <w:rStyle w:val="PageNumber"/>
            <w:rFonts w:ascii="Calibri" w:hAnsi="Calibri" w:cs="Calibri"/>
            <w:lang w:val="en-GB"/>
          </w:rPr>
          <w:delText>ARIN</w:delText>
        </w:r>
      </w:del>
      <w:r w:rsidRPr="002E20A3">
        <w:rPr>
          <w:rStyle w:val="PageNumber"/>
          <w:rFonts w:ascii="Calibri" w:hAnsi="Calibri" w:cs="Calibri"/>
          <w:lang w:val="en-GB"/>
        </w:rPr>
        <w:t xml:space="preserve">. Copper is mined in the highlands </w:t>
      </w:r>
      <w:del w:id="697" w:author="Author" w:date="2023-02-17T17:53:00Z">
        <w:r w:rsidRPr="002E20A3" w:rsidDel="004F78E1">
          <w:rPr>
            <w:rStyle w:val="PageNumber"/>
            <w:rFonts w:ascii="Calibri" w:hAnsi="Calibri" w:cs="Calibri"/>
            <w:lang w:val="en-GB"/>
          </w:rPr>
          <w:delText>W</w:delText>
        </w:r>
      </w:del>
      <w:ins w:id="698" w:author="Author" w:date="2023-02-17T17:53:00Z">
        <w:r w:rsidR="004F78E1">
          <w:rPr>
            <w:rStyle w:val="PageNumber"/>
            <w:rFonts w:ascii="Calibri" w:hAnsi="Calibri" w:cs="Calibri"/>
            <w:lang w:val="en-GB"/>
          </w:rPr>
          <w:t>w</w:t>
        </w:r>
      </w:ins>
      <w:r w:rsidRPr="002E20A3">
        <w:rPr>
          <w:rStyle w:val="PageNumber"/>
          <w:rFonts w:ascii="Calibri" w:hAnsi="Calibri" w:cs="Calibri"/>
          <w:lang w:val="en-GB"/>
        </w:rPr>
        <w:t>est of M</w:t>
      </w:r>
      <w:ins w:id="699" w:author="Author" w:date="2023-02-17T17:53:00Z">
        <w:r w:rsidR="004F78E1">
          <w:rPr>
            <w:rStyle w:val="PageNumber"/>
            <w:rFonts w:ascii="Calibri" w:hAnsi="Calibri" w:cs="Calibri"/>
            <w:lang w:val="en-GB"/>
          </w:rPr>
          <w:t>ia</w:t>
        </w:r>
      </w:ins>
      <w:del w:id="700" w:author="Author" w:date="2023-02-17T17:53:00Z">
        <w:r w:rsidRPr="002E20A3" w:rsidDel="004F78E1">
          <w:rPr>
            <w:rStyle w:val="PageNumber"/>
            <w:rFonts w:ascii="Calibri" w:hAnsi="Calibri" w:cs="Calibri"/>
            <w:lang w:val="en-GB"/>
          </w:rPr>
          <w:delText>IA</w:delText>
        </w:r>
      </w:del>
      <w:r w:rsidRPr="002E20A3">
        <w:rPr>
          <w:rStyle w:val="PageNumber"/>
          <w:rFonts w:ascii="Calibri" w:hAnsi="Calibri" w:cs="Calibri"/>
          <w:lang w:val="en-GB"/>
        </w:rPr>
        <w:t xml:space="preserve">. Coal is mined in the </w:t>
      </w:r>
      <w:del w:id="701" w:author="Author" w:date="2023-02-17T17:53:00Z">
        <w:r w:rsidRPr="002E20A3" w:rsidDel="004F78E1">
          <w:rPr>
            <w:rStyle w:val="PageNumber"/>
            <w:rFonts w:ascii="Calibri" w:hAnsi="Calibri" w:cs="Calibri"/>
            <w:lang w:val="en-GB"/>
          </w:rPr>
          <w:delText>p</w:delText>
        </w:r>
      </w:del>
      <w:ins w:id="702" w:author="Author" w:date="2023-02-17T17:53:00Z">
        <w:r w:rsidR="004F78E1">
          <w:rPr>
            <w:rStyle w:val="PageNumber"/>
            <w:rFonts w:ascii="Calibri" w:hAnsi="Calibri" w:cs="Calibri"/>
            <w:lang w:val="en-GB"/>
          </w:rPr>
          <w:t>P</w:t>
        </w:r>
      </w:ins>
      <w:r w:rsidRPr="002E20A3">
        <w:rPr>
          <w:rStyle w:val="PageNumber"/>
          <w:rFonts w:ascii="Calibri" w:hAnsi="Calibri" w:cs="Calibri"/>
          <w:lang w:val="en-GB"/>
        </w:rPr>
        <w:t>rovince of H</w:t>
      </w:r>
      <w:ins w:id="703" w:author="Author" w:date="2023-02-17T17:53:00Z">
        <w:r w:rsidR="004F78E1">
          <w:rPr>
            <w:rStyle w:val="PageNumber"/>
            <w:rFonts w:ascii="Calibri" w:hAnsi="Calibri" w:cs="Calibri"/>
            <w:lang w:val="en-GB"/>
          </w:rPr>
          <w:t>anno</w:t>
        </w:r>
      </w:ins>
      <w:del w:id="704" w:author="Author" w:date="2023-02-17T17:53:00Z">
        <w:r w:rsidRPr="002E20A3" w:rsidDel="004F78E1">
          <w:rPr>
            <w:rStyle w:val="PageNumber"/>
            <w:rFonts w:ascii="Calibri" w:hAnsi="Calibri" w:cs="Calibri"/>
            <w:lang w:val="en-GB"/>
          </w:rPr>
          <w:delText>ANNO</w:delText>
        </w:r>
      </w:del>
      <w:r w:rsidRPr="002E20A3">
        <w:rPr>
          <w:rStyle w:val="PageNumber"/>
          <w:rFonts w:ascii="Calibri" w:hAnsi="Calibri" w:cs="Calibri"/>
          <w:lang w:val="en-GB"/>
        </w:rPr>
        <w:t xml:space="preserve">. Further alkali metals (lithium, sodium, potassium, etc.) are found in </w:t>
      </w:r>
      <w:del w:id="705" w:author="Author" w:date="2023-02-17T17:53:00Z">
        <w:r w:rsidRPr="002E20A3" w:rsidDel="004F78E1">
          <w:rPr>
            <w:rStyle w:val="PageNumber"/>
            <w:rFonts w:ascii="Calibri" w:hAnsi="Calibri" w:cs="Calibri"/>
            <w:lang w:val="en-GB"/>
          </w:rPr>
          <w:delText>C</w:delText>
        </w:r>
      </w:del>
      <w:ins w:id="706" w:author="Author" w:date="2023-02-17T17:53:00Z">
        <w:r w:rsidR="004F78E1">
          <w:rPr>
            <w:rStyle w:val="PageNumber"/>
            <w:rFonts w:ascii="Calibri" w:hAnsi="Calibri" w:cs="Calibri"/>
            <w:lang w:val="en-GB"/>
          </w:rPr>
          <w:t>c</w:t>
        </w:r>
      </w:ins>
      <w:r w:rsidRPr="002E20A3">
        <w:rPr>
          <w:rStyle w:val="PageNumber"/>
          <w:rFonts w:ascii="Calibri" w:hAnsi="Calibri" w:cs="Calibri"/>
          <w:lang w:val="en-GB"/>
        </w:rPr>
        <w:t>entral C</w:t>
      </w:r>
      <w:ins w:id="707" w:author="Author" w:date="2023-02-17T17:53:00Z">
        <w:r w:rsidR="004F78E1">
          <w:rPr>
            <w:rStyle w:val="PageNumber"/>
            <w:rFonts w:ascii="Calibri" w:hAnsi="Calibri" w:cs="Calibri"/>
            <w:lang w:val="en-GB"/>
          </w:rPr>
          <w:t>arana</w:t>
        </w:r>
      </w:ins>
      <w:del w:id="708" w:author="Author" w:date="2023-02-17T17:53:00Z">
        <w:r w:rsidRPr="002E20A3" w:rsidDel="004F78E1">
          <w:rPr>
            <w:rStyle w:val="PageNumber"/>
            <w:rFonts w:ascii="Calibri" w:hAnsi="Calibri" w:cs="Calibri"/>
            <w:lang w:val="en-GB"/>
          </w:rPr>
          <w:delText>ARANA</w:delText>
        </w:r>
      </w:del>
      <w:r w:rsidR="008A43B2" w:rsidRPr="002E20A3">
        <w:rPr>
          <w:rStyle w:val="PageNumber"/>
          <w:rFonts w:ascii="Calibri" w:hAnsi="Calibri" w:cs="Calibri"/>
          <w:lang w:val="en-GB"/>
        </w:rPr>
        <w:t>. O</w:t>
      </w:r>
      <w:r w:rsidRPr="002E20A3">
        <w:rPr>
          <w:rStyle w:val="PageNumber"/>
          <w:rFonts w:ascii="Calibri" w:hAnsi="Calibri" w:cs="Calibri"/>
          <w:lang w:val="en-GB"/>
        </w:rPr>
        <w:t xml:space="preserve">il </w:t>
      </w:r>
      <w:r w:rsidR="008A43B2" w:rsidRPr="002E20A3">
        <w:rPr>
          <w:rStyle w:val="PageNumber"/>
          <w:rFonts w:ascii="Calibri" w:hAnsi="Calibri" w:cs="Calibri"/>
          <w:lang w:val="en-GB"/>
        </w:rPr>
        <w:t xml:space="preserve">is found </w:t>
      </w:r>
      <w:r w:rsidRPr="002E20A3">
        <w:rPr>
          <w:rStyle w:val="PageNumber"/>
          <w:rFonts w:ascii="Calibri" w:hAnsi="Calibri" w:cs="Calibri"/>
          <w:lang w:val="en-GB"/>
        </w:rPr>
        <w:t>of</w:t>
      </w:r>
      <w:r w:rsidRPr="002E20A3">
        <w:rPr>
          <w:rFonts w:ascii="Calibri" w:hAnsi="Calibri" w:cs="Calibri"/>
          <w:lang w:val="en-GB"/>
        </w:rPr>
        <w:t>f</w:t>
      </w:r>
      <w:r w:rsidRPr="002E20A3">
        <w:rPr>
          <w:rStyle w:val="PageNumber"/>
          <w:rFonts w:ascii="Calibri" w:hAnsi="Calibri" w:cs="Calibri"/>
          <w:lang w:val="en-GB"/>
        </w:rPr>
        <w:t xml:space="preserve"> the southern coastline of </w:t>
      </w:r>
      <w:r w:rsidRPr="002E20A3">
        <w:rPr>
          <w:lang w:val="en-GB"/>
        </w:rPr>
        <w:t>C</w:t>
      </w:r>
      <w:ins w:id="709" w:author="Author" w:date="2023-02-17T17:53:00Z">
        <w:r w:rsidR="004F78E1">
          <w:rPr>
            <w:lang w:val="en-GB"/>
          </w:rPr>
          <w:t>arana</w:t>
        </w:r>
      </w:ins>
      <w:del w:id="710" w:author="Author" w:date="2023-02-17T17:53:00Z">
        <w:r w:rsidRPr="002E20A3" w:rsidDel="004F78E1">
          <w:rPr>
            <w:lang w:val="en-GB"/>
          </w:rPr>
          <w:delText>ARANA</w:delText>
        </w:r>
      </w:del>
      <w:r w:rsidRPr="002E20A3">
        <w:rPr>
          <w:rStyle w:val="PageNumber"/>
          <w:rFonts w:ascii="Calibri" w:hAnsi="Calibri" w:cs="Calibri"/>
          <w:lang w:val="en-GB"/>
        </w:rPr>
        <w:t>.</w:t>
      </w:r>
    </w:p>
    <w:p w14:paraId="17B9A060" w14:textId="77777777" w:rsidR="004E3F79" w:rsidRPr="002E20A3" w:rsidRDefault="004E3F79" w:rsidP="00DC34BB">
      <w:pPr>
        <w:jc w:val="both"/>
        <w:rPr>
          <w:rFonts w:ascii="Calibri" w:hAnsi="Calibri" w:cs="Calibri"/>
          <w:b/>
          <w:bCs/>
          <w:lang w:val="en-GB"/>
        </w:rPr>
      </w:pPr>
    </w:p>
    <w:p w14:paraId="036A9236"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Mining</w:t>
      </w:r>
    </w:p>
    <w:p w14:paraId="2A77C309" w14:textId="70EB6BD6" w:rsidR="004C3845" w:rsidRPr="002E20A3" w:rsidRDefault="004C3845" w:rsidP="004C3845">
      <w:pPr>
        <w:spacing w:after="60"/>
        <w:jc w:val="both"/>
        <w:rPr>
          <w:rFonts w:ascii="Calibri" w:hAnsi="Calibri" w:cs="Calibri"/>
          <w:lang w:val="en-GB"/>
        </w:rPr>
      </w:pPr>
      <w:r w:rsidRPr="002E20A3">
        <w:rPr>
          <w:rStyle w:val="PageNumber"/>
          <w:rFonts w:ascii="Calibri" w:hAnsi="Calibri" w:cs="Calibri"/>
          <w:lang w:val="en-GB"/>
        </w:rPr>
        <w:t xml:space="preserve">The mining of coal, diamonds and copper </w:t>
      </w:r>
      <w:del w:id="711" w:author="Author" w:date="2023-02-17T17:53:00Z">
        <w:r w:rsidRPr="002E20A3" w:rsidDel="004F78E1">
          <w:rPr>
            <w:rStyle w:val="PageNumber"/>
            <w:rFonts w:ascii="Calibri" w:hAnsi="Calibri" w:cs="Calibri"/>
            <w:lang w:val="en-GB"/>
          </w:rPr>
          <w:delText>is</w:delText>
        </w:r>
      </w:del>
      <w:ins w:id="712" w:author="Author" w:date="2023-02-17T17:53:00Z">
        <w:r w:rsidR="004F78E1">
          <w:rPr>
            <w:rStyle w:val="PageNumber"/>
            <w:rFonts w:ascii="Calibri" w:hAnsi="Calibri" w:cs="Calibri"/>
            <w:lang w:val="en-GB"/>
          </w:rPr>
          <w:t>constitut</w:t>
        </w:r>
      </w:ins>
      <w:ins w:id="713" w:author="Author" w:date="2023-02-17T17:54:00Z">
        <w:r w:rsidR="004F78E1">
          <w:rPr>
            <w:rStyle w:val="PageNumber"/>
            <w:rFonts w:ascii="Calibri" w:hAnsi="Calibri" w:cs="Calibri"/>
            <w:lang w:val="en-GB"/>
          </w:rPr>
          <w:t>es</w:t>
        </w:r>
      </w:ins>
      <w:r w:rsidRPr="002E20A3">
        <w:rPr>
          <w:rStyle w:val="PageNumber"/>
          <w:rFonts w:ascii="Calibri" w:hAnsi="Calibri" w:cs="Calibri"/>
          <w:lang w:val="en-GB"/>
        </w:rPr>
        <w:t xml:space="preserve"> an important contribut</w:t>
      </w:r>
      <w:ins w:id="714" w:author="Author" w:date="2023-02-17T17:54:00Z">
        <w:r w:rsidR="004F78E1">
          <w:rPr>
            <w:rStyle w:val="PageNumber"/>
            <w:rFonts w:ascii="Calibri" w:hAnsi="Calibri" w:cs="Calibri"/>
            <w:lang w:val="en-GB"/>
          </w:rPr>
          <w:t>ion</w:t>
        </w:r>
      </w:ins>
      <w:del w:id="715" w:author="Author" w:date="2023-02-17T17:54:00Z">
        <w:r w:rsidRPr="002E20A3" w:rsidDel="004F78E1">
          <w:rPr>
            <w:rStyle w:val="PageNumber"/>
            <w:rFonts w:ascii="Calibri" w:hAnsi="Calibri" w:cs="Calibri"/>
            <w:lang w:val="en-GB"/>
          </w:rPr>
          <w:delText>or</w:delText>
        </w:r>
      </w:del>
      <w:r w:rsidRPr="002E20A3">
        <w:rPr>
          <w:rStyle w:val="PageNumber"/>
          <w:rFonts w:ascii="Calibri" w:hAnsi="Calibri" w:cs="Calibri"/>
          <w:lang w:val="en-GB"/>
        </w:rPr>
        <w:t xml:space="preserve"> to the country’s GDP. H</w:t>
      </w:r>
      <w:ins w:id="716" w:author="Author" w:date="2023-02-17T17:54:00Z">
        <w:r w:rsidR="004F78E1">
          <w:rPr>
            <w:rStyle w:val="PageNumber"/>
            <w:rFonts w:ascii="Calibri" w:hAnsi="Calibri" w:cs="Calibri"/>
            <w:lang w:val="en-GB"/>
          </w:rPr>
          <w:t>anno</w:t>
        </w:r>
      </w:ins>
      <w:del w:id="717" w:author="Author" w:date="2023-02-17T17:54:00Z">
        <w:r w:rsidRPr="002E20A3" w:rsidDel="004F78E1">
          <w:rPr>
            <w:rStyle w:val="PageNumber"/>
            <w:rFonts w:ascii="Calibri" w:hAnsi="Calibri" w:cs="Calibri"/>
            <w:lang w:val="en-GB"/>
          </w:rPr>
          <w:delText>ANNO</w:delText>
        </w:r>
      </w:del>
      <w:r w:rsidRPr="002E20A3">
        <w:rPr>
          <w:rStyle w:val="PageNumber"/>
          <w:rFonts w:ascii="Calibri" w:hAnsi="Calibri" w:cs="Calibri"/>
          <w:lang w:val="en-GB"/>
        </w:rPr>
        <w:t xml:space="preserve"> </w:t>
      </w:r>
      <w:del w:id="718" w:author="Author" w:date="2023-02-17T17:54:00Z">
        <w:r w:rsidRPr="002E20A3" w:rsidDel="004F78E1">
          <w:rPr>
            <w:rStyle w:val="PageNumber"/>
            <w:rFonts w:ascii="Calibri" w:hAnsi="Calibri" w:cs="Calibri"/>
            <w:lang w:val="en-GB"/>
          </w:rPr>
          <w:delText>district</w:delText>
        </w:r>
      </w:del>
      <w:ins w:id="719" w:author="Author" w:date="2023-02-17T17:54:00Z">
        <w:r w:rsidR="004F78E1">
          <w:rPr>
            <w:rStyle w:val="PageNumber"/>
            <w:rFonts w:ascii="Calibri" w:hAnsi="Calibri" w:cs="Calibri"/>
            <w:lang w:val="en-GB"/>
          </w:rPr>
          <w:t>Province</w:t>
        </w:r>
      </w:ins>
      <w:r w:rsidRPr="002E20A3">
        <w:rPr>
          <w:rStyle w:val="PageNumber"/>
          <w:rFonts w:ascii="Calibri" w:hAnsi="Calibri" w:cs="Calibri"/>
          <w:lang w:val="en-GB"/>
        </w:rPr>
        <w:t xml:space="preserve"> has several coal mines in A</w:t>
      </w:r>
      <w:ins w:id="720" w:author="Author" w:date="2023-02-17T17:54:00Z">
        <w:r w:rsidR="004F78E1">
          <w:rPr>
            <w:rStyle w:val="PageNumber"/>
            <w:rFonts w:ascii="Calibri" w:hAnsi="Calibri" w:cs="Calibri"/>
            <w:lang w:val="en-GB"/>
          </w:rPr>
          <w:t>kkabar</w:t>
        </w:r>
      </w:ins>
      <w:del w:id="721" w:author="Author" w:date="2023-02-17T17:54:00Z">
        <w:r w:rsidRPr="002E20A3" w:rsidDel="004F78E1">
          <w:rPr>
            <w:rStyle w:val="PageNumber"/>
            <w:rFonts w:ascii="Calibri" w:hAnsi="Calibri" w:cs="Calibri"/>
            <w:lang w:val="en-GB"/>
          </w:rPr>
          <w:delText>KKABAR</w:delText>
        </w:r>
      </w:del>
      <w:r w:rsidRPr="002E20A3">
        <w:rPr>
          <w:rStyle w:val="PageNumber"/>
          <w:rFonts w:ascii="Calibri" w:hAnsi="Calibri" w:cs="Calibri"/>
          <w:lang w:val="en-GB"/>
        </w:rPr>
        <w:t xml:space="preserve"> and M</w:t>
      </w:r>
      <w:ins w:id="722" w:author="Author" w:date="2023-02-17T17:54:00Z">
        <w:r w:rsidR="004F78E1">
          <w:rPr>
            <w:rStyle w:val="PageNumber"/>
            <w:rFonts w:ascii="Calibri" w:hAnsi="Calibri" w:cs="Calibri"/>
            <w:lang w:val="en-GB"/>
          </w:rPr>
          <w:t>aroni</w:t>
        </w:r>
      </w:ins>
      <w:del w:id="723" w:author="Author" w:date="2023-02-17T17:54:00Z">
        <w:r w:rsidRPr="002E20A3" w:rsidDel="004F78E1">
          <w:rPr>
            <w:rStyle w:val="PageNumber"/>
            <w:rFonts w:ascii="Calibri" w:hAnsi="Calibri" w:cs="Calibri"/>
            <w:lang w:val="en-GB"/>
          </w:rPr>
          <w:delText>ARONI</w:delText>
        </w:r>
      </w:del>
      <w:r w:rsidRPr="002E20A3">
        <w:rPr>
          <w:rStyle w:val="PageNumber"/>
          <w:rFonts w:ascii="Calibri" w:hAnsi="Calibri" w:cs="Calibri"/>
          <w:lang w:val="en-GB"/>
        </w:rPr>
        <w:t>; K</w:t>
      </w:r>
      <w:ins w:id="724" w:author="Author" w:date="2023-02-17T17:54:00Z">
        <w:r w:rsidR="004F78E1">
          <w:rPr>
            <w:rStyle w:val="PageNumber"/>
            <w:rFonts w:ascii="Calibri" w:hAnsi="Calibri" w:cs="Calibri"/>
            <w:lang w:val="en-GB"/>
          </w:rPr>
          <w:t>ika</w:t>
        </w:r>
      </w:ins>
      <w:del w:id="725" w:author="Author" w:date="2023-02-17T17:54:00Z">
        <w:r w:rsidRPr="002E20A3" w:rsidDel="004F78E1">
          <w:rPr>
            <w:rStyle w:val="PageNumber"/>
            <w:rFonts w:ascii="Calibri" w:hAnsi="Calibri" w:cs="Calibri"/>
            <w:lang w:val="en-GB"/>
          </w:rPr>
          <w:delText>IKA</w:delText>
        </w:r>
      </w:del>
      <w:r w:rsidRPr="002E20A3">
        <w:rPr>
          <w:rStyle w:val="PageNumber"/>
          <w:rFonts w:ascii="Calibri" w:hAnsi="Calibri" w:cs="Calibri"/>
          <w:lang w:val="en-GB"/>
        </w:rPr>
        <w:t xml:space="preserve"> produces diamonds from the G</w:t>
      </w:r>
      <w:ins w:id="726" w:author="Author" w:date="2023-02-17T17:54:00Z">
        <w:r w:rsidR="004F78E1">
          <w:rPr>
            <w:rStyle w:val="PageNumber"/>
            <w:rFonts w:ascii="Calibri" w:hAnsi="Calibri" w:cs="Calibri"/>
            <w:lang w:val="en-GB"/>
          </w:rPr>
          <w:t>achal</w:t>
        </w:r>
      </w:ins>
      <w:del w:id="727" w:author="Author" w:date="2023-02-17T17:54:00Z">
        <w:r w:rsidRPr="002E20A3" w:rsidDel="004F78E1">
          <w:rPr>
            <w:rStyle w:val="PageNumber"/>
            <w:rFonts w:ascii="Calibri" w:hAnsi="Calibri" w:cs="Calibri"/>
            <w:lang w:val="en-GB"/>
          </w:rPr>
          <w:delText>ACHAL</w:delText>
        </w:r>
      </w:del>
      <w:r w:rsidRPr="002E20A3">
        <w:rPr>
          <w:rStyle w:val="PageNumber"/>
          <w:rFonts w:ascii="Calibri" w:hAnsi="Calibri" w:cs="Calibri"/>
          <w:lang w:val="en-GB"/>
        </w:rPr>
        <w:t xml:space="preserve"> and H</w:t>
      </w:r>
      <w:ins w:id="728" w:author="Author" w:date="2023-02-17T17:54:00Z">
        <w:r w:rsidR="004F78E1">
          <w:rPr>
            <w:rStyle w:val="PageNumber"/>
            <w:rFonts w:ascii="Calibri" w:hAnsi="Calibri" w:cs="Calibri"/>
            <w:lang w:val="en-GB"/>
          </w:rPr>
          <w:t>erla</w:t>
        </w:r>
      </w:ins>
      <w:del w:id="729" w:author="Author" w:date="2023-02-17T17:54:00Z">
        <w:r w:rsidRPr="002E20A3" w:rsidDel="004F78E1">
          <w:rPr>
            <w:rStyle w:val="PageNumber"/>
            <w:rFonts w:ascii="Calibri" w:hAnsi="Calibri" w:cs="Calibri"/>
            <w:lang w:val="en-GB"/>
          </w:rPr>
          <w:delText>ERLA</w:delText>
        </w:r>
      </w:del>
      <w:r w:rsidRPr="002E20A3">
        <w:rPr>
          <w:rStyle w:val="PageNumber"/>
          <w:rFonts w:ascii="Calibri" w:hAnsi="Calibri" w:cs="Calibri"/>
          <w:lang w:val="en-GB"/>
        </w:rPr>
        <w:t xml:space="preserve"> swamps. Copper is also mined in L</w:t>
      </w:r>
      <w:ins w:id="730" w:author="Author" w:date="2023-02-17T17:54:00Z">
        <w:r w:rsidR="004F78E1">
          <w:rPr>
            <w:rStyle w:val="PageNumber"/>
            <w:rFonts w:ascii="Calibri" w:hAnsi="Calibri" w:cs="Calibri"/>
            <w:lang w:val="en-GB"/>
          </w:rPr>
          <w:t>ora</w:t>
        </w:r>
      </w:ins>
      <w:del w:id="731" w:author="Author" w:date="2023-02-17T17:54:00Z">
        <w:r w:rsidRPr="002E20A3" w:rsidDel="004F78E1">
          <w:rPr>
            <w:rStyle w:val="PageNumber"/>
            <w:rFonts w:ascii="Calibri" w:hAnsi="Calibri" w:cs="Calibri"/>
            <w:lang w:val="en-GB"/>
          </w:rPr>
          <w:delText>ORA</w:delText>
        </w:r>
      </w:del>
      <w:r w:rsidRPr="002E20A3">
        <w:rPr>
          <w:rStyle w:val="PageNumber"/>
          <w:rFonts w:ascii="Calibri" w:hAnsi="Calibri" w:cs="Calibri"/>
          <w:lang w:val="en-GB"/>
        </w:rPr>
        <w:t xml:space="preserve"> and being exported </w:t>
      </w:r>
      <w:del w:id="732" w:author="Author" w:date="2023-02-17T17:54:00Z">
        <w:r w:rsidRPr="002E20A3" w:rsidDel="004F78E1">
          <w:rPr>
            <w:rStyle w:val="PageNumber"/>
            <w:rFonts w:ascii="Calibri" w:hAnsi="Calibri" w:cs="Calibri"/>
            <w:lang w:val="en-GB"/>
          </w:rPr>
          <w:delText>via</w:delText>
        </w:r>
      </w:del>
      <w:ins w:id="733" w:author="Author" w:date="2023-02-17T17:54:00Z">
        <w:r w:rsidR="004F78E1">
          <w:rPr>
            <w:rStyle w:val="PageNumber"/>
            <w:rFonts w:ascii="Calibri" w:hAnsi="Calibri" w:cs="Calibri"/>
            <w:lang w:val="en-GB"/>
          </w:rPr>
          <w:t>from</w:t>
        </w:r>
      </w:ins>
      <w:r w:rsidRPr="002E20A3">
        <w:rPr>
          <w:rStyle w:val="PageNumber"/>
          <w:rFonts w:ascii="Calibri" w:hAnsi="Calibri" w:cs="Calibri"/>
          <w:lang w:val="en-GB"/>
        </w:rPr>
        <w:t xml:space="preserve"> M</w:t>
      </w:r>
      <w:ins w:id="734" w:author="Author" w:date="2023-02-17T17:54:00Z">
        <w:r w:rsidR="004F78E1">
          <w:rPr>
            <w:rStyle w:val="PageNumber"/>
            <w:rFonts w:ascii="Calibri" w:hAnsi="Calibri" w:cs="Calibri"/>
            <w:lang w:val="en-GB"/>
          </w:rPr>
          <w:t>aldosa</w:t>
        </w:r>
      </w:ins>
      <w:del w:id="735" w:author="Author" w:date="2023-02-17T17:54:00Z">
        <w:r w:rsidRPr="002E20A3" w:rsidDel="004F78E1">
          <w:rPr>
            <w:rStyle w:val="PageNumber"/>
            <w:rFonts w:ascii="Calibri" w:hAnsi="Calibri" w:cs="Calibri"/>
            <w:lang w:val="en-GB"/>
          </w:rPr>
          <w:delText>ALDOSA</w:delText>
        </w:r>
      </w:del>
      <w:r w:rsidRPr="002E20A3">
        <w:rPr>
          <w:rStyle w:val="PageNumber"/>
          <w:rFonts w:ascii="Calibri" w:hAnsi="Calibri" w:cs="Calibri"/>
          <w:lang w:val="en-GB"/>
        </w:rPr>
        <w:t xml:space="preserve">. </w:t>
      </w:r>
      <w:del w:id="736" w:author="Author" w:date="2023-02-17T17:55:00Z">
        <w:r w:rsidRPr="002E20A3" w:rsidDel="004F78E1">
          <w:rPr>
            <w:rStyle w:val="PageNumber"/>
            <w:rFonts w:ascii="Calibri" w:hAnsi="Calibri" w:cs="Calibri"/>
            <w:lang w:val="en-GB"/>
          </w:rPr>
          <w:delText>Due</w:delText>
        </w:r>
      </w:del>
      <w:ins w:id="737" w:author="Author" w:date="2023-02-17T17:55:00Z">
        <w:r w:rsidR="004F78E1">
          <w:rPr>
            <w:rStyle w:val="PageNumber"/>
            <w:rFonts w:ascii="Calibri" w:hAnsi="Calibri" w:cs="Calibri"/>
            <w:lang w:val="en-GB"/>
          </w:rPr>
          <w:t>Owing</w:t>
        </w:r>
      </w:ins>
      <w:r w:rsidRPr="002E20A3">
        <w:rPr>
          <w:rStyle w:val="PageNumber"/>
          <w:rFonts w:ascii="Calibri" w:hAnsi="Calibri" w:cs="Calibri"/>
          <w:lang w:val="en-GB"/>
        </w:rPr>
        <w:t xml:space="preserve"> to the conflict and weak infrastructure</w:t>
      </w:r>
      <w:r w:rsidRPr="002E20A3">
        <w:rPr>
          <w:rFonts w:ascii="Calibri" w:hAnsi="Calibri" w:cs="Calibri"/>
          <w:lang w:val="en-GB"/>
        </w:rPr>
        <w:t>,</w:t>
      </w:r>
      <w:r w:rsidRPr="002E20A3">
        <w:rPr>
          <w:rStyle w:val="PageNumber"/>
          <w:rFonts w:ascii="Calibri" w:hAnsi="Calibri" w:cs="Calibri"/>
          <w:lang w:val="en-GB"/>
        </w:rPr>
        <w:t xml:space="preserve"> exports</w:t>
      </w:r>
      <w:r w:rsidRPr="002E20A3">
        <w:rPr>
          <w:rFonts w:ascii="Calibri" w:hAnsi="Calibri" w:cs="Calibri"/>
          <w:lang w:val="en-GB"/>
        </w:rPr>
        <w:t xml:space="preserve">, </w:t>
      </w:r>
      <w:r w:rsidRPr="002E20A3">
        <w:rPr>
          <w:rStyle w:val="PageNumber"/>
          <w:rFonts w:ascii="Calibri" w:hAnsi="Calibri" w:cs="Calibri"/>
          <w:lang w:val="en-GB"/>
        </w:rPr>
        <w:t>however</w:t>
      </w:r>
      <w:r w:rsidRPr="002E20A3">
        <w:rPr>
          <w:rFonts w:ascii="Calibri" w:hAnsi="Calibri" w:cs="Calibri"/>
          <w:lang w:val="en-GB"/>
        </w:rPr>
        <w:t>,</w:t>
      </w:r>
      <w:r w:rsidRPr="002E20A3">
        <w:rPr>
          <w:rStyle w:val="PageNumber"/>
          <w:rFonts w:ascii="Calibri" w:hAnsi="Calibri" w:cs="Calibri"/>
          <w:lang w:val="en-GB"/>
        </w:rPr>
        <w:t xml:space="preserve"> </w:t>
      </w:r>
      <w:r w:rsidRPr="002E20A3">
        <w:rPr>
          <w:rFonts w:ascii="Calibri" w:hAnsi="Calibri" w:cs="Calibri"/>
          <w:lang w:val="en-GB"/>
        </w:rPr>
        <w:t xml:space="preserve">are </w:t>
      </w:r>
      <w:r w:rsidRPr="002E20A3">
        <w:rPr>
          <w:rStyle w:val="PageNumber"/>
          <w:rFonts w:ascii="Calibri" w:hAnsi="Calibri" w:cs="Calibri"/>
          <w:lang w:val="en-GB"/>
        </w:rPr>
        <w:t>only at about 15% of po</w:t>
      </w:r>
      <w:ins w:id="738" w:author="Author" w:date="2023-02-17T17:55:00Z">
        <w:r w:rsidR="004F78E1">
          <w:rPr>
            <w:rStyle w:val="PageNumber"/>
            <w:rFonts w:ascii="Calibri" w:hAnsi="Calibri" w:cs="Calibri"/>
            <w:lang w:val="en-GB"/>
          </w:rPr>
          <w:t>tential</w:t>
        </w:r>
      </w:ins>
      <w:del w:id="739" w:author="Author" w:date="2023-02-17T17:55:00Z">
        <w:r w:rsidRPr="002E20A3" w:rsidDel="004F78E1">
          <w:rPr>
            <w:rStyle w:val="PageNumber"/>
            <w:rFonts w:ascii="Calibri" w:hAnsi="Calibri" w:cs="Calibri"/>
            <w:lang w:val="en-GB"/>
          </w:rPr>
          <w:delText>ssible</w:delText>
        </w:r>
      </w:del>
      <w:r w:rsidRPr="002E20A3">
        <w:rPr>
          <w:rStyle w:val="PageNumber"/>
          <w:rFonts w:ascii="Calibri" w:hAnsi="Calibri" w:cs="Calibri"/>
          <w:lang w:val="en-GB"/>
        </w:rPr>
        <w:t xml:space="preserve"> capacity.</w:t>
      </w:r>
    </w:p>
    <w:p w14:paraId="4F820A8F" w14:textId="19C9D926" w:rsidR="004C3845" w:rsidRPr="002E20A3" w:rsidRDefault="004C3845" w:rsidP="00DC34BB">
      <w:pPr>
        <w:spacing w:before="240" w:after="60"/>
        <w:jc w:val="both"/>
        <w:rPr>
          <w:rFonts w:ascii="Calibri" w:hAnsi="Calibri" w:cs="Calibri"/>
          <w:lang w:val="en-GB"/>
        </w:rPr>
      </w:pPr>
      <w:r w:rsidRPr="002E20A3">
        <w:rPr>
          <w:rFonts w:ascii="Calibri" w:hAnsi="Calibri" w:cs="Calibri"/>
          <w:u w:color="FF0000"/>
          <w:lang w:val="en-GB"/>
        </w:rPr>
        <w:t>Prior to 1997</w:t>
      </w:r>
      <w:r w:rsidRPr="002E20A3">
        <w:rPr>
          <w:rStyle w:val="PageNumber"/>
          <w:rFonts w:ascii="Calibri" w:hAnsi="Calibri" w:cs="Calibri"/>
          <w:lang w:val="en-GB"/>
        </w:rPr>
        <w:t>, the mining industry was controlled by private enterprise</w:t>
      </w:r>
      <w:r w:rsidRPr="002E20A3">
        <w:rPr>
          <w:rFonts w:ascii="Calibri" w:hAnsi="Calibri" w:cs="Calibri"/>
          <w:lang w:val="en-GB"/>
        </w:rPr>
        <w:t>s</w:t>
      </w:r>
      <w:r w:rsidRPr="002E20A3">
        <w:rPr>
          <w:rStyle w:val="PageNumber"/>
          <w:rFonts w:ascii="Calibri" w:hAnsi="Calibri" w:cs="Calibri"/>
          <w:lang w:val="en-GB"/>
        </w:rPr>
        <w:t xml:space="preserve"> but since then</w:t>
      </w:r>
      <w:r w:rsidR="008A43B2" w:rsidRPr="002E20A3">
        <w:rPr>
          <w:rStyle w:val="PageNumber"/>
          <w:rFonts w:ascii="Calibri" w:hAnsi="Calibri" w:cs="Calibri"/>
          <w:lang w:val="en-GB"/>
        </w:rPr>
        <w:t>,</w:t>
      </w:r>
      <w:r w:rsidRPr="002E20A3">
        <w:rPr>
          <w:rStyle w:val="PageNumber"/>
          <w:rFonts w:ascii="Calibri" w:hAnsi="Calibri" w:cs="Calibri"/>
          <w:lang w:val="en-GB"/>
        </w:rPr>
        <w:t xml:space="preserve"> the </w:t>
      </w:r>
      <w:del w:id="740" w:author="Author" w:date="2023-02-17T17:55:00Z">
        <w:r w:rsidRPr="002E20A3" w:rsidDel="004F78E1">
          <w:rPr>
            <w:rStyle w:val="PageNumber"/>
            <w:rFonts w:ascii="Calibri" w:hAnsi="Calibri" w:cs="Calibri"/>
            <w:lang w:val="en-GB"/>
          </w:rPr>
          <w:delText>g</w:delText>
        </w:r>
      </w:del>
      <w:ins w:id="741" w:author="Author" w:date="2023-02-17T17:55:00Z">
        <w:r w:rsidR="004F78E1">
          <w:rPr>
            <w:rStyle w:val="PageNumber"/>
            <w:rFonts w:ascii="Calibri" w:hAnsi="Calibri" w:cs="Calibri"/>
            <w:lang w:val="en-GB"/>
          </w:rPr>
          <w:t>G</w:t>
        </w:r>
      </w:ins>
      <w:r w:rsidRPr="002E20A3">
        <w:rPr>
          <w:rStyle w:val="PageNumber"/>
          <w:rFonts w:ascii="Calibri" w:hAnsi="Calibri" w:cs="Calibri"/>
          <w:lang w:val="en-GB"/>
        </w:rPr>
        <w:t>overnment has progressively taken control of the industry. Illegal exploitation of natural resources and exportation by private businesses to neighbouring countries is rife and armed groups and rogue security force elements</w:t>
      </w:r>
      <w:r w:rsidRPr="002E20A3">
        <w:rPr>
          <w:rFonts w:ascii="Calibri" w:hAnsi="Calibri" w:cs="Calibri"/>
          <w:lang w:val="en-GB"/>
        </w:rPr>
        <w:t xml:space="preserve"> are</w:t>
      </w:r>
      <w:r w:rsidRPr="002E20A3">
        <w:rPr>
          <w:rStyle w:val="PageNumber"/>
          <w:rFonts w:ascii="Calibri" w:hAnsi="Calibri" w:cs="Calibri"/>
          <w:lang w:val="en-GB"/>
        </w:rPr>
        <w:t xml:space="preserve"> heavily involved.</w:t>
      </w:r>
    </w:p>
    <w:p w14:paraId="3032ED66" w14:textId="77777777" w:rsidR="008A43B2" w:rsidRPr="002E20A3" w:rsidRDefault="008A43B2" w:rsidP="004C3845">
      <w:pPr>
        <w:ind w:left="6"/>
        <w:jc w:val="both"/>
        <w:rPr>
          <w:rFonts w:ascii="Calibri" w:hAnsi="Calibri" w:cs="Calibri"/>
          <w:lang w:val="en-GB"/>
        </w:rPr>
      </w:pPr>
    </w:p>
    <w:p w14:paraId="4ADBE511" w14:textId="41927C16" w:rsidR="004C3845" w:rsidRPr="002E20A3" w:rsidRDefault="004C3845" w:rsidP="004C3845">
      <w:pPr>
        <w:ind w:left="6"/>
        <w:jc w:val="both"/>
        <w:rPr>
          <w:rFonts w:ascii="Calibri" w:hAnsi="Calibri" w:cs="Calibri"/>
          <w:lang w:val="en-GB"/>
        </w:rPr>
      </w:pPr>
      <w:r w:rsidRPr="002E20A3">
        <w:rPr>
          <w:rFonts w:ascii="Calibri" w:hAnsi="Calibri" w:cs="Calibri"/>
          <w:lang w:val="en-GB"/>
        </w:rPr>
        <w:t>Along with rare wood, timber and cotton, diamonds and copper are the main export</w:t>
      </w:r>
      <w:r w:rsidR="008A43B2" w:rsidRPr="002E20A3">
        <w:rPr>
          <w:rFonts w:ascii="Calibri" w:hAnsi="Calibri" w:cs="Calibri"/>
          <w:lang w:val="en-GB"/>
        </w:rPr>
        <w:t>s</w:t>
      </w:r>
      <w:r w:rsidRPr="002E20A3">
        <w:rPr>
          <w:rFonts w:ascii="Calibri" w:hAnsi="Calibri" w:cs="Calibri"/>
          <w:lang w:val="en-GB"/>
        </w:rPr>
        <w:t xml:space="preserve"> of C</w:t>
      </w:r>
      <w:ins w:id="742" w:author="Author" w:date="2023-02-17T17:55:00Z">
        <w:r w:rsidR="004F78E1">
          <w:rPr>
            <w:rFonts w:ascii="Calibri" w:hAnsi="Calibri" w:cs="Calibri"/>
            <w:lang w:val="en-GB"/>
          </w:rPr>
          <w:t>arana</w:t>
        </w:r>
      </w:ins>
      <w:del w:id="743" w:author="Author" w:date="2023-02-17T17:55:00Z">
        <w:r w:rsidRPr="002E20A3" w:rsidDel="004F78E1">
          <w:rPr>
            <w:rFonts w:ascii="Calibri" w:hAnsi="Calibri" w:cs="Calibri"/>
            <w:lang w:val="en-GB"/>
          </w:rPr>
          <w:delText>ARANA</w:delText>
        </w:r>
      </w:del>
      <w:r w:rsidRPr="002E20A3">
        <w:rPr>
          <w:rFonts w:ascii="Calibri" w:hAnsi="Calibri" w:cs="Calibri"/>
          <w:lang w:val="en-GB"/>
        </w:rPr>
        <w:t xml:space="preserve">. Coal is mostly used in the country for </w:t>
      </w:r>
      <w:ins w:id="744" w:author="Author" w:date="2023-02-17T17:55:00Z">
        <w:r w:rsidR="004F78E1">
          <w:rPr>
            <w:rFonts w:ascii="Calibri" w:hAnsi="Calibri" w:cs="Calibri"/>
            <w:lang w:val="en-GB"/>
          </w:rPr>
          <w:t xml:space="preserve">the </w:t>
        </w:r>
      </w:ins>
      <w:r w:rsidRPr="002E20A3">
        <w:rPr>
          <w:rFonts w:ascii="Calibri" w:hAnsi="Calibri" w:cs="Calibri"/>
          <w:lang w:val="en-GB"/>
        </w:rPr>
        <w:t>production of electricity.</w:t>
      </w:r>
    </w:p>
    <w:p w14:paraId="620540E3" w14:textId="77777777" w:rsidR="004F78E1" w:rsidRDefault="004F78E1" w:rsidP="004F78E1">
      <w:pPr>
        <w:pStyle w:val="Header"/>
        <w:rPr>
          <w:ins w:id="745" w:author="Author" w:date="2023-02-17T17:56:00Z"/>
          <w:rFonts w:cstheme="minorHAnsi"/>
          <w:b/>
          <w:bCs/>
          <w:sz w:val="24"/>
          <w:lang w:val="en-GB"/>
        </w:rPr>
      </w:pPr>
      <w:moveToRangeStart w:id="746" w:author="Author" w:date="2023-02-17T17:56:00Z" w:name="move127548997"/>
      <w:moveTo w:id="747" w:author="Author" w:date="2023-02-17T17:56:00Z">
        <w:r w:rsidRPr="004F78E1">
          <w:rPr>
            <w:rFonts w:cstheme="minorHAnsi"/>
            <w:sz w:val="24"/>
            <w:lang w:val="en-GB"/>
            <w:rPrChange w:id="748" w:author="Author" w:date="2023-02-17T17:56:00Z">
              <w:rPr>
                <w:rFonts w:cstheme="minorHAnsi"/>
                <w:b/>
                <w:bCs/>
                <w:sz w:val="24"/>
                <w:lang w:val="en-GB"/>
              </w:rPr>
            </w:rPrChange>
          </w:rPr>
          <w:t>Figure 3</w:t>
        </w:r>
        <w:del w:id="749" w:author="Author" w:date="2023-02-17T17:56:00Z">
          <w:r w:rsidRPr="002E20A3" w:rsidDel="004F78E1">
            <w:rPr>
              <w:rFonts w:cstheme="minorHAnsi"/>
              <w:b/>
              <w:bCs/>
              <w:sz w:val="24"/>
              <w:lang w:val="en-GB"/>
            </w:rPr>
            <w:delText xml:space="preserve"> – </w:delText>
          </w:r>
        </w:del>
      </w:moveTo>
    </w:p>
    <w:p w14:paraId="1D318840" w14:textId="7DB1EEDA" w:rsidR="004F78E1" w:rsidRPr="002E20A3" w:rsidRDefault="004F78E1" w:rsidP="004F78E1">
      <w:pPr>
        <w:pStyle w:val="Header"/>
        <w:rPr>
          <w:moveTo w:id="750" w:author="Author" w:date="2023-02-17T17:56:00Z"/>
          <w:rFonts w:cstheme="minorHAnsi"/>
          <w:b/>
          <w:bCs/>
          <w:sz w:val="24"/>
          <w:lang w:val="en-GB"/>
        </w:rPr>
      </w:pPr>
      <w:moveTo w:id="751" w:author="Author" w:date="2023-02-17T17:56:00Z">
        <w:del w:id="752" w:author="Author" w:date="2023-02-17T17:56:00Z">
          <w:r w:rsidRPr="002E20A3" w:rsidDel="004F78E1">
            <w:rPr>
              <w:rFonts w:cstheme="minorHAnsi"/>
              <w:b/>
              <w:bCs/>
              <w:sz w:val="24"/>
              <w:lang w:val="en-GB"/>
            </w:rPr>
            <w:delText>CARANA</w:delText>
          </w:r>
        </w:del>
        <w:r w:rsidRPr="002E20A3">
          <w:rPr>
            <w:rFonts w:cstheme="minorHAnsi"/>
            <w:b/>
            <w:bCs/>
            <w:sz w:val="24"/>
            <w:lang w:val="en-GB"/>
          </w:rPr>
          <w:t xml:space="preserve"> </w:t>
        </w:r>
        <w:del w:id="753" w:author="Author" w:date="2023-02-17T17:56:00Z">
          <w:r w:rsidRPr="002E20A3" w:rsidDel="004F78E1">
            <w:rPr>
              <w:rFonts w:cstheme="minorHAnsi"/>
              <w:b/>
              <w:bCs/>
              <w:sz w:val="24"/>
              <w:lang w:val="en-GB"/>
            </w:rPr>
            <w:delText>N</w:delText>
          </w:r>
        </w:del>
      </w:moveTo>
      <w:ins w:id="754" w:author="Author" w:date="2023-02-17T17:56:00Z">
        <w:r>
          <w:rPr>
            <w:rFonts w:cstheme="minorHAnsi"/>
            <w:b/>
            <w:bCs/>
            <w:sz w:val="24"/>
            <w:lang w:val="en-GB"/>
          </w:rPr>
          <w:t>N</w:t>
        </w:r>
      </w:ins>
      <w:moveTo w:id="755" w:author="Author" w:date="2023-02-17T17:56:00Z">
        <w:r w:rsidRPr="002E20A3">
          <w:rPr>
            <w:rFonts w:cstheme="minorHAnsi"/>
            <w:b/>
            <w:bCs/>
            <w:sz w:val="24"/>
            <w:lang w:val="en-GB"/>
          </w:rPr>
          <w:t xml:space="preserve">atural </w:t>
        </w:r>
        <w:del w:id="756" w:author="Author" w:date="2023-02-17T17:56:00Z">
          <w:r w:rsidRPr="002E20A3" w:rsidDel="004F78E1">
            <w:rPr>
              <w:rFonts w:cstheme="minorHAnsi"/>
              <w:b/>
              <w:bCs/>
              <w:sz w:val="24"/>
              <w:lang w:val="en-GB"/>
            </w:rPr>
            <w:delText>R</w:delText>
          </w:r>
        </w:del>
      </w:moveTo>
      <w:ins w:id="757" w:author="Author" w:date="2023-02-17T17:56:00Z">
        <w:r>
          <w:rPr>
            <w:rFonts w:cstheme="minorHAnsi"/>
            <w:b/>
            <w:bCs/>
            <w:sz w:val="24"/>
            <w:lang w:val="en-GB"/>
          </w:rPr>
          <w:t>r</w:t>
        </w:r>
      </w:ins>
      <w:moveTo w:id="758" w:author="Author" w:date="2023-02-17T17:56:00Z">
        <w:r w:rsidRPr="002E20A3">
          <w:rPr>
            <w:rFonts w:cstheme="minorHAnsi"/>
            <w:b/>
            <w:bCs/>
            <w:sz w:val="24"/>
            <w:lang w:val="en-GB"/>
          </w:rPr>
          <w:t>esour</w:t>
        </w:r>
        <w:r>
          <w:rPr>
            <w:rFonts w:cstheme="minorHAnsi"/>
            <w:b/>
            <w:bCs/>
            <w:sz w:val="24"/>
            <w:lang w:val="en-GB"/>
          </w:rPr>
          <w:t>c</w:t>
        </w:r>
        <w:r w:rsidRPr="002E20A3">
          <w:rPr>
            <w:rFonts w:cstheme="minorHAnsi"/>
            <w:b/>
            <w:bCs/>
            <w:sz w:val="24"/>
            <w:lang w:val="en-GB"/>
          </w:rPr>
          <w:t>es</w:t>
        </w:r>
      </w:moveTo>
    </w:p>
    <w:moveToRangeEnd w:id="746"/>
    <w:p w14:paraId="70EFA433" w14:textId="77777777" w:rsidR="004C3845" w:rsidRPr="002E20A3" w:rsidRDefault="004C3845" w:rsidP="004C3845">
      <w:pPr>
        <w:pStyle w:val="Header"/>
        <w:jc w:val="both"/>
        <w:rPr>
          <w:rFonts w:ascii="Calibri" w:hAnsi="Calibri" w:cs="Calibri"/>
          <w:b/>
          <w:bCs/>
          <w:sz w:val="24"/>
          <w:szCs w:val="24"/>
          <w:lang w:val="en-GB"/>
        </w:rPr>
      </w:pPr>
    </w:p>
    <w:p w14:paraId="347B2F5D" w14:textId="77777777" w:rsidR="004C3845" w:rsidRPr="002E20A3" w:rsidRDefault="004C3845" w:rsidP="004C3845">
      <w:pPr>
        <w:pStyle w:val="Header"/>
        <w:jc w:val="both"/>
        <w:rPr>
          <w:rFonts w:ascii="Calibri" w:hAnsi="Calibri" w:cs="Calibri"/>
          <w:b/>
          <w:bCs/>
          <w:sz w:val="24"/>
          <w:szCs w:val="24"/>
          <w:lang w:val="en-GB"/>
        </w:rPr>
      </w:pPr>
      <w:r w:rsidRPr="002E20A3">
        <w:rPr>
          <w:rFonts w:cstheme="minorHAnsi"/>
          <w:noProof/>
          <w:lang w:val="en-GB" w:eastAsia="en-GB"/>
        </w:rPr>
        <w:drawing>
          <wp:inline distT="0" distB="0" distL="0" distR="0" wp14:anchorId="2EB06DB3" wp14:editId="416D40C5">
            <wp:extent cx="5076967" cy="3807725"/>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urces.jpg"/>
                    <pic:cNvPicPr/>
                  </pic:nvPicPr>
                  <pic:blipFill>
                    <a:blip r:embed="rId25">
                      <a:extLst>
                        <a:ext uri="{28A0092B-C50C-407E-A947-70E740481C1C}">
                          <a14:useLocalDpi xmlns:a14="http://schemas.microsoft.com/office/drawing/2010/main" val="0"/>
                        </a:ext>
                      </a:extLst>
                    </a:blip>
                    <a:stretch>
                      <a:fillRect/>
                    </a:stretch>
                  </pic:blipFill>
                  <pic:spPr>
                    <a:xfrm>
                      <a:off x="0" y="0"/>
                      <a:ext cx="5104820" cy="3828614"/>
                    </a:xfrm>
                    <a:prstGeom prst="rect">
                      <a:avLst/>
                    </a:prstGeom>
                  </pic:spPr>
                </pic:pic>
              </a:graphicData>
            </a:graphic>
          </wp:inline>
        </w:drawing>
      </w:r>
    </w:p>
    <w:p w14:paraId="74D4DFEB" w14:textId="7C141786" w:rsidR="004C3845" w:rsidRPr="002E20A3" w:rsidDel="004F78E1" w:rsidRDefault="004C3845" w:rsidP="00DC34BB">
      <w:pPr>
        <w:pStyle w:val="Header"/>
        <w:rPr>
          <w:moveFrom w:id="759" w:author="Author" w:date="2023-02-17T17:56:00Z"/>
          <w:rFonts w:cstheme="minorHAnsi"/>
          <w:b/>
          <w:bCs/>
          <w:sz w:val="24"/>
          <w:lang w:val="en-GB"/>
        </w:rPr>
      </w:pPr>
      <w:moveFromRangeStart w:id="760" w:author="Author" w:date="2023-02-17T17:56:00Z" w:name="move127548997"/>
      <w:moveFrom w:id="761" w:author="Author" w:date="2023-02-17T17:56:00Z">
        <w:r w:rsidRPr="002E20A3" w:rsidDel="004F78E1">
          <w:rPr>
            <w:rFonts w:cstheme="minorHAnsi"/>
            <w:b/>
            <w:bCs/>
            <w:sz w:val="24"/>
            <w:lang w:val="en-GB"/>
          </w:rPr>
          <w:t>Figure 3 – CARANA Natural Re</w:t>
        </w:r>
        <w:r w:rsidR="00AA68AE" w:rsidRPr="002E20A3" w:rsidDel="004F78E1">
          <w:rPr>
            <w:rFonts w:cstheme="minorHAnsi"/>
            <w:b/>
            <w:bCs/>
            <w:sz w:val="24"/>
            <w:lang w:val="en-GB"/>
          </w:rPr>
          <w:t>s</w:t>
        </w:r>
        <w:r w:rsidRPr="002E20A3" w:rsidDel="004F78E1">
          <w:rPr>
            <w:rFonts w:cstheme="minorHAnsi"/>
            <w:b/>
            <w:bCs/>
            <w:sz w:val="24"/>
            <w:lang w:val="en-GB"/>
          </w:rPr>
          <w:t>our</w:t>
        </w:r>
        <w:r w:rsidR="00283EAD" w:rsidDel="004F78E1">
          <w:rPr>
            <w:rFonts w:cstheme="minorHAnsi"/>
            <w:b/>
            <w:bCs/>
            <w:sz w:val="24"/>
            <w:lang w:val="en-GB"/>
          </w:rPr>
          <w:t>c</w:t>
        </w:r>
        <w:r w:rsidRPr="002E20A3" w:rsidDel="004F78E1">
          <w:rPr>
            <w:rFonts w:cstheme="minorHAnsi"/>
            <w:b/>
            <w:bCs/>
            <w:sz w:val="24"/>
            <w:lang w:val="en-GB"/>
          </w:rPr>
          <w:t>es</w:t>
        </w:r>
      </w:moveFrom>
    </w:p>
    <w:moveFromRangeEnd w:id="760"/>
    <w:p w14:paraId="259F321C" w14:textId="77777777" w:rsidR="004C3845" w:rsidRPr="002E20A3" w:rsidRDefault="004C3845" w:rsidP="004C3845">
      <w:pPr>
        <w:pStyle w:val="Header"/>
        <w:jc w:val="both"/>
        <w:rPr>
          <w:rFonts w:ascii="Calibri" w:hAnsi="Calibri" w:cs="Calibri"/>
          <w:b/>
          <w:bCs/>
          <w:sz w:val="24"/>
          <w:szCs w:val="24"/>
          <w:lang w:val="en-GB"/>
        </w:rPr>
      </w:pPr>
    </w:p>
    <w:p w14:paraId="675219D6"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Agriculture</w:t>
      </w:r>
    </w:p>
    <w:p w14:paraId="53B61363" w14:textId="759A04FD" w:rsidR="004C3845" w:rsidRPr="002E20A3" w:rsidRDefault="004C3845" w:rsidP="004C3845">
      <w:pPr>
        <w:jc w:val="both"/>
        <w:rPr>
          <w:rFonts w:ascii="Calibri" w:hAnsi="Calibri" w:cs="Calibri"/>
          <w:lang w:val="en-GB"/>
        </w:rPr>
      </w:pPr>
      <w:del w:id="762" w:author="Author" w:date="2023-02-17T17:58:00Z">
        <w:r w:rsidRPr="002E20A3" w:rsidDel="004F78E1">
          <w:rPr>
            <w:rFonts w:ascii="Calibri" w:hAnsi="Calibri" w:cs="Calibri"/>
            <w:lang w:val="en-GB"/>
          </w:rPr>
          <w:delText xml:space="preserve">Providing 27% of </w:delText>
        </w:r>
      </w:del>
      <w:del w:id="763" w:author="Author" w:date="2023-02-17T17:57:00Z">
        <w:r w:rsidRPr="002E20A3" w:rsidDel="004F78E1">
          <w:rPr>
            <w:rFonts w:ascii="Calibri" w:hAnsi="Calibri" w:cs="Calibri"/>
            <w:lang w:val="en-GB"/>
          </w:rPr>
          <w:delText xml:space="preserve">the </w:delText>
        </w:r>
      </w:del>
      <w:del w:id="764" w:author="Author" w:date="2023-02-17T17:58:00Z">
        <w:r w:rsidRPr="002E20A3" w:rsidDel="004F78E1">
          <w:rPr>
            <w:rFonts w:ascii="Calibri" w:hAnsi="Calibri" w:cs="Calibri"/>
            <w:lang w:val="en-GB"/>
          </w:rPr>
          <w:delText>GDP and roughly 50% of the labour force</w:delText>
        </w:r>
      </w:del>
      <w:del w:id="765" w:author="Author" w:date="2023-02-17T17:57:00Z">
        <w:r w:rsidRPr="002E20A3" w:rsidDel="004F78E1">
          <w:rPr>
            <w:rFonts w:ascii="Calibri" w:hAnsi="Calibri" w:cs="Calibri"/>
            <w:lang w:val="en-GB"/>
          </w:rPr>
          <w:delText xml:space="preserve"> employed</w:delText>
        </w:r>
      </w:del>
      <w:del w:id="766" w:author="Author" w:date="2023-02-17T17:58:00Z">
        <w:r w:rsidRPr="002E20A3" w:rsidDel="004F78E1">
          <w:rPr>
            <w:rFonts w:ascii="Calibri" w:hAnsi="Calibri" w:cs="Calibri"/>
            <w:lang w:val="en-GB"/>
          </w:rPr>
          <w:delText>, a</w:delText>
        </w:r>
      </w:del>
      <w:ins w:id="767" w:author="Author" w:date="2023-02-17T17:58:00Z">
        <w:r w:rsidR="004F78E1">
          <w:rPr>
            <w:rFonts w:ascii="Calibri" w:hAnsi="Calibri" w:cs="Calibri"/>
            <w:lang w:val="en-GB"/>
          </w:rPr>
          <w:t>A</w:t>
        </w:r>
      </w:ins>
      <w:r w:rsidRPr="002E20A3">
        <w:rPr>
          <w:rStyle w:val="PageNumber"/>
          <w:rFonts w:ascii="Calibri" w:hAnsi="Calibri" w:cs="Calibri"/>
          <w:lang w:val="en-GB"/>
        </w:rPr>
        <w:t>griculture is a relatively large sector in the economy of C</w:t>
      </w:r>
      <w:ins w:id="768" w:author="Author" w:date="2023-02-17T17:57:00Z">
        <w:r w:rsidR="004F78E1">
          <w:rPr>
            <w:rStyle w:val="PageNumber"/>
            <w:rFonts w:ascii="Calibri" w:hAnsi="Calibri" w:cs="Calibri"/>
            <w:lang w:val="en-GB"/>
          </w:rPr>
          <w:t>arana</w:t>
        </w:r>
      </w:ins>
      <w:ins w:id="769" w:author="Author" w:date="2023-02-17T17:58:00Z">
        <w:r w:rsidR="004F78E1">
          <w:rPr>
            <w:rStyle w:val="PageNumber"/>
            <w:rFonts w:ascii="Calibri" w:hAnsi="Calibri" w:cs="Calibri"/>
            <w:lang w:val="en-GB"/>
          </w:rPr>
          <w:t>, p</w:t>
        </w:r>
        <w:r w:rsidR="004F78E1" w:rsidRPr="002E20A3">
          <w:rPr>
            <w:rFonts w:ascii="Calibri" w:hAnsi="Calibri" w:cs="Calibri"/>
            <w:lang w:val="en-GB"/>
          </w:rPr>
          <w:t>roviding 27% of GDP and roughly 50% of the labour force</w:t>
        </w:r>
        <w:r w:rsidR="004F78E1" w:rsidRPr="002E20A3" w:rsidDel="004F78E1">
          <w:rPr>
            <w:rStyle w:val="PageNumber"/>
            <w:rFonts w:ascii="Calibri" w:hAnsi="Calibri" w:cs="Calibri"/>
            <w:lang w:val="en-GB"/>
          </w:rPr>
          <w:t xml:space="preserve"> </w:t>
        </w:r>
      </w:ins>
      <w:del w:id="770" w:author="Author" w:date="2023-02-17T17:57:00Z">
        <w:r w:rsidRPr="002E20A3" w:rsidDel="004F78E1">
          <w:rPr>
            <w:rStyle w:val="PageNumber"/>
            <w:rFonts w:ascii="Calibri" w:hAnsi="Calibri" w:cs="Calibri"/>
            <w:lang w:val="en-GB"/>
          </w:rPr>
          <w:delText>ARANA</w:delText>
        </w:r>
      </w:del>
      <w:r w:rsidRPr="002E20A3">
        <w:rPr>
          <w:rStyle w:val="PageNumber"/>
          <w:rFonts w:ascii="Calibri" w:hAnsi="Calibri" w:cs="Calibri"/>
          <w:lang w:val="en-GB"/>
        </w:rPr>
        <w:t xml:space="preserve">. The </w:t>
      </w:r>
      <w:del w:id="771" w:author="Author" w:date="2023-02-17T17:58:00Z">
        <w:r w:rsidRPr="002E20A3" w:rsidDel="004F78E1">
          <w:rPr>
            <w:rStyle w:val="PageNumber"/>
            <w:rFonts w:ascii="Calibri" w:hAnsi="Calibri" w:cs="Calibri"/>
            <w:lang w:val="en-GB"/>
          </w:rPr>
          <w:delText>N</w:delText>
        </w:r>
      </w:del>
      <w:ins w:id="772" w:author="Author" w:date="2023-02-17T17:58:00Z">
        <w:r w:rsidR="004F78E1">
          <w:rPr>
            <w:rStyle w:val="PageNumber"/>
            <w:rFonts w:ascii="Calibri" w:hAnsi="Calibri" w:cs="Calibri"/>
            <w:lang w:val="en-GB"/>
          </w:rPr>
          <w:t>n</w:t>
        </w:r>
      </w:ins>
      <w:r w:rsidRPr="002E20A3">
        <w:rPr>
          <w:rStyle w:val="PageNumber"/>
          <w:rFonts w:ascii="Calibri" w:hAnsi="Calibri" w:cs="Calibri"/>
          <w:lang w:val="en-GB"/>
        </w:rPr>
        <w:t>orth</w:t>
      </w:r>
      <w:ins w:id="773" w:author="Author" w:date="2023-02-17T17:58:00Z">
        <w:r w:rsidR="004F78E1">
          <w:rPr>
            <w:rStyle w:val="PageNumber"/>
            <w:rFonts w:ascii="Calibri" w:hAnsi="Calibri" w:cs="Calibri"/>
            <w:lang w:val="en-GB"/>
          </w:rPr>
          <w:t>-</w:t>
        </w:r>
      </w:ins>
      <w:r w:rsidRPr="002E20A3">
        <w:rPr>
          <w:rStyle w:val="PageNumber"/>
          <w:rFonts w:ascii="Calibri" w:hAnsi="Calibri" w:cs="Calibri"/>
          <w:lang w:val="en-GB"/>
        </w:rPr>
        <w:t xml:space="preserve">east and </w:t>
      </w:r>
      <w:del w:id="774" w:author="Author" w:date="2023-02-17T17:58:00Z">
        <w:r w:rsidRPr="002E20A3" w:rsidDel="004F78E1">
          <w:rPr>
            <w:rStyle w:val="PageNumber"/>
            <w:rFonts w:ascii="Calibri" w:hAnsi="Calibri" w:cs="Calibri"/>
            <w:lang w:val="en-GB"/>
          </w:rPr>
          <w:delText>C</w:delText>
        </w:r>
      </w:del>
      <w:ins w:id="775" w:author="Author" w:date="2023-02-17T17:58:00Z">
        <w:r w:rsidR="004F78E1">
          <w:rPr>
            <w:rStyle w:val="PageNumber"/>
            <w:rFonts w:ascii="Calibri" w:hAnsi="Calibri" w:cs="Calibri"/>
            <w:lang w:val="en-GB"/>
          </w:rPr>
          <w:t>c</w:t>
        </w:r>
      </w:ins>
      <w:r w:rsidRPr="002E20A3">
        <w:rPr>
          <w:rStyle w:val="PageNumber"/>
          <w:rFonts w:ascii="Calibri" w:hAnsi="Calibri" w:cs="Calibri"/>
          <w:lang w:val="en-GB"/>
        </w:rPr>
        <w:t xml:space="preserve">entral </w:t>
      </w:r>
      <w:del w:id="776" w:author="Author" w:date="2023-02-17T17:58:00Z">
        <w:r w:rsidRPr="002E20A3" w:rsidDel="004F78E1">
          <w:rPr>
            <w:rStyle w:val="PageNumber"/>
            <w:rFonts w:ascii="Calibri" w:hAnsi="Calibri" w:cs="Calibri"/>
            <w:lang w:val="en-GB"/>
          </w:rPr>
          <w:delText>R</w:delText>
        </w:r>
      </w:del>
      <w:ins w:id="777" w:author="Author" w:date="2023-02-17T17:58:00Z">
        <w:r w:rsidR="004F78E1">
          <w:rPr>
            <w:rStyle w:val="PageNumber"/>
            <w:rFonts w:ascii="Calibri" w:hAnsi="Calibri" w:cs="Calibri"/>
            <w:lang w:val="en-GB"/>
          </w:rPr>
          <w:t>r</w:t>
        </w:r>
      </w:ins>
      <w:r w:rsidRPr="002E20A3">
        <w:rPr>
          <w:rStyle w:val="PageNumber"/>
          <w:rFonts w:ascii="Calibri" w:hAnsi="Calibri" w:cs="Calibri"/>
          <w:lang w:val="en-GB"/>
        </w:rPr>
        <w:t>egion</w:t>
      </w:r>
      <w:ins w:id="778" w:author="Author" w:date="2023-02-17T17:58:00Z">
        <w:r w:rsidR="004F78E1">
          <w:rPr>
            <w:rStyle w:val="PageNumber"/>
            <w:rFonts w:ascii="Calibri" w:hAnsi="Calibri" w:cs="Calibri"/>
            <w:lang w:val="en-GB"/>
          </w:rPr>
          <w:t>s</w:t>
        </w:r>
      </w:ins>
      <w:r w:rsidRPr="002E20A3">
        <w:rPr>
          <w:rStyle w:val="PageNumber"/>
          <w:rFonts w:ascii="Calibri" w:hAnsi="Calibri" w:cs="Calibri"/>
          <w:lang w:val="en-GB"/>
        </w:rPr>
        <w:t xml:space="preserve"> of C</w:t>
      </w:r>
      <w:ins w:id="779" w:author="Author" w:date="2023-02-17T17:58:00Z">
        <w:r w:rsidR="004F78E1">
          <w:rPr>
            <w:rStyle w:val="PageNumber"/>
            <w:rFonts w:ascii="Calibri" w:hAnsi="Calibri" w:cs="Calibri"/>
            <w:lang w:val="en-GB"/>
          </w:rPr>
          <w:t>arana</w:t>
        </w:r>
      </w:ins>
      <w:del w:id="780" w:author="Author" w:date="2023-02-17T17:58:00Z">
        <w:r w:rsidRPr="002E20A3" w:rsidDel="004F78E1">
          <w:rPr>
            <w:rStyle w:val="PageNumber"/>
            <w:rFonts w:ascii="Calibri" w:hAnsi="Calibri" w:cs="Calibri"/>
            <w:lang w:val="en-GB"/>
          </w:rPr>
          <w:delText>ARANA</w:delText>
        </w:r>
      </w:del>
      <w:r w:rsidRPr="002E20A3">
        <w:rPr>
          <w:rStyle w:val="PageNumber"/>
          <w:rFonts w:ascii="Calibri" w:hAnsi="Calibri" w:cs="Calibri"/>
          <w:lang w:val="en-GB"/>
        </w:rPr>
        <w:t xml:space="preserve"> produce</w:t>
      </w:r>
      <w:r w:rsidRPr="002E20A3">
        <w:rPr>
          <w:rFonts w:ascii="Calibri" w:hAnsi="Calibri" w:cs="Calibri"/>
          <w:lang w:val="en-GB"/>
        </w:rPr>
        <w:t xml:space="preserve"> </w:t>
      </w:r>
      <w:r w:rsidRPr="002E20A3">
        <w:rPr>
          <w:rStyle w:val="PageNumber"/>
          <w:rFonts w:ascii="Calibri" w:hAnsi="Calibri" w:cs="Calibri"/>
          <w:lang w:val="en-GB"/>
        </w:rPr>
        <w:t>large quantities of agricultur</w:t>
      </w:r>
      <w:r w:rsidRPr="002E20A3">
        <w:rPr>
          <w:rFonts w:ascii="Calibri" w:hAnsi="Calibri" w:cs="Calibri"/>
          <w:lang w:val="en-GB"/>
        </w:rPr>
        <w:t>al produc</w:t>
      </w:r>
      <w:r w:rsidR="00600F31" w:rsidRPr="002E20A3">
        <w:rPr>
          <w:rFonts w:ascii="Calibri" w:hAnsi="Calibri" w:cs="Calibri"/>
          <w:lang w:val="en-GB"/>
        </w:rPr>
        <w:t>ts</w:t>
      </w:r>
      <w:r w:rsidRPr="002E20A3">
        <w:rPr>
          <w:rStyle w:val="PageNumber"/>
          <w:rFonts w:ascii="Calibri" w:hAnsi="Calibri" w:cs="Calibri"/>
          <w:lang w:val="en-GB"/>
        </w:rPr>
        <w:t xml:space="preserve"> that not only feed the people of C</w:t>
      </w:r>
      <w:ins w:id="781" w:author="Author" w:date="2023-02-17T17:58:00Z">
        <w:r w:rsidR="004F78E1">
          <w:rPr>
            <w:rStyle w:val="PageNumber"/>
            <w:rFonts w:ascii="Calibri" w:hAnsi="Calibri" w:cs="Calibri"/>
            <w:lang w:val="en-GB"/>
          </w:rPr>
          <w:t>arana</w:t>
        </w:r>
      </w:ins>
      <w:del w:id="782" w:author="Author" w:date="2023-02-17T17:58:00Z">
        <w:r w:rsidRPr="002E20A3" w:rsidDel="004F78E1">
          <w:rPr>
            <w:rStyle w:val="PageNumber"/>
            <w:rFonts w:ascii="Calibri" w:hAnsi="Calibri" w:cs="Calibri"/>
            <w:lang w:val="en-GB"/>
          </w:rPr>
          <w:delText>ARANA</w:delText>
        </w:r>
      </w:del>
      <w:r w:rsidRPr="002E20A3">
        <w:rPr>
          <w:rStyle w:val="PageNumber"/>
          <w:rFonts w:ascii="Calibri" w:hAnsi="Calibri" w:cs="Calibri"/>
          <w:lang w:val="en-GB"/>
        </w:rPr>
        <w:t xml:space="preserve">, but </w:t>
      </w:r>
      <w:r w:rsidRPr="002E20A3">
        <w:rPr>
          <w:rFonts w:ascii="Calibri" w:hAnsi="Calibri" w:cs="Calibri"/>
          <w:lang w:val="en-GB"/>
        </w:rPr>
        <w:t xml:space="preserve">are </w:t>
      </w:r>
      <w:r w:rsidRPr="002E20A3">
        <w:rPr>
          <w:rStyle w:val="PageNumber"/>
          <w:rFonts w:ascii="Calibri" w:hAnsi="Calibri" w:cs="Calibri"/>
          <w:lang w:val="en-GB"/>
        </w:rPr>
        <w:t xml:space="preserve">also used for export. The soil is </w:t>
      </w:r>
      <w:r w:rsidRPr="002E20A3">
        <w:rPr>
          <w:rFonts w:ascii="Calibri" w:hAnsi="Calibri" w:cs="Calibri"/>
          <w:lang w:val="en-GB"/>
        </w:rPr>
        <w:t>fertili</w:t>
      </w:r>
      <w:ins w:id="783" w:author="Author" w:date="2023-02-17T17:58:00Z">
        <w:r w:rsidR="004F78E1">
          <w:rPr>
            <w:rFonts w:ascii="Calibri" w:hAnsi="Calibri" w:cs="Calibri"/>
            <w:lang w:val="en-GB"/>
          </w:rPr>
          <w:t>zed</w:t>
        </w:r>
      </w:ins>
      <w:del w:id="784" w:author="Author" w:date="2023-02-17T17:58:00Z">
        <w:r w:rsidRPr="002E20A3" w:rsidDel="004F78E1">
          <w:rPr>
            <w:rFonts w:ascii="Calibri" w:hAnsi="Calibri" w:cs="Calibri"/>
            <w:lang w:val="en-GB"/>
          </w:rPr>
          <w:delText>sed</w:delText>
        </w:r>
      </w:del>
      <w:r w:rsidRPr="002E20A3">
        <w:rPr>
          <w:rStyle w:val="PageNumber"/>
          <w:rFonts w:ascii="Calibri" w:hAnsi="Calibri" w:cs="Calibri"/>
          <w:lang w:val="en-GB"/>
        </w:rPr>
        <w:t xml:space="preserve"> by using the “slash-and-burn” technique</w:t>
      </w:r>
      <w:r w:rsidRPr="002E20A3">
        <w:rPr>
          <w:rFonts w:ascii="Calibri" w:hAnsi="Calibri" w:cs="Calibri"/>
          <w:lang w:val="en-GB"/>
        </w:rPr>
        <w:t xml:space="preserve"> </w:t>
      </w:r>
      <w:r w:rsidRPr="002E20A3">
        <w:rPr>
          <w:rStyle w:val="PageNumber"/>
          <w:rFonts w:ascii="Calibri" w:hAnsi="Calibri" w:cs="Calibri"/>
          <w:lang w:val="en-GB"/>
        </w:rPr>
        <w:t xml:space="preserve">on a </w:t>
      </w:r>
      <w:r w:rsidRPr="002E20A3">
        <w:rPr>
          <w:rFonts w:ascii="Calibri" w:hAnsi="Calibri" w:cs="Calibri"/>
          <w:lang w:val="en-GB"/>
        </w:rPr>
        <w:t xml:space="preserve">large </w:t>
      </w:r>
      <w:r w:rsidRPr="002E20A3">
        <w:rPr>
          <w:rStyle w:val="PageNumber"/>
          <w:rFonts w:ascii="Calibri" w:hAnsi="Calibri" w:cs="Calibri"/>
          <w:lang w:val="en-GB"/>
        </w:rPr>
        <w:t xml:space="preserve">scale. </w:t>
      </w:r>
      <w:ins w:id="785" w:author="Author" w:date="2023-02-17T17:58:00Z">
        <w:r w:rsidR="004F78E1">
          <w:rPr>
            <w:rStyle w:val="PageNumber"/>
            <w:rFonts w:ascii="Calibri" w:hAnsi="Calibri" w:cs="Calibri"/>
            <w:lang w:val="en-GB"/>
          </w:rPr>
          <w:t xml:space="preserve">The agricultural </w:t>
        </w:r>
      </w:ins>
      <w:del w:id="786" w:author="Author" w:date="2023-02-17T17:58:00Z">
        <w:r w:rsidRPr="002E20A3" w:rsidDel="004F78E1">
          <w:rPr>
            <w:rStyle w:val="PageNumber"/>
            <w:rFonts w:ascii="Calibri" w:hAnsi="Calibri" w:cs="Calibri"/>
            <w:lang w:val="en-GB"/>
          </w:rPr>
          <w:delText>P</w:delText>
        </w:r>
      </w:del>
      <w:ins w:id="787" w:author="Author" w:date="2023-02-17T17:58:00Z">
        <w:r w:rsidR="004F78E1">
          <w:rPr>
            <w:rStyle w:val="PageNumber"/>
            <w:rFonts w:ascii="Calibri" w:hAnsi="Calibri" w:cs="Calibri"/>
            <w:lang w:val="en-GB"/>
          </w:rPr>
          <w:t>p</w:t>
        </w:r>
      </w:ins>
      <w:r w:rsidRPr="002E20A3">
        <w:rPr>
          <w:rStyle w:val="PageNumber"/>
          <w:rFonts w:ascii="Calibri" w:hAnsi="Calibri" w:cs="Calibri"/>
          <w:lang w:val="en-GB"/>
        </w:rPr>
        <w:t xml:space="preserve">roducts are fruits, corn, grain </w:t>
      </w:r>
      <w:ins w:id="788" w:author="Author" w:date="2023-02-17T17:59:00Z">
        <w:r w:rsidR="004F78E1">
          <w:rPr>
            <w:rStyle w:val="PageNumber"/>
            <w:rFonts w:ascii="Calibri" w:hAnsi="Calibri" w:cs="Calibri"/>
            <w:lang w:val="en-GB"/>
          </w:rPr>
          <w:t>(</w:t>
        </w:r>
      </w:ins>
      <w:r w:rsidRPr="002E20A3">
        <w:rPr>
          <w:rStyle w:val="PageNumber"/>
          <w:rFonts w:ascii="Calibri" w:hAnsi="Calibri" w:cs="Calibri"/>
          <w:lang w:val="en-GB"/>
        </w:rPr>
        <w:t>sesame seed</w:t>
      </w:r>
      <w:ins w:id="789" w:author="Author" w:date="2023-02-17T17:59:00Z">
        <w:r w:rsidR="004F78E1">
          <w:rPr>
            <w:rStyle w:val="PageNumber"/>
            <w:rFonts w:ascii="Calibri" w:hAnsi="Calibri" w:cs="Calibri"/>
            <w:lang w:val="en-GB"/>
          </w:rPr>
          <w:t>)</w:t>
        </w:r>
      </w:ins>
      <w:r w:rsidRPr="002E20A3">
        <w:rPr>
          <w:rStyle w:val="PageNumber"/>
          <w:rFonts w:ascii="Calibri" w:hAnsi="Calibri" w:cs="Calibri"/>
          <w:lang w:val="en-GB"/>
        </w:rPr>
        <w:t>, cocoa, coffee, ginger, groundnut, coconut, rice</w:t>
      </w:r>
      <w:r w:rsidRPr="002E20A3">
        <w:rPr>
          <w:rFonts w:ascii="Calibri" w:hAnsi="Calibri" w:cs="Calibri"/>
          <w:lang w:val="en-GB"/>
        </w:rPr>
        <w:t xml:space="preserve"> and </w:t>
      </w:r>
      <w:r w:rsidRPr="002E20A3">
        <w:rPr>
          <w:rStyle w:val="PageNumber"/>
          <w:rFonts w:ascii="Calibri" w:hAnsi="Calibri" w:cs="Calibri"/>
          <w:lang w:val="en-GB"/>
        </w:rPr>
        <w:t xml:space="preserve">maize. </w:t>
      </w:r>
    </w:p>
    <w:p w14:paraId="0B12A558" w14:textId="77777777"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Most of the agricultural land exists as small farm lots owned by the local population. Cotton is the only commodity produced on large farms using employed labour.</w:t>
      </w:r>
    </w:p>
    <w:p w14:paraId="655DD56B" w14:textId="176BFE7D" w:rsidR="004C3845" w:rsidRPr="002E20A3" w:rsidRDefault="004C3845" w:rsidP="004C3845">
      <w:pPr>
        <w:jc w:val="both"/>
        <w:rPr>
          <w:rFonts w:ascii="Calibri" w:eastAsia="Arial Unicode MS" w:hAnsi="Calibri" w:cs="Calibri"/>
          <w:lang w:val="en-GB"/>
        </w:rPr>
      </w:pPr>
      <w:r w:rsidRPr="002E20A3">
        <w:rPr>
          <w:rFonts w:ascii="Calibri" w:eastAsia="Arial Unicode MS" w:hAnsi="Calibri" w:cs="Calibri"/>
          <w:lang w:val="en-GB"/>
        </w:rPr>
        <w:t>Approximately 31% of the total land area of C</w:t>
      </w:r>
      <w:ins w:id="790" w:author="Author" w:date="2023-02-17T17:59:00Z">
        <w:r w:rsidR="00C270D5">
          <w:rPr>
            <w:rFonts w:ascii="Calibri" w:eastAsia="Arial Unicode MS" w:hAnsi="Calibri" w:cs="Calibri"/>
            <w:lang w:val="en-GB"/>
          </w:rPr>
          <w:t>arana</w:t>
        </w:r>
      </w:ins>
      <w:del w:id="791" w:author="Author" w:date="2023-02-17T17:59:00Z">
        <w:r w:rsidRPr="002E20A3" w:rsidDel="00C270D5">
          <w:rPr>
            <w:rFonts w:ascii="Calibri" w:eastAsia="Arial Unicode MS" w:hAnsi="Calibri" w:cs="Calibri"/>
            <w:lang w:val="en-GB"/>
          </w:rPr>
          <w:delText>ARANA</w:delText>
        </w:r>
      </w:del>
      <w:r w:rsidRPr="002E20A3">
        <w:rPr>
          <w:rFonts w:ascii="Calibri" w:eastAsia="Arial Unicode MS" w:hAnsi="Calibri" w:cs="Calibri"/>
          <w:lang w:val="en-GB"/>
        </w:rPr>
        <w:t xml:space="preserve"> is used for agricultural purposes.</w:t>
      </w:r>
    </w:p>
    <w:p w14:paraId="06F9E4F7" w14:textId="77777777" w:rsidR="004C3845" w:rsidRPr="002E20A3" w:rsidRDefault="004C3845" w:rsidP="004C3845">
      <w:pPr>
        <w:jc w:val="both"/>
        <w:rPr>
          <w:rFonts w:ascii="Calibri" w:hAnsi="Calibri" w:cs="Calibri"/>
          <w:lang w:val="en-GB"/>
        </w:rPr>
      </w:pPr>
    </w:p>
    <w:p w14:paraId="3BD18477" w14:textId="77777777" w:rsidR="004C3845" w:rsidRPr="002E20A3" w:rsidRDefault="004C3845" w:rsidP="00DC34BB">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Media</w:t>
      </w:r>
    </w:p>
    <w:p w14:paraId="6FD38D90" w14:textId="309E5BE1" w:rsidR="004C3845" w:rsidRPr="002E20A3" w:rsidRDefault="004C3845" w:rsidP="00CB6AE2">
      <w:pPr>
        <w:pStyle w:val="Header"/>
        <w:spacing w:line="276" w:lineRule="auto"/>
        <w:jc w:val="both"/>
        <w:rPr>
          <w:rStyle w:val="PageNumber"/>
          <w:rFonts w:ascii="Calibri" w:hAnsi="Calibri" w:cs="Calibri"/>
          <w:lang w:val="en-GB"/>
        </w:rPr>
      </w:pPr>
      <w:r w:rsidRPr="002E20A3">
        <w:rPr>
          <w:rStyle w:val="PageNumber"/>
          <w:rFonts w:ascii="Calibri" w:hAnsi="Calibri" w:cs="Calibri"/>
          <w:lang w:val="en-GB"/>
        </w:rPr>
        <w:t xml:space="preserve">There are approximately 20 daily newspapers, two radio stations and two television channels in the country. The radio stations are operated by state cooperatives while most newspapers are privately </w:t>
      </w:r>
      <w:r w:rsidRPr="002E20A3">
        <w:rPr>
          <w:rStyle w:val="PageNumber"/>
          <w:rFonts w:ascii="Calibri" w:hAnsi="Calibri" w:cs="Calibri"/>
          <w:lang w:val="en-GB"/>
        </w:rPr>
        <w:lastRenderedPageBreak/>
        <w:t xml:space="preserve">owned. The two largest newspapers are </w:t>
      </w:r>
      <w:del w:id="792" w:author="Author" w:date="2023-02-21T14:56:00Z">
        <w:r w:rsidRPr="002E20A3" w:rsidDel="005D51CF">
          <w:rPr>
            <w:rStyle w:val="PageNumber"/>
            <w:rFonts w:ascii="Calibri" w:hAnsi="Calibri" w:cs="Calibri"/>
            <w:lang w:val="en-GB"/>
          </w:rPr>
          <w:delText>g</w:delText>
        </w:r>
      </w:del>
      <w:ins w:id="793" w:author="Author" w:date="2023-02-21T14:56:00Z">
        <w:r w:rsidR="005D51CF">
          <w:rPr>
            <w:rStyle w:val="PageNumber"/>
            <w:rFonts w:ascii="Calibri" w:hAnsi="Calibri" w:cs="Calibri"/>
            <w:lang w:val="en-GB"/>
          </w:rPr>
          <w:t>G</w:t>
        </w:r>
      </w:ins>
      <w:r w:rsidRPr="002E20A3">
        <w:rPr>
          <w:rStyle w:val="PageNumber"/>
          <w:rFonts w:ascii="Calibri" w:hAnsi="Calibri" w:cs="Calibri"/>
          <w:lang w:val="en-GB"/>
        </w:rPr>
        <w:t>overnment</w:t>
      </w:r>
      <w:del w:id="794" w:author="Author" w:date="2023-02-21T14:56:00Z">
        <w:r w:rsidRPr="002E20A3" w:rsidDel="005D51CF">
          <w:rPr>
            <w:rStyle w:val="PageNumber"/>
            <w:rFonts w:ascii="Calibri" w:hAnsi="Calibri" w:cs="Calibri"/>
            <w:lang w:val="en-GB"/>
          </w:rPr>
          <w:delText xml:space="preserve"> </w:delText>
        </w:r>
      </w:del>
      <w:ins w:id="795" w:author="Author" w:date="2023-02-21T14:56:00Z">
        <w:r w:rsidR="005D51CF">
          <w:rPr>
            <w:rStyle w:val="PageNumber"/>
            <w:rFonts w:ascii="Calibri" w:hAnsi="Calibri" w:cs="Calibri"/>
            <w:lang w:val="en-GB"/>
          </w:rPr>
          <w:t>-</w:t>
        </w:r>
      </w:ins>
      <w:r w:rsidRPr="002E20A3">
        <w:rPr>
          <w:rStyle w:val="PageNumber"/>
          <w:rFonts w:ascii="Calibri" w:hAnsi="Calibri" w:cs="Calibri"/>
          <w:lang w:val="en-GB"/>
        </w:rPr>
        <w:t xml:space="preserve">owned and the Catholic Church publishes another. </w:t>
      </w:r>
      <w:del w:id="796" w:author="Author" w:date="2023-02-21T14:56:00Z">
        <w:r w:rsidRPr="002E20A3" w:rsidDel="005D51CF">
          <w:rPr>
            <w:rStyle w:val="PageNumber"/>
            <w:rFonts w:ascii="Calibri" w:hAnsi="Calibri" w:cs="Calibri"/>
            <w:lang w:val="en-GB"/>
          </w:rPr>
          <w:delText>A</w:delText>
        </w:r>
      </w:del>
      <w:ins w:id="797" w:author="Author" w:date="2023-02-21T14:56:00Z">
        <w:r w:rsidR="005D51CF">
          <w:rPr>
            <w:rStyle w:val="PageNumber"/>
            <w:rFonts w:ascii="Calibri" w:hAnsi="Calibri" w:cs="Calibri"/>
            <w:lang w:val="en-GB"/>
          </w:rPr>
          <w:t>In a</w:t>
        </w:r>
      </w:ins>
      <w:r w:rsidRPr="002E20A3">
        <w:rPr>
          <w:rStyle w:val="PageNumber"/>
          <w:rFonts w:ascii="Calibri" w:hAnsi="Calibri" w:cs="Calibri"/>
          <w:lang w:val="en-GB"/>
        </w:rPr>
        <w:t>dditionally, there are some low</w:t>
      </w:r>
      <w:r w:rsidR="00C14B38" w:rsidRPr="002E20A3">
        <w:rPr>
          <w:rStyle w:val="PageNumber"/>
          <w:rFonts w:ascii="Calibri" w:hAnsi="Calibri" w:cs="Calibri"/>
          <w:lang w:val="en-GB"/>
        </w:rPr>
        <w:t>-</w:t>
      </w:r>
      <w:r w:rsidRPr="002E20A3">
        <w:rPr>
          <w:rStyle w:val="PageNumber"/>
          <w:rFonts w:ascii="Calibri" w:hAnsi="Calibri" w:cs="Calibri"/>
          <w:lang w:val="en-GB"/>
        </w:rPr>
        <w:t xml:space="preserve">power, community radio stations and locally printed media with local and very limited distribution. A few months ago, </w:t>
      </w:r>
      <w:del w:id="798" w:author="Author" w:date="2023-02-21T14:57:00Z">
        <w:r w:rsidR="00C14B38" w:rsidRPr="00C73AB6" w:rsidDel="005D51CF">
          <w:rPr>
            <w:rStyle w:val="PageNumber"/>
            <w:rFonts w:ascii="Calibri" w:hAnsi="Calibri" w:cs="Calibri"/>
            <w:lang w:val="en-GB"/>
          </w:rPr>
          <w:delText xml:space="preserve">the </w:delText>
        </w:r>
      </w:del>
      <w:r w:rsidRPr="00C73AB6">
        <w:rPr>
          <w:rStyle w:val="PageNumber"/>
          <w:rFonts w:ascii="Calibri" w:hAnsi="Calibri" w:cs="Calibri"/>
          <w:lang w:val="en-GB"/>
        </w:rPr>
        <w:t>MPC</w:t>
      </w:r>
      <w:r w:rsidRPr="002E20A3">
        <w:rPr>
          <w:rStyle w:val="PageNumber"/>
          <w:rFonts w:ascii="Calibri" w:hAnsi="Calibri" w:cs="Calibri"/>
          <w:lang w:val="en-GB"/>
        </w:rPr>
        <w:t xml:space="preserve"> started producing a regional newspaper and operating one radio station. International newspapers are only available in the capital</w:t>
      </w:r>
      <w:ins w:id="799" w:author="Author" w:date="2023-02-21T14:57:00Z">
        <w:r w:rsidR="005D51CF">
          <w:rPr>
            <w:rStyle w:val="PageNumber"/>
            <w:rFonts w:ascii="Calibri" w:hAnsi="Calibri" w:cs="Calibri"/>
            <w:lang w:val="en-GB"/>
          </w:rPr>
          <w:t>,</w:t>
        </w:r>
      </w:ins>
      <w:r w:rsidRPr="002E20A3">
        <w:rPr>
          <w:rStyle w:val="PageNumber"/>
          <w:rFonts w:ascii="Calibri" w:hAnsi="Calibri" w:cs="Calibri"/>
          <w:lang w:val="en-GB"/>
        </w:rPr>
        <w:t xml:space="preserve"> G</w:t>
      </w:r>
      <w:ins w:id="800" w:author="Author" w:date="2023-02-21T14:57:00Z">
        <w:r w:rsidR="005D51CF">
          <w:rPr>
            <w:rStyle w:val="PageNumber"/>
            <w:rFonts w:ascii="Calibri" w:hAnsi="Calibri" w:cs="Calibri"/>
            <w:lang w:val="en-GB"/>
          </w:rPr>
          <w:t>alasi</w:t>
        </w:r>
      </w:ins>
      <w:del w:id="801" w:author="Author" w:date="2023-02-21T14:57:00Z">
        <w:r w:rsidRPr="002E20A3" w:rsidDel="005D51CF">
          <w:rPr>
            <w:rStyle w:val="PageNumber"/>
            <w:rFonts w:ascii="Calibri" w:hAnsi="Calibri" w:cs="Calibri"/>
            <w:lang w:val="en-GB"/>
          </w:rPr>
          <w:delText>ALASI</w:delText>
        </w:r>
      </w:del>
      <w:r w:rsidRPr="002E20A3">
        <w:rPr>
          <w:rStyle w:val="PageNumber"/>
          <w:rFonts w:ascii="Calibri" w:hAnsi="Calibri" w:cs="Calibri"/>
          <w:lang w:val="en-GB"/>
        </w:rPr>
        <w:t>. National newspapers are available in the provincial capitals and in some other towns.</w:t>
      </w:r>
    </w:p>
    <w:p w14:paraId="3079A0DC" w14:textId="77777777" w:rsidR="00A43A8A" w:rsidRPr="002E20A3" w:rsidRDefault="00A43A8A" w:rsidP="00CB6AE2">
      <w:pPr>
        <w:pStyle w:val="Header"/>
        <w:spacing w:line="276" w:lineRule="auto"/>
        <w:jc w:val="both"/>
        <w:rPr>
          <w:rFonts w:ascii="Calibri" w:hAnsi="Calibri" w:cs="Calibri"/>
          <w:lang w:val="en-GB"/>
        </w:rPr>
      </w:pPr>
    </w:p>
    <w:p w14:paraId="21EAC054" w14:textId="09EDBCCA" w:rsidR="004C3845" w:rsidRPr="002E20A3" w:rsidRDefault="004C3845" w:rsidP="00CB6AE2">
      <w:pPr>
        <w:pStyle w:val="Header"/>
        <w:spacing w:line="276" w:lineRule="auto"/>
        <w:jc w:val="both"/>
        <w:rPr>
          <w:rFonts w:ascii="Calibri" w:hAnsi="Calibri" w:cs="Calibri"/>
          <w:lang w:val="en-GB"/>
        </w:rPr>
      </w:pPr>
      <w:r w:rsidRPr="002E20A3">
        <w:rPr>
          <w:rFonts w:ascii="Calibri" w:hAnsi="Calibri" w:cs="Calibri"/>
          <w:lang w:val="en-GB"/>
        </w:rPr>
        <w:t xml:space="preserve">In principle, the Ministry of Information controls all media. </w:t>
      </w:r>
      <w:del w:id="802" w:author="Author" w:date="2023-02-21T14:57:00Z">
        <w:r w:rsidRPr="002E20A3" w:rsidDel="005D51CF">
          <w:rPr>
            <w:rFonts w:ascii="Calibri" w:hAnsi="Calibri" w:cs="Calibri"/>
            <w:lang w:val="en-GB"/>
          </w:rPr>
          <w:delText>The c</w:delText>
        </w:r>
      </w:del>
      <w:ins w:id="803" w:author="Author" w:date="2023-02-21T14:57:00Z">
        <w:r w:rsidR="005D51CF">
          <w:rPr>
            <w:rFonts w:ascii="Calibri" w:hAnsi="Calibri" w:cs="Calibri"/>
            <w:lang w:val="en-GB"/>
          </w:rPr>
          <w:t>C</w:t>
        </w:r>
      </w:ins>
      <w:r w:rsidRPr="002E20A3">
        <w:rPr>
          <w:rFonts w:ascii="Calibri" w:hAnsi="Calibri" w:cs="Calibri"/>
          <w:lang w:val="en-GB"/>
        </w:rPr>
        <w:t xml:space="preserve">ensorship is very limited in the case of </w:t>
      </w:r>
      <w:del w:id="804" w:author="Author" w:date="2023-02-21T14:57:00Z">
        <w:r w:rsidRPr="002E20A3" w:rsidDel="005D51CF">
          <w:rPr>
            <w:rFonts w:ascii="Calibri" w:hAnsi="Calibri" w:cs="Calibri"/>
            <w:lang w:val="en-GB"/>
          </w:rPr>
          <w:delText xml:space="preserve">the </w:delText>
        </w:r>
      </w:del>
      <w:r w:rsidRPr="002E20A3">
        <w:rPr>
          <w:rFonts w:ascii="Calibri" w:hAnsi="Calibri" w:cs="Calibri"/>
          <w:lang w:val="en-GB"/>
        </w:rPr>
        <w:t>small, local media but nearly absolute in the case of the official radio stations and main newspapers. A significant part of the population is very active on social media, which they can access through mobile phones. Social media is used as a tool for awareness</w:t>
      </w:r>
      <w:del w:id="805" w:author="Author" w:date="2023-02-21T14:57:00Z">
        <w:r w:rsidRPr="002E20A3" w:rsidDel="005D51CF">
          <w:rPr>
            <w:rFonts w:ascii="Calibri" w:hAnsi="Calibri" w:cs="Calibri"/>
            <w:lang w:val="en-GB"/>
          </w:rPr>
          <w:delText xml:space="preserve"> </w:delText>
        </w:r>
      </w:del>
      <w:ins w:id="806" w:author="Author" w:date="2023-02-21T14:57:00Z">
        <w:r w:rsidR="005D51CF">
          <w:rPr>
            <w:rFonts w:ascii="Calibri" w:hAnsi="Calibri" w:cs="Calibri"/>
            <w:lang w:val="en-GB"/>
          </w:rPr>
          <w:t>-</w:t>
        </w:r>
      </w:ins>
      <w:r w:rsidRPr="002E20A3">
        <w:rPr>
          <w:rFonts w:ascii="Calibri" w:hAnsi="Calibri" w:cs="Calibri"/>
          <w:lang w:val="en-GB"/>
        </w:rPr>
        <w:t>raising and democratic mobili</w:t>
      </w:r>
      <w:del w:id="807" w:author="Author" w:date="2023-02-21T14:57:00Z">
        <w:r w:rsidRPr="002E20A3" w:rsidDel="005D51CF">
          <w:rPr>
            <w:rFonts w:ascii="Calibri" w:hAnsi="Calibri" w:cs="Calibri"/>
            <w:lang w:val="en-GB"/>
          </w:rPr>
          <w:delText>s</w:delText>
        </w:r>
      </w:del>
      <w:ins w:id="808" w:author="Author" w:date="2023-02-21T14:57:00Z">
        <w:r w:rsidR="005D51CF">
          <w:rPr>
            <w:rFonts w:ascii="Calibri" w:hAnsi="Calibri" w:cs="Calibri"/>
            <w:lang w:val="en-GB"/>
          </w:rPr>
          <w:t>z</w:t>
        </w:r>
      </w:ins>
      <w:r w:rsidRPr="002E20A3">
        <w:rPr>
          <w:rFonts w:ascii="Calibri" w:hAnsi="Calibri" w:cs="Calibri"/>
          <w:lang w:val="en-GB"/>
        </w:rPr>
        <w:t xml:space="preserve">ation, but also to spread hate speech and incite </w:t>
      </w:r>
      <w:del w:id="809" w:author="Author" w:date="2023-02-21T14:57:00Z">
        <w:r w:rsidRPr="002E20A3" w:rsidDel="005D51CF">
          <w:rPr>
            <w:rFonts w:ascii="Calibri" w:hAnsi="Calibri" w:cs="Calibri"/>
            <w:lang w:val="en-GB"/>
          </w:rPr>
          <w:delText xml:space="preserve">to </w:delText>
        </w:r>
      </w:del>
      <w:r w:rsidRPr="002E20A3">
        <w:rPr>
          <w:rFonts w:ascii="Calibri" w:hAnsi="Calibri" w:cs="Calibri"/>
          <w:lang w:val="en-GB"/>
        </w:rPr>
        <w:t>ethnic violence.</w:t>
      </w:r>
    </w:p>
    <w:p w14:paraId="45E12976" w14:textId="77777777" w:rsidR="004C3845" w:rsidRPr="002E20A3" w:rsidRDefault="004C3845" w:rsidP="004C3845">
      <w:pPr>
        <w:jc w:val="both"/>
        <w:rPr>
          <w:rFonts w:ascii="Calibri" w:hAnsi="Calibri" w:cs="Calibri"/>
          <w:lang w:val="en-GB"/>
        </w:rPr>
      </w:pPr>
    </w:p>
    <w:p w14:paraId="6A0070A0"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Roads</w:t>
      </w:r>
    </w:p>
    <w:p w14:paraId="2DEDA562" w14:textId="00458C99"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C</w:t>
      </w:r>
      <w:ins w:id="810" w:author="Author" w:date="2023-02-21T14:58:00Z">
        <w:r w:rsidR="005D51CF">
          <w:rPr>
            <w:rStyle w:val="PageNumber"/>
            <w:rFonts w:ascii="Calibri" w:hAnsi="Calibri" w:cs="Calibri"/>
            <w:lang w:val="en-GB"/>
          </w:rPr>
          <w:t>arana</w:t>
        </w:r>
      </w:ins>
      <w:del w:id="811" w:author="Author" w:date="2023-02-21T14:58:00Z">
        <w:r w:rsidRPr="002E20A3" w:rsidDel="005D51CF">
          <w:rPr>
            <w:rStyle w:val="PageNumber"/>
            <w:rFonts w:ascii="Calibri" w:hAnsi="Calibri" w:cs="Calibri"/>
            <w:lang w:val="en-GB"/>
          </w:rPr>
          <w:delText>ARANA</w:delText>
        </w:r>
      </w:del>
      <w:r w:rsidRPr="002E20A3">
        <w:rPr>
          <w:rStyle w:val="PageNumber"/>
          <w:rFonts w:ascii="Calibri" w:hAnsi="Calibri" w:cs="Calibri"/>
          <w:lang w:val="en-GB"/>
        </w:rPr>
        <w:t xml:space="preserve"> has a system of </w:t>
      </w:r>
      <w:del w:id="812" w:author="Author" w:date="2023-02-21T14:59:00Z">
        <w:r w:rsidRPr="002E20A3" w:rsidDel="005D51CF">
          <w:rPr>
            <w:rStyle w:val="PageNumber"/>
            <w:rFonts w:ascii="Calibri" w:hAnsi="Calibri" w:cs="Calibri"/>
            <w:lang w:val="en-GB"/>
          </w:rPr>
          <w:delText xml:space="preserve">capable </w:delText>
        </w:r>
      </w:del>
      <w:r w:rsidRPr="002E20A3">
        <w:rPr>
          <w:rStyle w:val="PageNumber"/>
          <w:rFonts w:ascii="Calibri" w:hAnsi="Calibri" w:cs="Calibri"/>
          <w:lang w:val="en-GB"/>
        </w:rPr>
        <w:t xml:space="preserve">paved roads, which connect most parts of the country </w:t>
      </w:r>
      <w:r w:rsidR="00C14B38" w:rsidRPr="002E20A3">
        <w:rPr>
          <w:rStyle w:val="PageNumber"/>
          <w:rFonts w:ascii="Calibri" w:hAnsi="Calibri" w:cs="Calibri"/>
          <w:lang w:val="en-GB"/>
        </w:rPr>
        <w:t xml:space="preserve">to </w:t>
      </w:r>
      <w:r w:rsidRPr="002E20A3">
        <w:rPr>
          <w:rStyle w:val="PageNumber"/>
          <w:rFonts w:ascii="Calibri" w:hAnsi="Calibri" w:cs="Calibri"/>
          <w:lang w:val="en-GB"/>
        </w:rPr>
        <w:t xml:space="preserve">key urban centres. In the </w:t>
      </w:r>
      <w:del w:id="813" w:author="Author" w:date="2023-02-21T14:59:00Z">
        <w:r w:rsidRPr="002E20A3" w:rsidDel="005D51CF">
          <w:rPr>
            <w:rStyle w:val="PageNumber"/>
            <w:rFonts w:ascii="Calibri" w:hAnsi="Calibri" w:cs="Calibri"/>
            <w:lang w:val="en-GB"/>
          </w:rPr>
          <w:delText>W</w:delText>
        </w:r>
      </w:del>
      <w:ins w:id="814" w:author="Author" w:date="2023-02-21T14:59:00Z">
        <w:r w:rsidR="005D51CF">
          <w:rPr>
            <w:rStyle w:val="PageNumber"/>
            <w:rFonts w:ascii="Calibri" w:hAnsi="Calibri" w:cs="Calibri"/>
            <w:lang w:val="en-GB"/>
          </w:rPr>
          <w:t>w</w:t>
        </w:r>
      </w:ins>
      <w:r w:rsidRPr="002E20A3">
        <w:rPr>
          <w:rStyle w:val="PageNumber"/>
          <w:rFonts w:ascii="Calibri" w:hAnsi="Calibri" w:cs="Calibri"/>
          <w:lang w:val="en-GB"/>
        </w:rPr>
        <w:t xml:space="preserve">est and the </w:t>
      </w:r>
      <w:del w:id="815" w:author="Author" w:date="2023-02-21T15:00:00Z">
        <w:r w:rsidRPr="002E20A3" w:rsidDel="005D51CF">
          <w:rPr>
            <w:rFonts w:ascii="Calibri" w:hAnsi="Calibri" w:cs="Calibri"/>
            <w:lang w:val="en-GB"/>
          </w:rPr>
          <w:delText>N</w:delText>
        </w:r>
      </w:del>
      <w:ins w:id="816" w:author="Author" w:date="2023-02-21T15:00:00Z">
        <w:r w:rsidR="005D51CF">
          <w:rPr>
            <w:rFonts w:ascii="Calibri" w:hAnsi="Calibri" w:cs="Calibri"/>
            <w:lang w:val="en-GB"/>
          </w:rPr>
          <w:t>n</w:t>
        </w:r>
      </w:ins>
      <w:r w:rsidRPr="002E20A3">
        <w:rPr>
          <w:rStyle w:val="PageNumber"/>
          <w:rFonts w:ascii="Calibri" w:hAnsi="Calibri" w:cs="Calibri"/>
          <w:lang w:val="en-GB"/>
        </w:rPr>
        <w:t>orth, these roads also ensure cross</w:t>
      </w:r>
      <w:ins w:id="817" w:author="Author" w:date="2023-02-21T15:00:00Z">
        <w:r w:rsidR="005D51CF">
          <w:rPr>
            <w:rStyle w:val="PageNumber"/>
            <w:rFonts w:ascii="Calibri" w:hAnsi="Calibri" w:cs="Calibri"/>
            <w:lang w:val="en-GB"/>
          </w:rPr>
          <w:t>-</w:t>
        </w:r>
      </w:ins>
      <w:del w:id="818" w:author="Author" w:date="2023-02-21T15:00:00Z">
        <w:r w:rsidRPr="002E20A3" w:rsidDel="005D51CF">
          <w:rPr>
            <w:rStyle w:val="PageNumber"/>
            <w:rFonts w:ascii="Calibri" w:hAnsi="Calibri" w:cs="Calibri"/>
            <w:lang w:val="en-GB"/>
          </w:rPr>
          <w:delText xml:space="preserve"> </w:delText>
        </w:r>
      </w:del>
      <w:r w:rsidRPr="002E20A3">
        <w:rPr>
          <w:rStyle w:val="PageNumber"/>
          <w:rFonts w:ascii="Calibri" w:hAnsi="Calibri" w:cs="Calibri"/>
          <w:lang w:val="en-GB"/>
        </w:rPr>
        <w:t xml:space="preserve">border travel </w:t>
      </w:r>
      <w:del w:id="819" w:author="Author" w:date="2023-02-21T15:00:00Z">
        <w:r w:rsidRPr="002E20A3" w:rsidDel="005D51CF">
          <w:rPr>
            <w:rStyle w:val="PageNumber"/>
            <w:rFonts w:ascii="Calibri" w:hAnsi="Calibri" w:cs="Calibri"/>
            <w:lang w:val="en-GB"/>
          </w:rPr>
          <w:delText>with</w:delText>
        </w:r>
      </w:del>
      <w:ins w:id="820" w:author="Author" w:date="2023-02-21T15:00:00Z">
        <w:r w:rsidR="005D51CF">
          <w:rPr>
            <w:rStyle w:val="PageNumber"/>
            <w:rFonts w:ascii="Calibri" w:hAnsi="Calibri" w:cs="Calibri"/>
            <w:lang w:val="en-GB"/>
          </w:rPr>
          <w:t>to and from</w:t>
        </w:r>
      </w:ins>
      <w:r w:rsidRPr="002E20A3">
        <w:rPr>
          <w:rStyle w:val="PageNumber"/>
          <w:rFonts w:ascii="Calibri" w:hAnsi="Calibri" w:cs="Calibri"/>
          <w:lang w:val="en-GB"/>
        </w:rPr>
        <w:t xml:space="preserve"> neighbouring countries. Most paved roads can withstand the effects of the monsoon season.</w:t>
      </w:r>
    </w:p>
    <w:p w14:paraId="10EE72BA" w14:textId="088B4DDA" w:rsidR="004C3845" w:rsidRPr="002E20A3" w:rsidRDefault="004C3845" w:rsidP="004C3845">
      <w:pPr>
        <w:jc w:val="both"/>
        <w:rPr>
          <w:rFonts w:ascii="Calibri" w:hAnsi="Calibri" w:cs="Calibri"/>
          <w:lang w:val="en-GB"/>
        </w:rPr>
      </w:pPr>
      <w:r w:rsidRPr="002E20A3">
        <w:rPr>
          <w:rFonts w:ascii="Calibri" w:eastAsia="Arial Unicode MS" w:hAnsi="Calibri" w:cs="Calibri"/>
          <w:lang w:val="en-GB"/>
        </w:rPr>
        <w:t>C</w:t>
      </w:r>
      <w:ins w:id="821" w:author="Author" w:date="2023-02-21T14:58:00Z">
        <w:r w:rsidR="005D51CF">
          <w:rPr>
            <w:rFonts w:ascii="Calibri" w:eastAsia="Arial Unicode MS" w:hAnsi="Calibri" w:cs="Calibri"/>
            <w:lang w:val="en-GB"/>
          </w:rPr>
          <w:t>arana</w:t>
        </w:r>
      </w:ins>
      <w:del w:id="822" w:author="Author" w:date="2023-02-21T14:58:00Z">
        <w:r w:rsidRPr="002E20A3" w:rsidDel="005D51CF">
          <w:rPr>
            <w:rFonts w:ascii="Calibri" w:eastAsia="Arial Unicode MS" w:hAnsi="Calibri" w:cs="Calibri"/>
            <w:lang w:val="en-GB"/>
          </w:rPr>
          <w:delText>ARANA</w:delText>
        </w:r>
      </w:del>
      <w:r w:rsidRPr="002E20A3">
        <w:rPr>
          <w:rFonts w:ascii="Calibri" w:eastAsia="Arial Unicode MS" w:hAnsi="Calibri" w:cs="Calibri"/>
          <w:lang w:val="en-GB"/>
        </w:rPr>
        <w:t xml:space="preserve"> also has a dense network of partially robust unpaved roads and tracks. Unpaved roads and tracks are</w:t>
      </w:r>
      <w:ins w:id="823" w:author="Author" w:date="2023-02-21T15:02:00Z">
        <w:r w:rsidR="005D51CF">
          <w:rPr>
            <w:rFonts w:ascii="Calibri" w:eastAsia="Arial Unicode MS" w:hAnsi="Calibri" w:cs="Calibri"/>
            <w:lang w:val="en-GB"/>
          </w:rPr>
          <w:t>,</w:t>
        </w:r>
      </w:ins>
      <w:r w:rsidRPr="002E20A3">
        <w:rPr>
          <w:rFonts w:ascii="Calibri" w:eastAsia="Arial Unicode MS" w:hAnsi="Calibri" w:cs="Calibri"/>
          <w:lang w:val="en-GB"/>
        </w:rPr>
        <w:t xml:space="preserve"> </w:t>
      </w:r>
      <w:ins w:id="824" w:author="Author" w:date="2023-02-21T15:02:00Z">
        <w:r w:rsidR="005D51CF">
          <w:rPr>
            <w:rFonts w:ascii="Calibri" w:eastAsia="Arial Unicode MS" w:hAnsi="Calibri" w:cs="Calibri"/>
            <w:lang w:val="en-GB"/>
          </w:rPr>
          <w:t xml:space="preserve">for the </w:t>
        </w:r>
      </w:ins>
      <w:r w:rsidRPr="002E20A3">
        <w:rPr>
          <w:rFonts w:ascii="Calibri" w:eastAsia="Arial Unicode MS" w:hAnsi="Calibri" w:cs="Calibri"/>
          <w:lang w:val="en-GB"/>
        </w:rPr>
        <w:t>most</w:t>
      </w:r>
      <w:del w:id="825" w:author="Author" w:date="2023-02-21T15:02:00Z">
        <w:r w:rsidRPr="002E20A3" w:rsidDel="005D51CF">
          <w:rPr>
            <w:rFonts w:ascii="Calibri" w:eastAsia="Arial Unicode MS" w:hAnsi="Calibri" w:cs="Calibri"/>
            <w:lang w:val="en-GB"/>
          </w:rPr>
          <w:delText>ly</w:delText>
        </w:r>
      </w:del>
      <w:ins w:id="826" w:author="Author" w:date="2023-02-21T15:02:00Z">
        <w:r w:rsidR="005D51CF">
          <w:rPr>
            <w:rFonts w:ascii="Calibri" w:eastAsia="Arial Unicode MS" w:hAnsi="Calibri" w:cs="Calibri"/>
            <w:lang w:val="en-GB"/>
          </w:rPr>
          <w:t xml:space="preserve"> part,</w:t>
        </w:r>
      </w:ins>
      <w:r w:rsidRPr="002E20A3">
        <w:rPr>
          <w:rFonts w:ascii="Calibri" w:eastAsia="Arial Unicode MS" w:hAnsi="Calibri" w:cs="Calibri"/>
          <w:lang w:val="en-GB"/>
        </w:rPr>
        <w:t xml:space="preserve"> very vulnerable </w:t>
      </w:r>
      <w:del w:id="827" w:author="Author" w:date="2023-02-21T15:02:00Z">
        <w:r w:rsidRPr="002E20A3" w:rsidDel="005D51CF">
          <w:rPr>
            <w:rFonts w:ascii="Calibri" w:eastAsia="Arial Unicode MS" w:hAnsi="Calibri" w:cs="Calibri"/>
            <w:lang w:val="en-GB"/>
          </w:rPr>
          <w:delText>against</w:delText>
        </w:r>
      </w:del>
      <w:ins w:id="828" w:author="Author" w:date="2023-02-21T15:02:00Z">
        <w:r w:rsidR="005D51CF">
          <w:rPr>
            <w:rFonts w:ascii="Calibri" w:eastAsia="Arial Unicode MS" w:hAnsi="Calibri" w:cs="Calibri"/>
            <w:lang w:val="en-GB"/>
          </w:rPr>
          <w:t>to damage from</w:t>
        </w:r>
      </w:ins>
      <w:r w:rsidRPr="002E20A3">
        <w:rPr>
          <w:rFonts w:ascii="Calibri" w:eastAsia="Arial Unicode MS" w:hAnsi="Calibri" w:cs="Calibri"/>
          <w:lang w:val="en-GB"/>
        </w:rPr>
        <w:t xml:space="preserve"> significant rain</w:t>
      </w:r>
      <w:del w:id="829" w:author="Author" w:date="2023-02-21T15:02:00Z">
        <w:r w:rsidRPr="002E20A3" w:rsidDel="005D51CF">
          <w:rPr>
            <w:rFonts w:ascii="Calibri" w:eastAsia="Arial Unicode MS" w:hAnsi="Calibri" w:cs="Calibri"/>
            <w:lang w:val="en-GB"/>
          </w:rPr>
          <w:delText>s</w:delText>
        </w:r>
      </w:del>
      <w:r w:rsidRPr="002E20A3">
        <w:rPr>
          <w:rFonts w:ascii="Calibri" w:eastAsia="Arial Unicode MS" w:hAnsi="Calibri" w:cs="Calibri"/>
          <w:lang w:val="en-GB"/>
        </w:rPr>
        <w:t xml:space="preserve"> and flood</w:t>
      </w:r>
      <w:ins w:id="830" w:author="Author" w:date="2023-02-21T15:02:00Z">
        <w:r w:rsidR="005D51CF">
          <w:rPr>
            <w:rFonts w:ascii="Calibri" w:eastAsia="Arial Unicode MS" w:hAnsi="Calibri" w:cs="Calibri"/>
            <w:lang w:val="en-GB"/>
          </w:rPr>
          <w:t>ing</w:t>
        </w:r>
      </w:ins>
      <w:del w:id="831" w:author="Author" w:date="2023-02-21T15:02:00Z">
        <w:r w:rsidRPr="002E20A3" w:rsidDel="005D51CF">
          <w:rPr>
            <w:rFonts w:ascii="Calibri" w:eastAsia="Arial Unicode MS" w:hAnsi="Calibri" w:cs="Calibri"/>
            <w:lang w:val="en-GB"/>
          </w:rPr>
          <w:delText>s</w:delText>
        </w:r>
      </w:del>
      <w:r w:rsidRPr="002E20A3">
        <w:rPr>
          <w:rFonts w:ascii="Calibri" w:eastAsia="Arial Unicode MS" w:hAnsi="Calibri" w:cs="Calibri"/>
          <w:lang w:val="en-GB"/>
        </w:rPr>
        <w:t xml:space="preserve"> and deteriorate quickly if not maintained. The years of civil war, harsh weather, minimal investment and </w:t>
      </w:r>
      <w:ins w:id="832" w:author="Author" w:date="2023-02-21T15:02:00Z">
        <w:r w:rsidR="005D51CF">
          <w:rPr>
            <w:rFonts w:ascii="Calibri" w:eastAsia="Arial Unicode MS" w:hAnsi="Calibri" w:cs="Calibri"/>
            <w:lang w:val="en-GB"/>
          </w:rPr>
          <w:t xml:space="preserve">lack of </w:t>
        </w:r>
      </w:ins>
      <w:r w:rsidRPr="002E20A3">
        <w:rPr>
          <w:rFonts w:ascii="Calibri" w:eastAsia="Arial Unicode MS" w:hAnsi="Calibri" w:cs="Calibri"/>
          <w:lang w:val="en-GB"/>
        </w:rPr>
        <w:t xml:space="preserve">maintenance have degraded </w:t>
      </w:r>
      <w:r w:rsidR="00C14B38" w:rsidRPr="002E20A3">
        <w:rPr>
          <w:rFonts w:ascii="Calibri" w:eastAsia="Arial Unicode MS" w:hAnsi="Calibri" w:cs="Calibri"/>
          <w:lang w:val="en-GB"/>
        </w:rPr>
        <w:t xml:space="preserve">them </w:t>
      </w:r>
      <w:r w:rsidRPr="002E20A3">
        <w:rPr>
          <w:rFonts w:ascii="Calibri" w:eastAsia="Arial Unicode MS" w:hAnsi="Calibri" w:cs="Calibri"/>
          <w:lang w:val="en-GB"/>
        </w:rPr>
        <w:t>significantly</w:t>
      </w:r>
      <w:ins w:id="833" w:author="Author" w:date="2023-02-21T15:02:00Z">
        <w:r w:rsidR="005D51CF">
          <w:rPr>
            <w:rFonts w:ascii="Calibri" w:eastAsia="Arial Unicode MS" w:hAnsi="Calibri" w:cs="Calibri"/>
            <w:lang w:val="en-GB"/>
          </w:rPr>
          <w:t>,</w:t>
        </w:r>
      </w:ins>
      <w:r w:rsidRPr="002E20A3">
        <w:rPr>
          <w:rFonts w:ascii="Calibri" w:eastAsia="Arial Unicode MS" w:hAnsi="Calibri" w:cs="Calibri"/>
          <w:lang w:val="en-GB"/>
        </w:rPr>
        <w:t xml:space="preserve"> with the result that the road network is often impassable in the rainy season.</w:t>
      </w:r>
    </w:p>
    <w:p w14:paraId="26B4000C" w14:textId="60168145" w:rsidR="004C3845" w:rsidRPr="002E20A3" w:rsidRDefault="004C3845" w:rsidP="004C3845">
      <w:pPr>
        <w:jc w:val="both"/>
        <w:rPr>
          <w:rFonts w:ascii="Calibri" w:hAnsi="Calibri" w:cs="Calibri"/>
          <w:lang w:val="en-GB"/>
        </w:rPr>
      </w:pPr>
    </w:p>
    <w:p w14:paraId="627281DB"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Railways</w:t>
      </w:r>
    </w:p>
    <w:p w14:paraId="5DECA2EC" w14:textId="480D1940"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The two railway tracks</w:t>
      </w:r>
      <w:ins w:id="834" w:author="Author" w:date="2023-02-21T15:03:00Z">
        <w:r w:rsidR="005D51CF">
          <w:rPr>
            <w:rStyle w:val="PageNumber"/>
            <w:rFonts w:ascii="Calibri" w:hAnsi="Calibri" w:cs="Calibri"/>
            <w:lang w:val="en-GB"/>
          </w:rPr>
          <w:t>,</w:t>
        </w:r>
      </w:ins>
      <w:del w:id="835" w:author="Author" w:date="2023-02-21T15:03:00Z">
        <w:r w:rsidRPr="002E20A3" w:rsidDel="005D51CF">
          <w:rPr>
            <w:rStyle w:val="PageNumber"/>
            <w:rFonts w:ascii="Calibri" w:hAnsi="Calibri" w:cs="Calibri"/>
            <w:lang w:val="en-GB"/>
          </w:rPr>
          <w:delText xml:space="preserve"> running</w:delText>
        </w:r>
      </w:del>
      <w:r w:rsidRPr="002E20A3">
        <w:rPr>
          <w:rStyle w:val="PageNumber"/>
          <w:rFonts w:ascii="Calibri" w:hAnsi="Calibri" w:cs="Calibri"/>
          <w:lang w:val="en-GB"/>
        </w:rPr>
        <w:t xml:space="preserve"> with a total length of 280 km</w:t>
      </w:r>
      <w:ins w:id="836" w:author="Author" w:date="2023-02-21T15:03:00Z">
        <w:r w:rsidR="005D51CF">
          <w:rPr>
            <w:rStyle w:val="PageNumber"/>
            <w:rFonts w:ascii="Calibri" w:hAnsi="Calibri" w:cs="Calibri"/>
            <w:lang w:val="en-GB"/>
          </w:rPr>
          <w:t>, running</w:t>
        </w:r>
        <w:r w:rsidR="00142416">
          <w:rPr>
            <w:rStyle w:val="PageNumber"/>
            <w:rFonts w:ascii="Calibri" w:hAnsi="Calibri" w:cs="Calibri"/>
            <w:lang w:val="en-GB"/>
          </w:rPr>
          <w:t xml:space="preserve"> on the routes</w:t>
        </w:r>
      </w:ins>
      <w:r w:rsidRPr="002E20A3">
        <w:rPr>
          <w:rStyle w:val="PageNumber"/>
          <w:rFonts w:ascii="Calibri" w:hAnsi="Calibri" w:cs="Calibri"/>
          <w:lang w:val="en-GB"/>
        </w:rPr>
        <w:t xml:space="preserve"> </w:t>
      </w:r>
      <w:del w:id="837" w:author="Author" w:date="2023-02-21T15:03:00Z">
        <w:r w:rsidRPr="002E20A3" w:rsidDel="00142416">
          <w:rPr>
            <w:rStyle w:val="PageNumber"/>
            <w:rFonts w:ascii="Calibri" w:hAnsi="Calibri" w:cs="Calibri"/>
            <w:lang w:val="en-GB"/>
          </w:rPr>
          <w:delText>between</w:delText>
        </w:r>
      </w:del>
      <w:r w:rsidRPr="002E20A3">
        <w:rPr>
          <w:rStyle w:val="PageNumber"/>
          <w:rFonts w:ascii="Calibri" w:hAnsi="Calibri" w:cs="Calibri"/>
          <w:lang w:val="en-GB"/>
        </w:rPr>
        <w:t xml:space="preserve"> G</w:t>
      </w:r>
      <w:ins w:id="838" w:author="Author" w:date="2023-02-21T15:02:00Z">
        <w:r w:rsidR="005D51CF">
          <w:rPr>
            <w:rStyle w:val="PageNumber"/>
            <w:rFonts w:ascii="Calibri" w:hAnsi="Calibri" w:cs="Calibri"/>
            <w:lang w:val="en-GB"/>
          </w:rPr>
          <w:t>alasi</w:t>
        </w:r>
      </w:ins>
      <w:del w:id="839" w:author="Author" w:date="2023-02-21T15:02:00Z">
        <w:r w:rsidRPr="002E20A3" w:rsidDel="005D51CF">
          <w:rPr>
            <w:rStyle w:val="PageNumber"/>
            <w:rFonts w:ascii="Calibri" w:hAnsi="Calibri" w:cs="Calibri"/>
            <w:lang w:val="en-GB"/>
          </w:rPr>
          <w:delText>ALAS</w:delText>
        </w:r>
      </w:del>
      <w:del w:id="840" w:author="Author" w:date="2023-02-21T15:03:00Z">
        <w:r w:rsidRPr="002E20A3" w:rsidDel="005D51CF">
          <w:rPr>
            <w:rStyle w:val="PageNumber"/>
            <w:rFonts w:ascii="Calibri" w:hAnsi="Calibri" w:cs="Calibri"/>
            <w:lang w:val="en-GB"/>
          </w:rPr>
          <w:delText>I</w:delText>
        </w:r>
      </w:del>
      <w:r w:rsidR="009C3063" w:rsidRPr="002E20A3">
        <w:rPr>
          <w:rStyle w:val="PageNumber"/>
          <w:rFonts w:ascii="Calibri" w:hAnsi="Calibri" w:cs="Calibri"/>
          <w:lang w:val="en-GB"/>
        </w:rPr>
        <w:t xml:space="preserve"> – </w:t>
      </w:r>
      <w:r w:rsidRPr="002E20A3">
        <w:rPr>
          <w:rStyle w:val="PageNumber"/>
          <w:rFonts w:ascii="Calibri" w:hAnsi="Calibri" w:cs="Calibri"/>
          <w:lang w:val="en-GB"/>
        </w:rPr>
        <w:t>A</w:t>
      </w:r>
      <w:ins w:id="841" w:author="Author" w:date="2023-02-21T15:03:00Z">
        <w:r w:rsidR="005D51CF">
          <w:rPr>
            <w:rStyle w:val="PageNumber"/>
            <w:rFonts w:ascii="Calibri" w:hAnsi="Calibri" w:cs="Calibri"/>
            <w:lang w:val="en-GB"/>
          </w:rPr>
          <w:t>kkabar</w:t>
        </w:r>
      </w:ins>
      <w:del w:id="842" w:author="Author" w:date="2023-02-21T15:03:00Z">
        <w:r w:rsidRPr="002E20A3" w:rsidDel="005D51CF">
          <w:rPr>
            <w:rStyle w:val="PageNumber"/>
            <w:rFonts w:ascii="Calibri" w:hAnsi="Calibri" w:cs="Calibri"/>
            <w:lang w:val="en-GB"/>
          </w:rPr>
          <w:delText>KKABAR</w:delText>
        </w:r>
      </w:del>
      <w:r w:rsidRPr="002E20A3">
        <w:rPr>
          <w:rStyle w:val="PageNumber"/>
          <w:rFonts w:ascii="Calibri" w:hAnsi="Calibri" w:cs="Calibri"/>
          <w:lang w:val="en-GB"/>
        </w:rPr>
        <w:t xml:space="preserve"> and M</w:t>
      </w:r>
      <w:ins w:id="843" w:author="Author" w:date="2023-02-21T15:03:00Z">
        <w:r w:rsidR="005D51CF">
          <w:rPr>
            <w:rStyle w:val="PageNumber"/>
            <w:rFonts w:ascii="Calibri" w:hAnsi="Calibri" w:cs="Calibri"/>
            <w:lang w:val="en-GB"/>
          </w:rPr>
          <w:t>aldosa</w:t>
        </w:r>
      </w:ins>
      <w:del w:id="844" w:author="Author" w:date="2023-02-21T15:03:00Z">
        <w:r w:rsidRPr="002E20A3" w:rsidDel="005D51CF">
          <w:rPr>
            <w:rStyle w:val="PageNumber"/>
            <w:rFonts w:ascii="Calibri" w:hAnsi="Calibri" w:cs="Calibri"/>
            <w:lang w:val="en-GB"/>
          </w:rPr>
          <w:delText>ALDOSA</w:delText>
        </w:r>
      </w:del>
      <w:r w:rsidR="009C3063" w:rsidRPr="002E20A3">
        <w:rPr>
          <w:rStyle w:val="PageNumber"/>
          <w:rFonts w:ascii="Calibri" w:hAnsi="Calibri" w:cs="Calibri"/>
          <w:lang w:val="en-GB"/>
        </w:rPr>
        <w:t xml:space="preserve"> – </w:t>
      </w:r>
      <w:r w:rsidRPr="002E20A3">
        <w:rPr>
          <w:rStyle w:val="PageNumber"/>
          <w:rFonts w:ascii="Calibri" w:hAnsi="Calibri" w:cs="Calibri"/>
          <w:lang w:val="en-GB"/>
        </w:rPr>
        <w:t>M</w:t>
      </w:r>
      <w:ins w:id="845" w:author="Author" w:date="2023-02-21T15:03:00Z">
        <w:r w:rsidR="005D51CF">
          <w:rPr>
            <w:rStyle w:val="PageNumber"/>
            <w:rFonts w:ascii="Calibri" w:hAnsi="Calibri" w:cs="Calibri"/>
            <w:lang w:val="en-GB"/>
          </w:rPr>
          <w:t>ia</w:t>
        </w:r>
      </w:ins>
      <w:del w:id="846" w:author="Author" w:date="2023-02-21T15:03:00Z">
        <w:r w:rsidRPr="002E20A3" w:rsidDel="005D51CF">
          <w:rPr>
            <w:rStyle w:val="PageNumber"/>
            <w:rFonts w:ascii="Calibri" w:hAnsi="Calibri" w:cs="Calibri"/>
            <w:lang w:val="en-GB"/>
          </w:rPr>
          <w:delText>IA</w:delText>
        </w:r>
      </w:del>
      <w:r w:rsidRPr="002E20A3">
        <w:rPr>
          <w:rStyle w:val="PageNumber"/>
          <w:rFonts w:ascii="Calibri" w:hAnsi="Calibri" w:cs="Calibri"/>
          <w:lang w:val="en-GB"/>
        </w:rPr>
        <w:t xml:space="preserve"> are both operational but not </w:t>
      </w:r>
      <w:ins w:id="847" w:author="Author" w:date="2023-02-21T15:03:00Z">
        <w:r w:rsidR="00142416">
          <w:rPr>
            <w:rStyle w:val="PageNumber"/>
            <w:rFonts w:ascii="Calibri" w:hAnsi="Calibri" w:cs="Calibri"/>
            <w:lang w:val="en-GB"/>
          </w:rPr>
          <w:t>reliable</w:t>
        </w:r>
      </w:ins>
      <w:del w:id="848" w:author="Author" w:date="2023-02-21T15:03:00Z">
        <w:r w:rsidRPr="002E20A3" w:rsidDel="00142416">
          <w:rPr>
            <w:rStyle w:val="PageNumber"/>
            <w:rFonts w:ascii="Calibri" w:hAnsi="Calibri" w:cs="Calibri"/>
            <w:lang w:val="en-GB"/>
          </w:rPr>
          <w:delText>dependable</w:delText>
        </w:r>
      </w:del>
      <w:r w:rsidRPr="002E20A3">
        <w:rPr>
          <w:rStyle w:val="PageNumber"/>
          <w:rFonts w:ascii="Calibri" w:hAnsi="Calibri" w:cs="Calibri"/>
          <w:lang w:val="en-GB"/>
        </w:rPr>
        <w:t>. The entire track system and loading facilities were built during the French colonial period. Even though the track from M</w:t>
      </w:r>
      <w:ins w:id="849" w:author="Author" w:date="2023-02-21T15:04:00Z">
        <w:r w:rsidR="00142416">
          <w:rPr>
            <w:rStyle w:val="PageNumber"/>
            <w:rFonts w:ascii="Calibri" w:hAnsi="Calibri" w:cs="Calibri"/>
            <w:lang w:val="en-GB"/>
          </w:rPr>
          <w:t>aroni</w:t>
        </w:r>
      </w:ins>
      <w:del w:id="850" w:author="Author" w:date="2023-02-21T15:04:00Z">
        <w:r w:rsidRPr="002E20A3" w:rsidDel="00142416">
          <w:rPr>
            <w:rStyle w:val="PageNumber"/>
            <w:rFonts w:ascii="Calibri" w:hAnsi="Calibri" w:cs="Calibri"/>
            <w:lang w:val="en-GB"/>
          </w:rPr>
          <w:delText>ARONI</w:delText>
        </w:r>
      </w:del>
      <w:r w:rsidRPr="002E20A3">
        <w:rPr>
          <w:rStyle w:val="PageNumber"/>
          <w:rFonts w:ascii="Calibri" w:hAnsi="Calibri" w:cs="Calibri"/>
          <w:lang w:val="en-GB"/>
        </w:rPr>
        <w:t xml:space="preserve"> to A</w:t>
      </w:r>
      <w:ins w:id="851" w:author="Author" w:date="2023-02-21T15:04:00Z">
        <w:r w:rsidR="00142416">
          <w:rPr>
            <w:rStyle w:val="PageNumber"/>
            <w:rFonts w:ascii="Calibri" w:hAnsi="Calibri" w:cs="Calibri"/>
            <w:lang w:val="en-GB"/>
          </w:rPr>
          <w:t>kkabar</w:t>
        </w:r>
      </w:ins>
      <w:del w:id="852" w:author="Author" w:date="2023-02-21T15:04:00Z">
        <w:r w:rsidRPr="002E20A3" w:rsidDel="00142416">
          <w:rPr>
            <w:rStyle w:val="PageNumber"/>
            <w:rFonts w:ascii="Calibri" w:hAnsi="Calibri" w:cs="Calibri"/>
            <w:lang w:val="en-GB"/>
          </w:rPr>
          <w:delText>KKABAR</w:delText>
        </w:r>
      </w:del>
      <w:r w:rsidRPr="002E20A3">
        <w:rPr>
          <w:rStyle w:val="PageNumber"/>
          <w:rFonts w:ascii="Calibri" w:hAnsi="Calibri" w:cs="Calibri"/>
          <w:lang w:val="en-GB"/>
        </w:rPr>
        <w:t xml:space="preserve"> is operational, the northern line ends in M</w:t>
      </w:r>
      <w:ins w:id="853" w:author="Author" w:date="2023-02-21T15:04:00Z">
        <w:r w:rsidR="00142416">
          <w:rPr>
            <w:rStyle w:val="PageNumber"/>
            <w:rFonts w:ascii="Calibri" w:hAnsi="Calibri" w:cs="Calibri"/>
            <w:lang w:val="en-GB"/>
          </w:rPr>
          <w:t>aroni</w:t>
        </w:r>
      </w:ins>
      <w:del w:id="854" w:author="Author" w:date="2023-02-21T15:04:00Z">
        <w:r w:rsidRPr="002E20A3" w:rsidDel="00142416">
          <w:rPr>
            <w:rStyle w:val="PageNumber"/>
            <w:rFonts w:ascii="Calibri" w:hAnsi="Calibri" w:cs="Calibri"/>
            <w:lang w:val="en-GB"/>
          </w:rPr>
          <w:delText>ARONI</w:delText>
        </w:r>
      </w:del>
      <w:r w:rsidRPr="002E20A3">
        <w:rPr>
          <w:rStyle w:val="PageNumber"/>
          <w:rFonts w:ascii="Calibri" w:hAnsi="Calibri" w:cs="Calibri"/>
          <w:lang w:val="en-GB"/>
        </w:rPr>
        <w:t xml:space="preserve"> because the railway bridge west of M</w:t>
      </w:r>
      <w:ins w:id="855" w:author="Author" w:date="2023-02-21T15:04:00Z">
        <w:r w:rsidR="00142416">
          <w:rPr>
            <w:rStyle w:val="PageNumber"/>
            <w:rFonts w:ascii="Calibri" w:hAnsi="Calibri" w:cs="Calibri"/>
            <w:lang w:val="en-GB"/>
          </w:rPr>
          <w:t>aroni</w:t>
        </w:r>
      </w:ins>
      <w:del w:id="856" w:author="Author" w:date="2023-02-21T15:04:00Z">
        <w:r w:rsidRPr="002E20A3" w:rsidDel="00142416">
          <w:rPr>
            <w:rStyle w:val="PageNumber"/>
            <w:rFonts w:ascii="Calibri" w:hAnsi="Calibri" w:cs="Calibri"/>
            <w:lang w:val="en-GB"/>
          </w:rPr>
          <w:delText>ARONI</w:delText>
        </w:r>
      </w:del>
      <w:r w:rsidRPr="002E20A3">
        <w:rPr>
          <w:rStyle w:val="PageNumber"/>
          <w:rFonts w:ascii="Calibri" w:hAnsi="Calibri" w:cs="Calibri"/>
          <w:lang w:val="en-GB"/>
        </w:rPr>
        <w:t xml:space="preserve"> was damaged by flooding in March 2020. </w:t>
      </w:r>
    </w:p>
    <w:p w14:paraId="5A3314F2" w14:textId="77777777" w:rsidR="004C3845" w:rsidRPr="002E20A3" w:rsidRDefault="004C3845" w:rsidP="004C3845">
      <w:pPr>
        <w:jc w:val="both"/>
        <w:rPr>
          <w:rFonts w:ascii="Calibri" w:eastAsia="Arial Unicode MS" w:hAnsi="Calibri" w:cs="Calibri"/>
          <w:b/>
          <w:bCs/>
          <w:sz w:val="24"/>
          <w:szCs w:val="24"/>
          <w:lang w:val="en-GB"/>
        </w:rPr>
      </w:pPr>
    </w:p>
    <w:p w14:paraId="74B76040"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Harbours</w:t>
      </w:r>
    </w:p>
    <w:p w14:paraId="39F47D5F" w14:textId="4583D278" w:rsidR="004C3845" w:rsidRPr="002E20A3" w:rsidRDefault="004C3845" w:rsidP="004C3845">
      <w:pPr>
        <w:jc w:val="both"/>
        <w:rPr>
          <w:rFonts w:ascii="Calibri" w:hAnsi="Calibri" w:cs="Calibri"/>
          <w:lang w:val="en-GB"/>
        </w:rPr>
      </w:pPr>
      <w:r w:rsidRPr="002E20A3">
        <w:rPr>
          <w:rFonts w:ascii="Calibri" w:eastAsia="Arial Unicode MS" w:hAnsi="Calibri" w:cs="Calibri"/>
          <w:lang w:val="en-GB"/>
        </w:rPr>
        <w:t>In C</w:t>
      </w:r>
      <w:ins w:id="857" w:author="Author" w:date="2023-02-21T15:04:00Z">
        <w:r w:rsidR="00142416">
          <w:rPr>
            <w:rFonts w:ascii="Calibri" w:eastAsia="Arial Unicode MS" w:hAnsi="Calibri" w:cs="Calibri"/>
            <w:lang w:val="en-GB"/>
          </w:rPr>
          <w:t>arana</w:t>
        </w:r>
      </w:ins>
      <w:del w:id="858" w:author="Author" w:date="2023-02-21T15:04:00Z">
        <w:r w:rsidRPr="002E20A3" w:rsidDel="00142416">
          <w:rPr>
            <w:rFonts w:ascii="Calibri" w:eastAsia="Arial Unicode MS" w:hAnsi="Calibri" w:cs="Calibri"/>
            <w:lang w:val="en-GB"/>
          </w:rPr>
          <w:delText>ARANA</w:delText>
        </w:r>
      </w:del>
      <w:r w:rsidRPr="002E20A3">
        <w:rPr>
          <w:rFonts w:ascii="Calibri" w:eastAsia="Arial Unicode MS" w:hAnsi="Calibri" w:cs="Calibri"/>
          <w:lang w:val="en-GB"/>
        </w:rPr>
        <w:t>, there are three harbours for deep-water ships and some smaller harbours for fishing boats. The smaller harbours have no capacity to support the loading and unloading of ships, but they are suitable for coastal vessels. The main harbour in G</w:t>
      </w:r>
      <w:ins w:id="859" w:author="Author" w:date="2023-02-21T15:05:00Z">
        <w:r w:rsidR="00142416">
          <w:rPr>
            <w:rFonts w:ascii="Calibri" w:eastAsia="Arial Unicode MS" w:hAnsi="Calibri" w:cs="Calibri"/>
            <w:lang w:val="en-GB"/>
          </w:rPr>
          <w:t>alasi</w:t>
        </w:r>
      </w:ins>
      <w:del w:id="860" w:author="Author" w:date="2023-02-21T15:05:00Z">
        <w:r w:rsidRPr="002E20A3" w:rsidDel="00142416">
          <w:rPr>
            <w:rFonts w:ascii="Calibri" w:eastAsia="Arial Unicode MS" w:hAnsi="Calibri" w:cs="Calibri"/>
            <w:lang w:val="en-GB"/>
          </w:rPr>
          <w:delText>ALASI</w:delText>
        </w:r>
      </w:del>
      <w:r w:rsidRPr="002E20A3">
        <w:rPr>
          <w:rFonts w:ascii="Calibri" w:eastAsia="Arial Unicode MS" w:hAnsi="Calibri" w:cs="Calibri"/>
          <w:lang w:val="en-GB"/>
        </w:rPr>
        <w:t xml:space="preserve"> is well equipped with sufficient capacity for large ships and with</w:t>
      </w:r>
      <w:ins w:id="861" w:author="Author" w:date="2023-04-14T10:04:00Z">
        <w:r w:rsidR="00C73AB6" w:rsidRPr="00C73AB6">
          <w:rPr>
            <w:lang w:val="en-US"/>
            <w:rPrChange w:id="862" w:author="Author" w:date="2023-04-14T10:04:00Z">
              <w:rPr/>
            </w:rPrChange>
          </w:rPr>
          <w:t xml:space="preserve"> r</w:t>
        </w:r>
        <w:r w:rsidR="00C73AB6" w:rsidRPr="00C73AB6">
          <w:rPr>
            <w:rFonts w:ascii="Calibri" w:eastAsia="Arial Unicode MS" w:hAnsi="Calibri" w:cs="Calibri"/>
            <w:lang w:val="en-GB"/>
          </w:rPr>
          <w:t>oll-on/roll-off</w:t>
        </w:r>
      </w:ins>
      <w:del w:id="863" w:author="Author" w:date="2023-04-14T10:04:00Z">
        <w:r w:rsidRPr="002E20A3" w:rsidDel="00C73AB6">
          <w:rPr>
            <w:rFonts w:ascii="Calibri" w:eastAsia="Arial Unicode MS" w:hAnsi="Calibri" w:cs="Calibri"/>
            <w:lang w:val="en-GB"/>
          </w:rPr>
          <w:delText xml:space="preserve"> RoRo</w:delText>
        </w:r>
      </w:del>
      <w:r w:rsidRPr="002E20A3">
        <w:rPr>
          <w:rFonts w:ascii="Calibri" w:eastAsia="Arial Unicode MS" w:hAnsi="Calibri" w:cs="Calibri"/>
          <w:lang w:val="en-GB"/>
        </w:rPr>
        <w:t xml:space="preserve"> capability.</w:t>
      </w:r>
    </w:p>
    <w:p w14:paraId="737A84BE" w14:textId="16909500" w:rsidR="004C3845" w:rsidRPr="002E20A3" w:rsidRDefault="004C3845" w:rsidP="004C3845">
      <w:pPr>
        <w:jc w:val="both"/>
        <w:rPr>
          <w:rFonts w:ascii="Calibri" w:hAnsi="Calibri" w:cs="Calibri"/>
          <w:lang w:val="en-GB"/>
        </w:rPr>
      </w:pPr>
      <w:r w:rsidRPr="002E20A3">
        <w:rPr>
          <w:rFonts w:ascii="Calibri" w:eastAsia="Arial Unicode MS" w:hAnsi="Calibri" w:cs="Calibri"/>
          <w:lang w:val="en-GB"/>
        </w:rPr>
        <w:t>The harbour in C</w:t>
      </w:r>
      <w:ins w:id="864" w:author="Author" w:date="2023-02-21T15:05:00Z">
        <w:r w:rsidR="00142416">
          <w:rPr>
            <w:rFonts w:ascii="Calibri" w:eastAsia="Arial Unicode MS" w:hAnsi="Calibri" w:cs="Calibri"/>
            <w:lang w:val="en-GB"/>
          </w:rPr>
          <w:t>ereni</w:t>
        </w:r>
      </w:ins>
      <w:del w:id="865" w:author="Author" w:date="2023-02-21T15:05:00Z">
        <w:r w:rsidRPr="002E20A3" w:rsidDel="00142416">
          <w:rPr>
            <w:rFonts w:ascii="Calibri" w:eastAsia="Arial Unicode MS" w:hAnsi="Calibri" w:cs="Calibri"/>
            <w:lang w:val="en-GB"/>
          </w:rPr>
          <w:delText>ERENI</w:delText>
        </w:r>
      </w:del>
      <w:r w:rsidRPr="002E20A3">
        <w:rPr>
          <w:rFonts w:ascii="Calibri" w:eastAsia="Arial Unicode MS" w:hAnsi="Calibri" w:cs="Calibri"/>
          <w:lang w:val="en-GB"/>
        </w:rPr>
        <w:t xml:space="preserve"> has no </w:t>
      </w:r>
      <w:ins w:id="866" w:author="Author" w:date="2023-04-14T10:04:00Z">
        <w:r w:rsidR="00C73AB6">
          <w:rPr>
            <w:rFonts w:ascii="Calibri" w:eastAsia="Arial Unicode MS" w:hAnsi="Calibri" w:cs="Calibri"/>
            <w:lang w:val="en-GB"/>
          </w:rPr>
          <w:t>r</w:t>
        </w:r>
        <w:r w:rsidR="00C73AB6" w:rsidRPr="00C73AB6">
          <w:rPr>
            <w:rFonts w:ascii="Calibri" w:eastAsia="Arial Unicode MS" w:hAnsi="Calibri" w:cs="Calibri"/>
            <w:lang w:val="en-GB"/>
          </w:rPr>
          <w:t>oll-on/roll-off</w:t>
        </w:r>
      </w:ins>
      <w:del w:id="867" w:author="Author" w:date="2023-04-14T10:04:00Z">
        <w:r w:rsidRPr="002E20A3" w:rsidDel="00C73AB6">
          <w:rPr>
            <w:rFonts w:ascii="Calibri" w:eastAsia="Arial Unicode MS" w:hAnsi="Calibri" w:cs="Calibri"/>
            <w:lang w:val="en-GB"/>
          </w:rPr>
          <w:delText>RoRo</w:delText>
        </w:r>
      </w:del>
      <w:r w:rsidRPr="002E20A3">
        <w:rPr>
          <w:rFonts w:ascii="Calibri" w:eastAsia="Arial Unicode MS" w:hAnsi="Calibri" w:cs="Calibri"/>
          <w:lang w:val="en-GB"/>
        </w:rPr>
        <w:t xml:space="preserve"> capability but does have </w:t>
      </w:r>
      <w:del w:id="868" w:author="Author" w:date="2023-02-21T15:05:00Z">
        <w:r w:rsidRPr="002E20A3" w:rsidDel="00142416">
          <w:rPr>
            <w:rFonts w:ascii="Calibri" w:eastAsia="Arial Unicode MS" w:hAnsi="Calibri" w:cs="Calibri"/>
            <w:lang w:val="en-GB"/>
          </w:rPr>
          <w:delText>capa</w:delText>
        </w:r>
      </w:del>
      <w:del w:id="869" w:author="Author" w:date="2023-02-21T15:06:00Z">
        <w:r w:rsidRPr="002E20A3" w:rsidDel="00142416">
          <w:rPr>
            <w:rFonts w:ascii="Calibri" w:eastAsia="Arial Unicode MS" w:hAnsi="Calibri" w:cs="Calibri"/>
            <w:lang w:val="en-GB"/>
          </w:rPr>
          <w:delText xml:space="preserve">ble </w:delText>
        </w:r>
      </w:del>
      <w:r w:rsidRPr="002E20A3">
        <w:rPr>
          <w:rFonts w:ascii="Calibri" w:eastAsia="Arial Unicode MS" w:hAnsi="Calibri" w:cs="Calibri"/>
          <w:lang w:val="en-GB"/>
        </w:rPr>
        <w:t>cranes and sufficient transport equipment to handle heavy loads and containers. The harbour in M</w:t>
      </w:r>
      <w:ins w:id="870" w:author="Author" w:date="2023-02-21T15:06:00Z">
        <w:r w:rsidR="00142416">
          <w:rPr>
            <w:rFonts w:ascii="Calibri" w:eastAsia="Arial Unicode MS" w:hAnsi="Calibri" w:cs="Calibri"/>
            <w:lang w:val="en-GB"/>
          </w:rPr>
          <w:t>aldosa</w:t>
        </w:r>
      </w:ins>
      <w:del w:id="871" w:author="Author" w:date="2023-02-21T15:06:00Z">
        <w:r w:rsidRPr="002E20A3" w:rsidDel="00142416">
          <w:rPr>
            <w:rFonts w:ascii="Calibri" w:eastAsia="Arial Unicode MS" w:hAnsi="Calibri" w:cs="Calibri"/>
            <w:lang w:val="en-GB"/>
          </w:rPr>
          <w:delText>ALDOSA</w:delText>
        </w:r>
      </w:del>
      <w:r w:rsidRPr="002E20A3">
        <w:rPr>
          <w:rFonts w:ascii="Calibri" w:eastAsia="Arial Unicode MS" w:hAnsi="Calibri" w:cs="Calibri"/>
          <w:lang w:val="en-GB"/>
        </w:rPr>
        <w:t>, which has railroad access, is mostly speciali</w:t>
      </w:r>
      <w:ins w:id="872" w:author="Author" w:date="2023-02-21T15:06:00Z">
        <w:r w:rsidR="00142416">
          <w:rPr>
            <w:rFonts w:ascii="Calibri" w:eastAsia="Arial Unicode MS" w:hAnsi="Calibri" w:cs="Calibri"/>
            <w:lang w:val="en-GB"/>
          </w:rPr>
          <w:t>zed</w:t>
        </w:r>
      </w:ins>
      <w:del w:id="873" w:author="Author" w:date="2023-02-21T15:06:00Z">
        <w:r w:rsidR="006431EA" w:rsidRPr="002E20A3" w:rsidDel="00142416">
          <w:rPr>
            <w:rFonts w:ascii="Calibri" w:eastAsia="Arial Unicode MS" w:hAnsi="Calibri" w:cs="Calibri"/>
            <w:lang w:val="en-GB"/>
          </w:rPr>
          <w:delText>s</w:delText>
        </w:r>
        <w:r w:rsidRPr="002E20A3" w:rsidDel="00142416">
          <w:rPr>
            <w:rFonts w:ascii="Calibri" w:eastAsia="Arial Unicode MS" w:hAnsi="Calibri" w:cs="Calibri"/>
            <w:lang w:val="en-GB"/>
          </w:rPr>
          <w:delText>ed</w:delText>
        </w:r>
      </w:del>
      <w:r w:rsidRPr="002E20A3">
        <w:rPr>
          <w:rFonts w:ascii="Calibri" w:eastAsia="Arial Unicode MS" w:hAnsi="Calibri" w:cs="Calibri"/>
          <w:lang w:val="en-GB"/>
        </w:rPr>
        <w:t xml:space="preserve"> </w:t>
      </w:r>
      <w:del w:id="874" w:author="Author" w:date="2023-02-21T15:06:00Z">
        <w:r w:rsidRPr="002E20A3" w:rsidDel="00142416">
          <w:rPr>
            <w:rFonts w:ascii="Calibri" w:eastAsia="Arial Unicode MS" w:hAnsi="Calibri" w:cs="Calibri"/>
            <w:lang w:val="en-GB"/>
          </w:rPr>
          <w:delText>for</w:delText>
        </w:r>
      </w:del>
      <w:ins w:id="875" w:author="Author" w:date="2023-02-21T15:06:00Z">
        <w:r w:rsidR="00142416">
          <w:rPr>
            <w:rFonts w:ascii="Calibri" w:eastAsia="Arial Unicode MS" w:hAnsi="Calibri" w:cs="Calibri"/>
            <w:lang w:val="en-GB"/>
          </w:rPr>
          <w:t>in</w:t>
        </w:r>
      </w:ins>
      <w:r w:rsidRPr="002E20A3">
        <w:rPr>
          <w:rFonts w:ascii="Calibri" w:eastAsia="Arial Unicode MS" w:hAnsi="Calibri" w:cs="Calibri"/>
          <w:lang w:val="en-GB"/>
        </w:rPr>
        <w:t xml:space="preserve"> the transport of copper but </w:t>
      </w:r>
      <w:del w:id="876" w:author="Author" w:date="2023-02-21T15:06:00Z">
        <w:r w:rsidRPr="002E20A3" w:rsidDel="00142416">
          <w:rPr>
            <w:rFonts w:ascii="Calibri" w:eastAsia="Arial Unicode MS" w:hAnsi="Calibri" w:cs="Calibri"/>
            <w:lang w:val="en-GB"/>
          </w:rPr>
          <w:delText xml:space="preserve">it </w:delText>
        </w:r>
      </w:del>
      <w:r w:rsidRPr="002E20A3">
        <w:rPr>
          <w:rFonts w:ascii="Calibri" w:eastAsia="Arial Unicode MS" w:hAnsi="Calibri" w:cs="Calibri"/>
          <w:lang w:val="en-GB"/>
        </w:rPr>
        <w:t xml:space="preserve">is also capable </w:t>
      </w:r>
      <w:del w:id="877" w:author="Author" w:date="2023-02-21T15:06:00Z">
        <w:r w:rsidRPr="002E20A3" w:rsidDel="00142416">
          <w:rPr>
            <w:rFonts w:ascii="Calibri" w:eastAsia="Arial Unicode MS" w:hAnsi="Calibri" w:cs="Calibri"/>
            <w:lang w:val="en-GB"/>
          </w:rPr>
          <w:delText>to</w:delText>
        </w:r>
      </w:del>
      <w:ins w:id="878" w:author="Author" w:date="2023-02-21T15:06:00Z">
        <w:r w:rsidR="00142416">
          <w:rPr>
            <w:rFonts w:ascii="Calibri" w:eastAsia="Arial Unicode MS" w:hAnsi="Calibri" w:cs="Calibri"/>
            <w:lang w:val="en-GB"/>
          </w:rPr>
          <w:t>of</w:t>
        </w:r>
      </w:ins>
      <w:r w:rsidRPr="002E20A3">
        <w:rPr>
          <w:rFonts w:ascii="Calibri" w:eastAsia="Arial Unicode MS" w:hAnsi="Calibri" w:cs="Calibri"/>
          <w:lang w:val="en-GB"/>
        </w:rPr>
        <w:t xml:space="preserve"> handl</w:t>
      </w:r>
      <w:ins w:id="879" w:author="Author" w:date="2023-02-21T15:06:00Z">
        <w:r w:rsidR="00142416">
          <w:rPr>
            <w:rFonts w:ascii="Calibri" w:eastAsia="Arial Unicode MS" w:hAnsi="Calibri" w:cs="Calibri"/>
            <w:lang w:val="en-GB"/>
          </w:rPr>
          <w:t>ing</w:t>
        </w:r>
      </w:ins>
      <w:del w:id="880" w:author="Author" w:date="2023-02-21T15:06:00Z">
        <w:r w:rsidRPr="002E20A3" w:rsidDel="00142416">
          <w:rPr>
            <w:rFonts w:ascii="Calibri" w:eastAsia="Arial Unicode MS" w:hAnsi="Calibri" w:cs="Calibri"/>
            <w:lang w:val="en-GB"/>
          </w:rPr>
          <w:delText>e</w:delText>
        </w:r>
      </w:del>
      <w:r w:rsidRPr="002E20A3">
        <w:rPr>
          <w:rFonts w:ascii="Calibri" w:eastAsia="Arial Unicode MS" w:hAnsi="Calibri" w:cs="Calibri"/>
          <w:lang w:val="en-GB"/>
        </w:rPr>
        <w:t xml:space="preserve"> regular transport ships. </w:t>
      </w:r>
    </w:p>
    <w:p w14:paraId="3E43680E" w14:textId="77777777" w:rsidR="004C3845" w:rsidRPr="002E20A3" w:rsidRDefault="004C3845" w:rsidP="004C3845">
      <w:pPr>
        <w:jc w:val="both"/>
        <w:rPr>
          <w:lang w:val="en-GB"/>
        </w:rPr>
      </w:pPr>
    </w:p>
    <w:p w14:paraId="67BA56B2" w14:textId="77777777"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lastRenderedPageBreak/>
        <w:t>Water and sanitation</w:t>
      </w:r>
    </w:p>
    <w:p w14:paraId="729CE385" w14:textId="7FBB10D1"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Only the capital and some larger cities have a water supply system for the central area of the city. All other towns and villages rely on wells and water trading. Potable water is available in most parts of the country but the quality of water varies. In dry areas south</w:t>
      </w:r>
      <w:ins w:id="881" w:author="Author" w:date="2023-02-21T15:07:00Z">
        <w:r w:rsidR="000801BC">
          <w:rPr>
            <w:rStyle w:val="PageNumber"/>
            <w:rFonts w:ascii="Calibri" w:hAnsi="Calibri" w:cs="Calibri"/>
            <w:lang w:val="en-GB"/>
          </w:rPr>
          <w:t>-</w:t>
        </w:r>
      </w:ins>
      <w:r w:rsidRPr="002E20A3">
        <w:rPr>
          <w:rFonts w:ascii="Calibri" w:hAnsi="Calibri" w:cs="Calibri"/>
          <w:lang w:val="en-GB"/>
        </w:rPr>
        <w:t>w</w:t>
      </w:r>
      <w:r w:rsidRPr="002E20A3">
        <w:rPr>
          <w:rStyle w:val="PageNumber"/>
          <w:rFonts w:ascii="Calibri" w:hAnsi="Calibri" w:cs="Calibri"/>
          <w:lang w:val="en-GB"/>
        </w:rPr>
        <w:t>est of M</w:t>
      </w:r>
      <w:ins w:id="882" w:author="Author" w:date="2023-02-21T15:07:00Z">
        <w:r w:rsidR="000801BC">
          <w:rPr>
            <w:rStyle w:val="PageNumber"/>
            <w:rFonts w:ascii="Calibri" w:hAnsi="Calibri" w:cs="Calibri"/>
            <w:lang w:val="en-GB"/>
          </w:rPr>
          <w:t>aldosa</w:t>
        </w:r>
      </w:ins>
      <w:del w:id="883" w:author="Author" w:date="2023-02-21T15:07:00Z">
        <w:r w:rsidRPr="002E20A3" w:rsidDel="000801BC">
          <w:rPr>
            <w:rStyle w:val="PageNumber"/>
            <w:rFonts w:ascii="Calibri" w:hAnsi="Calibri" w:cs="Calibri"/>
            <w:lang w:val="en-GB"/>
          </w:rPr>
          <w:delText>ALDOSA</w:delText>
        </w:r>
      </w:del>
      <w:r w:rsidRPr="002E20A3">
        <w:rPr>
          <w:rStyle w:val="PageNumber"/>
          <w:rFonts w:ascii="Calibri" w:hAnsi="Calibri" w:cs="Calibri"/>
          <w:lang w:val="en-GB"/>
        </w:rPr>
        <w:t xml:space="preserve"> and </w:t>
      </w:r>
      <w:r w:rsidRPr="002E20A3">
        <w:rPr>
          <w:rFonts w:ascii="Calibri" w:hAnsi="Calibri" w:cs="Calibri"/>
          <w:lang w:val="en-GB"/>
        </w:rPr>
        <w:t>west</w:t>
      </w:r>
      <w:r w:rsidRPr="002E20A3">
        <w:rPr>
          <w:rStyle w:val="PageNumber"/>
          <w:rFonts w:ascii="Calibri" w:hAnsi="Calibri" w:cs="Calibri"/>
          <w:lang w:val="en-GB"/>
        </w:rPr>
        <w:t xml:space="preserve"> of G</w:t>
      </w:r>
      <w:ins w:id="884" w:author="Author" w:date="2023-02-21T15:07:00Z">
        <w:r w:rsidR="000801BC">
          <w:rPr>
            <w:rStyle w:val="PageNumber"/>
            <w:rFonts w:ascii="Calibri" w:hAnsi="Calibri" w:cs="Calibri"/>
            <w:lang w:val="en-GB"/>
          </w:rPr>
          <w:t>alasi</w:t>
        </w:r>
      </w:ins>
      <w:del w:id="885" w:author="Author" w:date="2023-02-21T15:07:00Z">
        <w:r w:rsidRPr="002E20A3" w:rsidDel="000801BC">
          <w:rPr>
            <w:rStyle w:val="PageNumber"/>
            <w:rFonts w:ascii="Calibri" w:hAnsi="Calibri" w:cs="Calibri"/>
            <w:lang w:val="en-GB"/>
          </w:rPr>
          <w:delText>ALASI</w:delText>
        </w:r>
      </w:del>
      <w:r w:rsidR="00895908" w:rsidRPr="002E20A3">
        <w:rPr>
          <w:rStyle w:val="PageNumber"/>
          <w:rFonts w:ascii="Calibri" w:hAnsi="Calibri" w:cs="Calibri"/>
          <w:lang w:val="en-GB"/>
        </w:rPr>
        <w:t>,</w:t>
      </w:r>
      <w:r w:rsidRPr="002E20A3">
        <w:rPr>
          <w:rStyle w:val="PageNumber"/>
          <w:rFonts w:ascii="Calibri" w:hAnsi="Calibri" w:cs="Calibri"/>
          <w:lang w:val="en-GB"/>
        </w:rPr>
        <w:t xml:space="preserve"> drinking water during the dry season is mostly taken from small ponds and slow</w:t>
      </w:r>
      <w:del w:id="886" w:author="Author" w:date="2023-02-21T15:08:00Z">
        <w:r w:rsidRPr="002E20A3" w:rsidDel="000801BC">
          <w:rPr>
            <w:rStyle w:val="PageNumber"/>
            <w:rFonts w:ascii="Calibri" w:hAnsi="Calibri" w:cs="Calibri"/>
            <w:lang w:val="en-GB"/>
          </w:rPr>
          <w:delText xml:space="preserve"> </w:delText>
        </w:r>
      </w:del>
      <w:ins w:id="887" w:author="Author" w:date="2023-02-21T15:08:00Z">
        <w:r w:rsidR="000801BC">
          <w:rPr>
            <w:rStyle w:val="PageNumber"/>
            <w:rFonts w:ascii="Calibri" w:hAnsi="Calibri" w:cs="Calibri"/>
            <w:lang w:val="en-GB"/>
          </w:rPr>
          <w:t>-</w:t>
        </w:r>
      </w:ins>
      <w:r w:rsidRPr="002E20A3">
        <w:rPr>
          <w:rStyle w:val="PageNumber"/>
          <w:rFonts w:ascii="Calibri" w:hAnsi="Calibri" w:cs="Calibri"/>
          <w:lang w:val="en-GB"/>
        </w:rPr>
        <w:t>flowing brooks.</w:t>
      </w:r>
    </w:p>
    <w:p w14:paraId="071C51E6" w14:textId="370FE5F2" w:rsidR="004C3845" w:rsidRPr="002E20A3" w:rsidRDefault="004C3845" w:rsidP="004C3845">
      <w:pPr>
        <w:pStyle w:val="Header"/>
        <w:jc w:val="both"/>
        <w:rPr>
          <w:rFonts w:ascii="Calibri" w:hAnsi="Calibri" w:cs="Calibri"/>
          <w:lang w:val="en-GB"/>
        </w:rPr>
      </w:pPr>
      <w:r w:rsidRPr="002E20A3">
        <w:rPr>
          <w:rFonts w:ascii="Calibri" w:hAnsi="Calibri" w:cs="Calibri"/>
          <w:lang w:val="en-GB"/>
        </w:rPr>
        <w:t>There is no system of sanitation and garbage removal in C</w:t>
      </w:r>
      <w:ins w:id="888" w:author="Author" w:date="2023-02-21T15:07:00Z">
        <w:r w:rsidR="000801BC">
          <w:rPr>
            <w:rFonts w:ascii="Calibri" w:hAnsi="Calibri" w:cs="Calibri"/>
            <w:lang w:val="en-GB"/>
          </w:rPr>
          <w:t>arana</w:t>
        </w:r>
      </w:ins>
      <w:del w:id="889" w:author="Author" w:date="2023-02-21T15:07:00Z">
        <w:r w:rsidRPr="002E20A3" w:rsidDel="000801BC">
          <w:rPr>
            <w:rFonts w:ascii="Calibri" w:hAnsi="Calibri" w:cs="Calibri"/>
            <w:lang w:val="en-GB"/>
          </w:rPr>
          <w:delText>ARANA</w:delText>
        </w:r>
      </w:del>
      <w:r w:rsidRPr="002E20A3">
        <w:rPr>
          <w:rFonts w:ascii="Calibri" w:hAnsi="Calibri" w:cs="Calibri"/>
          <w:lang w:val="en-GB"/>
        </w:rPr>
        <w:t xml:space="preserve">, leading to </w:t>
      </w:r>
      <w:del w:id="890" w:author="Author" w:date="2023-02-21T15:08:00Z">
        <w:r w:rsidRPr="002E20A3" w:rsidDel="000801BC">
          <w:rPr>
            <w:rFonts w:ascii="Calibri" w:hAnsi="Calibri" w:cs="Calibri"/>
            <w:lang w:val="en-GB"/>
          </w:rPr>
          <w:delText>permanent</w:delText>
        </w:r>
      </w:del>
      <w:ins w:id="891" w:author="Author" w:date="2023-02-21T15:08:00Z">
        <w:r w:rsidR="000801BC">
          <w:rPr>
            <w:rFonts w:ascii="Calibri" w:hAnsi="Calibri" w:cs="Calibri"/>
            <w:lang w:val="en-GB"/>
          </w:rPr>
          <w:t>persistent</w:t>
        </w:r>
      </w:ins>
      <w:r w:rsidRPr="002E20A3">
        <w:rPr>
          <w:rFonts w:ascii="Calibri" w:hAnsi="Calibri" w:cs="Calibri"/>
          <w:lang w:val="en-GB"/>
        </w:rPr>
        <w:t xml:space="preserve"> </w:t>
      </w:r>
      <w:del w:id="892" w:author="Author" w:date="2023-02-21T15:08:00Z">
        <w:r w:rsidRPr="002E20A3" w:rsidDel="000801BC">
          <w:rPr>
            <w:rFonts w:ascii="Calibri" w:hAnsi="Calibri" w:cs="Calibri"/>
            <w:lang w:val="en-GB"/>
          </w:rPr>
          <w:delText>disease</w:delText>
        </w:r>
      </w:del>
      <w:r w:rsidRPr="002E20A3">
        <w:rPr>
          <w:rFonts w:ascii="Calibri" w:hAnsi="Calibri" w:cs="Calibri"/>
          <w:lang w:val="en-GB"/>
        </w:rPr>
        <w:t xml:space="preserve"> </w:t>
      </w:r>
      <w:del w:id="893" w:author="Author" w:date="2023-02-21T15:08:00Z">
        <w:r w:rsidRPr="002E20A3" w:rsidDel="000801BC">
          <w:rPr>
            <w:rFonts w:ascii="Calibri" w:hAnsi="Calibri" w:cs="Calibri"/>
            <w:lang w:val="en-GB"/>
          </w:rPr>
          <w:delText xml:space="preserve">and </w:delText>
        </w:r>
      </w:del>
      <w:r w:rsidRPr="002E20A3">
        <w:rPr>
          <w:rFonts w:ascii="Calibri" w:hAnsi="Calibri" w:cs="Calibri"/>
          <w:lang w:val="en-GB"/>
        </w:rPr>
        <w:t>health problems</w:t>
      </w:r>
      <w:ins w:id="894" w:author="Author" w:date="2023-02-21T15:08:00Z">
        <w:r w:rsidR="000801BC">
          <w:rPr>
            <w:rFonts w:ascii="Calibri" w:hAnsi="Calibri" w:cs="Calibri"/>
            <w:lang w:val="en-GB"/>
          </w:rPr>
          <w:t xml:space="preserve"> and disease</w:t>
        </w:r>
      </w:ins>
      <w:r w:rsidRPr="002E20A3">
        <w:rPr>
          <w:rFonts w:ascii="Calibri" w:hAnsi="Calibri" w:cs="Calibri"/>
          <w:lang w:val="en-GB"/>
        </w:rPr>
        <w:t xml:space="preserve">, particularly in </w:t>
      </w:r>
      <w:del w:id="895" w:author="Author" w:date="2023-02-21T15:09:00Z">
        <w:r w:rsidRPr="002E20A3" w:rsidDel="000801BC">
          <w:rPr>
            <w:rFonts w:ascii="Calibri" w:hAnsi="Calibri" w:cs="Calibri"/>
            <w:lang w:val="en-GB"/>
          </w:rPr>
          <w:delText xml:space="preserve">the </w:delText>
        </w:r>
      </w:del>
      <w:r w:rsidRPr="002E20A3">
        <w:rPr>
          <w:rFonts w:ascii="Calibri" w:hAnsi="Calibri" w:cs="Calibri"/>
          <w:lang w:val="en-GB"/>
        </w:rPr>
        <w:t>heavily populated areas.</w:t>
      </w:r>
    </w:p>
    <w:p w14:paraId="42E67E26" w14:textId="77777777" w:rsidR="004E3F79" w:rsidRPr="002E20A3" w:rsidRDefault="004E3F79" w:rsidP="00DC34BB">
      <w:pPr>
        <w:spacing w:before="240"/>
        <w:jc w:val="both"/>
        <w:rPr>
          <w:rFonts w:ascii="Calibri" w:eastAsia="Arial Unicode MS" w:hAnsi="Calibri" w:cs="Calibri"/>
          <w:b/>
          <w:bCs/>
          <w:sz w:val="24"/>
          <w:szCs w:val="24"/>
          <w:lang w:val="en-GB"/>
        </w:rPr>
      </w:pPr>
    </w:p>
    <w:p w14:paraId="661CEDC7" w14:textId="6918F48F" w:rsidR="004C3845" w:rsidRPr="002E20A3" w:rsidRDefault="004C3845" w:rsidP="004C3845">
      <w:pPr>
        <w:jc w:val="both"/>
        <w:rPr>
          <w:rFonts w:ascii="Calibri" w:hAnsi="Calibri" w:cs="Calibri"/>
          <w:b/>
          <w:bCs/>
          <w:sz w:val="24"/>
          <w:szCs w:val="24"/>
          <w:lang w:val="en-GB"/>
        </w:rPr>
      </w:pPr>
      <w:r w:rsidRPr="002E20A3">
        <w:rPr>
          <w:rFonts w:ascii="Calibri" w:eastAsia="Arial Unicode MS" w:hAnsi="Calibri" w:cs="Calibri"/>
          <w:b/>
          <w:bCs/>
          <w:sz w:val="24"/>
          <w:szCs w:val="24"/>
          <w:lang w:val="en-GB"/>
        </w:rPr>
        <w:t xml:space="preserve">Neighbouring </w:t>
      </w:r>
      <w:del w:id="896" w:author="Author" w:date="2023-02-21T15:06:00Z">
        <w:r w:rsidRPr="002E20A3" w:rsidDel="00142416">
          <w:rPr>
            <w:rFonts w:ascii="Calibri" w:eastAsia="Arial Unicode MS" w:hAnsi="Calibri" w:cs="Calibri"/>
            <w:b/>
            <w:bCs/>
            <w:sz w:val="24"/>
            <w:szCs w:val="24"/>
            <w:lang w:val="en-GB"/>
          </w:rPr>
          <w:delText>C</w:delText>
        </w:r>
      </w:del>
      <w:ins w:id="897" w:author="Author" w:date="2023-02-21T15:06:00Z">
        <w:r w:rsidR="00142416">
          <w:rPr>
            <w:rFonts w:ascii="Calibri" w:eastAsia="Arial Unicode MS" w:hAnsi="Calibri" w:cs="Calibri"/>
            <w:b/>
            <w:bCs/>
            <w:sz w:val="24"/>
            <w:szCs w:val="24"/>
            <w:lang w:val="en-GB"/>
          </w:rPr>
          <w:t>c</w:t>
        </w:r>
      </w:ins>
      <w:r w:rsidRPr="002E20A3">
        <w:rPr>
          <w:rFonts w:ascii="Calibri" w:eastAsia="Arial Unicode MS" w:hAnsi="Calibri" w:cs="Calibri"/>
          <w:b/>
          <w:bCs/>
          <w:sz w:val="24"/>
          <w:szCs w:val="24"/>
          <w:lang w:val="en-GB"/>
        </w:rPr>
        <w:t>ountries</w:t>
      </w:r>
    </w:p>
    <w:p w14:paraId="7EDACFB2" w14:textId="17CD1E3D" w:rsidR="004C3845" w:rsidRPr="002E20A3" w:rsidRDefault="004C3845" w:rsidP="004C3845">
      <w:pPr>
        <w:jc w:val="both"/>
        <w:rPr>
          <w:rFonts w:ascii="Calibri" w:hAnsi="Calibri" w:cs="Calibri"/>
          <w:b/>
          <w:bCs/>
          <w:lang w:val="en-GB"/>
        </w:rPr>
      </w:pPr>
      <w:r w:rsidRPr="002E20A3">
        <w:rPr>
          <w:rStyle w:val="PageNumber"/>
          <w:rFonts w:ascii="Calibri" w:hAnsi="Calibri" w:cs="Calibri"/>
          <w:lang w:val="en-GB"/>
        </w:rPr>
        <w:t>C</w:t>
      </w:r>
      <w:ins w:id="898" w:author="Author" w:date="2023-02-21T15:09:00Z">
        <w:r w:rsidR="000801BC">
          <w:rPr>
            <w:rStyle w:val="PageNumber"/>
            <w:rFonts w:ascii="Calibri" w:hAnsi="Calibri" w:cs="Calibri"/>
            <w:lang w:val="en-GB"/>
          </w:rPr>
          <w:t>arana</w:t>
        </w:r>
      </w:ins>
      <w:del w:id="899" w:author="Author" w:date="2023-02-21T15:09:00Z">
        <w:r w:rsidRPr="002E20A3" w:rsidDel="000801BC">
          <w:rPr>
            <w:rStyle w:val="PageNumber"/>
            <w:rFonts w:ascii="Calibri" w:hAnsi="Calibri" w:cs="Calibri"/>
            <w:lang w:val="en-GB"/>
          </w:rPr>
          <w:delText>ARANA</w:delText>
        </w:r>
      </w:del>
      <w:r w:rsidRPr="002E20A3">
        <w:rPr>
          <w:rStyle w:val="PageNumber"/>
          <w:rFonts w:ascii="Calibri" w:hAnsi="Calibri" w:cs="Calibri"/>
          <w:lang w:val="en-GB"/>
        </w:rPr>
        <w:t xml:space="preserve"> is located on the </w:t>
      </w:r>
      <w:del w:id="900" w:author="Author" w:date="2023-02-21T15:09:00Z">
        <w:r w:rsidRPr="002E20A3" w:rsidDel="000801BC">
          <w:rPr>
            <w:rFonts w:ascii="Calibri" w:hAnsi="Calibri" w:cs="Calibri"/>
            <w:lang w:val="en-GB"/>
          </w:rPr>
          <w:delText>E</w:delText>
        </w:r>
      </w:del>
      <w:ins w:id="901" w:author="Author" w:date="2023-02-21T15:09:00Z">
        <w:r w:rsidR="000801BC">
          <w:rPr>
            <w:rFonts w:ascii="Calibri" w:hAnsi="Calibri" w:cs="Calibri"/>
            <w:lang w:val="en-GB"/>
          </w:rPr>
          <w:t>e</w:t>
        </w:r>
      </w:ins>
      <w:r w:rsidRPr="002E20A3">
        <w:rPr>
          <w:rStyle w:val="PageNumber"/>
          <w:rFonts w:ascii="Calibri" w:hAnsi="Calibri" w:cs="Calibri"/>
          <w:lang w:val="en-GB"/>
        </w:rPr>
        <w:t xml:space="preserve">ast coast of the </w:t>
      </w:r>
      <w:ins w:id="902" w:author="Author" w:date="2023-02-21T15:09:00Z">
        <w:r w:rsidR="000801BC">
          <w:rPr>
            <w:rStyle w:val="PageNumber"/>
            <w:rFonts w:ascii="Calibri" w:hAnsi="Calibri" w:cs="Calibri"/>
            <w:lang w:val="en-GB"/>
          </w:rPr>
          <w:t xml:space="preserve">continent of </w:t>
        </w:r>
      </w:ins>
      <w:r w:rsidRPr="002E20A3">
        <w:rPr>
          <w:rStyle w:val="PageNumber"/>
          <w:rFonts w:ascii="Calibri" w:hAnsi="Calibri" w:cs="Calibri"/>
          <w:lang w:val="en-GB"/>
        </w:rPr>
        <w:t>F</w:t>
      </w:r>
      <w:ins w:id="903" w:author="Author" w:date="2023-02-21T15:09:00Z">
        <w:r w:rsidR="000801BC">
          <w:rPr>
            <w:rStyle w:val="PageNumber"/>
            <w:rFonts w:ascii="Calibri" w:hAnsi="Calibri" w:cs="Calibri"/>
            <w:lang w:val="en-GB"/>
          </w:rPr>
          <w:t>asia</w:t>
        </w:r>
      </w:ins>
      <w:del w:id="904" w:author="Author" w:date="2023-02-21T15:09:00Z">
        <w:r w:rsidRPr="002E20A3" w:rsidDel="000801BC">
          <w:rPr>
            <w:rStyle w:val="PageNumber"/>
            <w:rFonts w:ascii="Calibri" w:hAnsi="Calibri" w:cs="Calibri"/>
            <w:lang w:val="en-GB"/>
          </w:rPr>
          <w:delText>ASIA continent</w:delText>
        </w:r>
      </w:del>
      <w:r w:rsidRPr="002E20A3">
        <w:rPr>
          <w:rFonts w:ascii="Calibri" w:hAnsi="Calibri" w:cs="Calibri"/>
          <w:lang w:val="en-GB"/>
        </w:rPr>
        <w:t xml:space="preserve">. </w:t>
      </w:r>
      <w:r w:rsidRPr="002E20A3">
        <w:rPr>
          <w:rStyle w:val="PageNumber"/>
          <w:rFonts w:ascii="Calibri" w:hAnsi="Calibri" w:cs="Calibri"/>
          <w:lang w:val="en-GB"/>
        </w:rPr>
        <w:t>The total area of C</w:t>
      </w:r>
      <w:ins w:id="905" w:author="Author" w:date="2023-02-21T15:09:00Z">
        <w:r w:rsidR="000801BC">
          <w:rPr>
            <w:rStyle w:val="PageNumber"/>
            <w:rFonts w:ascii="Calibri" w:hAnsi="Calibri" w:cs="Calibri"/>
            <w:lang w:val="en-GB"/>
          </w:rPr>
          <w:t>arana</w:t>
        </w:r>
      </w:ins>
      <w:del w:id="906" w:author="Author" w:date="2023-02-21T15:09:00Z">
        <w:r w:rsidRPr="002E20A3" w:rsidDel="000801BC">
          <w:rPr>
            <w:rStyle w:val="PageNumber"/>
            <w:rFonts w:ascii="Calibri" w:hAnsi="Calibri" w:cs="Calibri"/>
            <w:lang w:val="en-GB"/>
          </w:rPr>
          <w:delText>ARANA</w:delText>
        </w:r>
      </w:del>
      <w:r w:rsidRPr="002E20A3">
        <w:rPr>
          <w:rStyle w:val="PageNumber"/>
          <w:rFonts w:ascii="Calibri" w:hAnsi="Calibri" w:cs="Calibri"/>
          <w:lang w:val="en-GB"/>
        </w:rPr>
        <w:t xml:space="preserve"> is 119,480 km</w:t>
      </w:r>
      <w:r w:rsidRPr="002E20A3">
        <w:rPr>
          <w:rFonts w:ascii="Calibri" w:hAnsi="Calibri" w:cs="Calibri"/>
          <w:vertAlign w:val="superscript"/>
          <w:lang w:val="en-GB"/>
        </w:rPr>
        <w:t>2</w:t>
      </w:r>
      <w:r w:rsidRPr="002E20A3">
        <w:rPr>
          <w:rStyle w:val="PageNumber"/>
          <w:rFonts w:ascii="Calibri" w:hAnsi="Calibri" w:cs="Calibri"/>
          <w:lang w:val="en-GB"/>
        </w:rPr>
        <w:t xml:space="preserve"> with 300 km coastline. C</w:t>
      </w:r>
      <w:ins w:id="907" w:author="Author" w:date="2023-02-21T15:09:00Z">
        <w:r w:rsidR="000801BC">
          <w:rPr>
            <w:rStyle w:val="PageNumber"/>
            <w:rFonts w:ascii="Calibri" w:hAnsi="Calibri" w:cs="Calibri"/>
            <w:lang w:val="en-GB"/>
          </w:rPr>
          <w:t>arana</w:t>
        </w:r>
      </w:ins>
      <w:del w:id="908" w:author="Author" w:date="2023-02-21T15:09:00Z">
        <w:r w:rsidRPr="002E20A3" w:rsidDel="000801BC">
          <w:rPr>
            <w:rStyle w:val="PageNumber"/>
            <w:rFonts w:ascii="Calibri" w:hAnsi="Calibri" w:cs="Calibri"/>
            <w:lang w:val="en-GB"/>
          </w:rPr>
          <w:delText>ARANA</w:delText>
        </w:r>
      </w:del>
      <w:r w:rsidRPr="002E20A3">
        <w:rPr>
          <w:rStyle w:val="PageNumber"/>
          <w:rFonts w:ascii="Calibri" w:hAnsi="Calibri" w:cs="Calibri"/>
          <w:lang w:val="en-GB"/>
        </w:rPr>
        <w:t xml:space="preserve"> has land boundaries of 1</w:t>
      </w:r>
      <w:ins w:id="909" w:author="Author" w:date="2023-02-21T15:09:00Z">
        <w:r w:rsidR="000801BC">
          <w:rPr>
            <w:rStyle w:val="PageNumber"/>
            <w:rFonts w:ascii="Calibri" w:hAnsi="Calibri" w:cs="Calibri"/>
            <w:lang w:val="en-GB"/>
          </w:rPr>
          <w:t>,</w:t>
        </w:r>
      </w:ins>
      <w:r w:rsidRPr="002E20A3">
        <w:rPr>
          <w:rStyle w:val="PageNumber"/>
          <w:rFonts w:ascii="Calibri" w:hAnsi="Calibri" w:cs="Calibri"/>
          <w:lang w:val="en-GB"/>
        </w:rPr>
        <w:t>500 km with its neighbouring countries, R</w:t>
      </w:r>
      <w:ins w:id="910" w:author="Author" w:date="2023-02-21T15:09:00Z">
        <w:r w:rsidR="000801BC">
          <w:rPr>
            <w:rStyle w:val="PageNumber"/>
            <w:rFonts w:ascii="Calibri" w:hAnsi="Calibri" w:cs="Calibri"/>
            <w:lang w:val="en-GB"/>
          </w:rPr>
          <w:t>imosa</w:t>
        </w:r>
      </w:ins>
      <w:del w:id="911" w:author="Author" w:date="2023-02-21T15:09:00Z">
        <w:r w:rsidRPr="002E20A3" w:rsidDel="000801BC">
          <w:rPr>
            <w:rStyle w:val="PageNumber"/>
            <w:rFonts w:ascii="Calibri" w:hAnsi="Calibri" w:cs="Calibri"/>
            <w:lang w:val="en-GB"/>
          </w:rPr>
          <w:delText>IMOSA</w:delText>
        </w:r>
      </w:del>
      <w:r w:rsidRPr="002E20A3">
        <w:rPr>
          <w:rStyle w:val="PageNumber"/>
          <w:rFonts w:ascii="Calibri" w:hAnsi="Calibri" w:cs="Calibri"/>
          <w:lang w:val="en-GB"/>
        </w:rPr>
        <w:t xml:space="preserve"> (southern border), K</w:t>
      </w:r>
      <w:ins w:id="912" w:author="Author" w:date="2023-02-21T15:09:00Z">
        <w:r w:rsidR="000801BC">
          <w:rPr>
            <w:rStyle w:val="PageNumber"/>
            <w:rFonts w:ascii="Calibri" w:hAnsi="Calibri" w:cs="Calibri"/>
            <w:lang w:val="en-GB"/>
          </w:rPr>
          <w:t>atasi</w:t>
        </w:r>
      </w:ins>
      <w:del w:id="913" w:author="Author" w:date="2023-02-21T15:09:00Z">
        <w:r w:rsidRPr="002E20A3" w:rsidDel="000801BC">
          <w:rPr>
            <w:rStyle w:val="PageNumber"/>
            <w:rFonts w:ascii="Calibri" w:hAnsi="Calibri" w:cs="Calibri"/>
            <w:lang w:val="en-GB"/>
          </w:rPr>
          <w:delText>ATASI</w:delText>
        </w:r>
      </w:del>
      <w:r w:rsidRPr="002E20A3">
        <w:rPr>
          <w:rStyle w:val="PageNumber"/>
          <w:rFonts w:ascii="Calibri" w:hAnsi="Calibri" w:cs="Calibri"/>
          <w:lang w:val="en-GB"/>
        </w:rPr>
        <w:t xml:space="preserve"> (western border)</w:t>
      </w:r>
      <w:r w:rsidRPr="002E20A3">
        <w:rPr>
          <w:rFonts w:ascii="Calibri" w:hAnsi="Calibri" w:cs="Calibri"/>
          <w:lang w:val="en-GB"/>
        </w:rPr>
        <w:t xml:space="preserve"> and</w:t>
      </w:r>
      <w:r w:rsidRPr="002E20A3">
        <w:rPr>
          <w:rStyle w:val="PageNumber"/>
          <w:rFonts w:ascii="Calibri" w:hAnsi="Calibri" w:cs="Calibri"/>
          <w:lang w:val="en-GB"/>
        </w:rPr>
        <w:t xml:space="preserve"> S</w:t>
      </w:r>
      <w:ins w:id="914" w:author="Author" w:date="2023-02-21T15:10:00Z">
        <w:r w:rsidR="000801BC">
          <w:rPr>
            <w:rStyle w:val="PageNumber"/>
            <w:rFonts w:ascii="Calibri" w:hAnsi="Calibri" w:cs="Calibri"/>
            <w:lang w:val="en-GB"/>
          </w:rPr>
          <w:t>umora</w:t>
        </w:r>
      </w:ins>
      <w:del w:id="915" w:author="Author" w:date="2023-02-21T15:10:00Z">
        <w:r w:rsidRPr="002E20A3" w:rsidDel="000801BC">
          <w:rPr>
            <w:rStyle w:val="PageNumber"/>
            <w:rFonts w:ascii="Calibri" w:hAnsi="Calibri" w:cs="Calibri"/>
            <w:lang w:val="en-GB"/>
          </w:rPr>
          <w:delText>UMORA</w:delText>
        </w:r>
      </w:del>
      <w:r w:rsidRPr="002E20A3">
        <w:rPr>
          <w:rStyle w:val="PageNumber"/>
          <w:rFonts w:ascii="Calibri" w:hAnsi="Calibri" w:cs="Calibri"/>
          <w:lang w:val="en-GB"/>
        </w:rPr>
        <w:t xml:space="preserve"> (northern border).</w:t>
      </w:r>
    </w:p>
    <w:p w14:paraId="2B5EC8CA" w14:textId="55C16D22" w:rsidR="004C3845" w:rsidRPr="002E20A3" w:rsidRDefault="004C3845" w:rsidP="004C3845">
      <w:pPr>
        <w:jc w:val="both"/>
        <w:rPr>
          <w:rFonts w:ascii="Calibri" w:hAnsi="Calibri" w:cs="Calibri"/>
          <w:lang w:val="en-GB"/>
        </w:rPr>
      </w:pPr>
      <w:r w:rsidRPr="00233937">
        <w:rPr>
          <w:rFonts w:ascii="Calibri" w:hAnsi="Calibri" w:cs="Calibri"/>
          <w:lang w:val="en-GB"/>
          <w:rPrChange w:id="916" w:author="Author" w:date="2023-02-21T15:15:00Z">
            <w:rPr>
              <w:rFonts w:ascii="Calibri" w:hAnsi="Calibri" w:cs="Calibri"/>
              <w:b/>
              <w:bCs/>
              <w:lang w:val="en-GB"/>
            </w:rPr>
          </w:rPrChange>
        </w:rPr>
        <w:t>S</w:t>
      </w:r>
      <w:ins w:id="917" w:author="Author" w:date="2023-02-21T15:13:00Z">
        <w:r w:rsidR="008C0519" w:rsidRPr="00233937">
          <w:rPr>
            <w:rFonts w:ascii="Calibri" w:hAnsi="Calibri" w:cs="Calibri"/>
            <w:lang w:val="en-GB"/>
            <w:rPrChange w:id="918" w:author="Author" w:date="2023-02-21T15:15:00Z">
              <w:rPr>
                <w:rFonts w:ascii="Calibri" w:hAnsi="Calibri" w:cs="Calibri"/>
                <w:b/>
                <w:bCs/>
                <w:lang w:val="en-GB"/>
              </w:rPr>
            </w:rPrChange>
          </w:rPr>
          <w:t>umora</w:t>
        </w:r>
      </w:ins>
      <w:del w:id="919" w:author="Author" w:date="2023-02-21T15:13:00Z">
        <w:r w:rsidRPr="00233937" w:rsidDel="008C0519">
          <w:rPr>
            <w:rFonts w:ascii="Calibri" w:hAnsi="Calibri" w:cs="Calibri"/>
            <w:lang w:val="en-GB"/>
            <w:rPrChange w:id="920" w:author="Author" w:date="2023-02-21T15:15:00Z">
              <w:rPr>
                <w:rFonts w:ascii="Calibri" w:hAnsi="Calibri" w:cs="Calibri"/>
                <w:b/>
                <w:bCs/>
                <w:lang w:val="en-GB"/>
              </w:rPr>
            </w:rPrChange>
          </w:rPr>
          <w:delText>UMORA</w:delText>
        </w:r>
      </w:del>
      <w:r w:rsidRPr="00233937">
        <w:rPr>
          <w:rFonts w:ascii="Calibri" w:hAnsi="Calibri" w:cs="Calibri"/>
          <w:lang w:val="en-GB"/>
          <w:rPrChange w:id="921" w:author="Author" w:date="2023-02-21T15:15:00Z">
            <w:rPr>
              <w:rFonts w:ascii="Calibri" w:hAnsi="Calibri" w:cs="Calibri"/>
              <w:b/>
              <w:bCs/>
              <w:lang w:val="en-GB"/>
            </w:rPr>
          </w:rPrChange>
        </w:rPr>
        <w:t xml:space="preserve"> </w:t>
      </w:r>
      <w:r w:rsidRPr="002E20A3">
        <w:rPr>
          <w:rStyle w:val="PageNumber"/>
          <w:rFonts w:ascii="Calibri" w:hAnsi="Calibri" w:cs="Calibri"/>
          <w:lang w:val="en-GB"/>
        </w:rPr>
        <w:t>is the main trading partner of C</w:t>
      </w:r>
      <w:ins w:id="922" w:author="Author" w:date="2023-02-21T15:13:00Z">
        <w:r w:rsidR="008C0519">
          <w:rPr>
            <w:rStyle w:val="PageNumber"/>
            <w:rFonts w:ascii="Calibri" w:hAnsi="Calibri" w:cs="Calibri"/>
            <w:lang w:val="en-GB"/>
          </w:rPr>
          <w:t>arana</w:t>
        </w:r>
      </w:ins>
      <w:del w:id="923" w:author="Author" w:date="2023-02-21T15:13:00Z">
        <w:r w:rsidRPr="002E20A3" w:rsidDel="008C0519">
          <w:rPr>
            <w:rStyle w:val="PageNumber"/>
            <w:rFonts w:ascii="Calibri" w:hAnsi="Calibri" w:cs="Calibri"/>
            <w:lang w:val="en-GB"/>
          </w:rPr>
          <w:delText>ARANA</w:delText>
        </w:r>
      </w:del>
      <w:r w:rsidRPr="002E20A3">
        <w:rPr>
          <w:rStyle w:val="PageNumber"/>
          <w:rFonts w:ascii="Calibri" w:hAnsi="Calibri" w:cs="Calibri"/>
          <w:lang w:val="en-GB"/>
        </w:rPr>
        <w:t xml:space="preserve"> in the region. The relations between C</w:t>
      </w:r>
      <w:ins w:id="924" w:author="Author" w:date="2023-02-21T15:13:00Z">
        <w:r w:rsidR="00C4250F">
          <w:rPr>
            <w:rStyle w:val="PageNumber"/>
            <w:rFonts w:ascii="Calibri" w:hAnsi="Calibri" w:cs="Calibri"/>
            <w:lang w:val="en-GB"/>
          </w:rPr>
          <w:t>arana</w:t>
        </w:r>
      </w:ins>
      <w:del w:id="925" w:author="Author" w:date="2023-02-21T15:13:00Z">
        <w:r w:rsidRPr="002E20A3" w:rsidDel="00C4250F">
          <w:rPr>
            <w:rStyle w:val="PageNumber"/>
            <w:rFonts w:ascii="Calibri" w:hAnsi="Calibri" w:cs="Calibri"/>
            <w:lang w:val="en-GB"/>
          </w:rPr>
          <w:delText>ARANA</w:delText>
        </w:r>
      </w:del>
      <w:r w:rsidRPr="002E20A3">
        <w:rPr>
          <w:rStyle w:val="PageNumber"/>
          <w:rFonts w:ascii="Calibri" w:hAnsi="Calibri" w:cs="Calibri"/>
          <w:lang w:val="en-GB"/>
        </w:rPr>
        <w:t xml:space="preserve"> and S</w:t>
      </w:r>
      <w:ins w:id="926" w:author="Author" w:date="2023-02-21T15:13:00Z">
        <w:r w:rsidR="00C4250F">
          <w:rPr>
            <w:rStyle w:val="PageNumber"/>
            <w:rFonts w:ascii="Calibri" w:hAnsi="Calibri" w:cs="Calibri"/>
            <w:lang w:val="en-GB"/>
          </w:rPr>
          <w:t>umora</w:t>
        </w:r>
      </w:ins>
      <w:del w:id="927" w:author="Author" w:date="2023-02-21T15:13:00Z">
        <w:r w:rsidRPr="002E20A3" w:rsidDel="00C4250F">
          <w:rPr>
            <w:rStyle w:val="PageNumber"/>
            <w:rFonts w:ascii="Calibri" w:hAnsi="Calibri" w:cs="Calibri"/>
            <w:lang w:val="en-GB"/>
          </w:rPr>
          <w:delText>UMORA</w:delText>
        </w:r>
      </w:del>
      <w:r w:rsidRPr="002E20A3">
        <w:rPr>
          <w:rStyle w:val="PageNumber"/>
          <w:rFonts w:ascii="Calibri" w:hAnsi="Calibri" w:cs="Calibri"/>
          <w:lang w:val="en-GB"/>
        </w:rPr>
        <w:t xml:space="preserve"> </w:t>
      </w:r>
      <w:del w:id="928" w:author="Author" w:date="2023-02-21T15:13:00Z">
        <w:r w:rsidRPr="002E20A3" w:rsidDel="00C4250F">
          <w:rPr>
            <w:rStyle w:val="PageNumber"/>
            <w:rFonts w:ascii="Calibri" w:hAnsi="Calibri" w:cs="Calibri"/>
            <w:lang w:val="en-GB"/>
          </w:rPr>
          <w:delText>are</w:delText>
        </w:r>
      </w:del>
      <w:ins w:id="929" w:author="Author" w:date="2023-02-21T15:13:00Z">
        <w:r w:rsidR="00C4250F">
          <w:rPr>
            <w:rStyle w:val="PageNumber"/>
            <w:rFonts w:ascii="Calibri" w:hAnsi="Calibri" w:cs="Calibri"/>
            <w:lang w:val="en-GB"/>
          </w:rPr>
          <w:t>have</w:t>
        </w:r>
      </w:ins>
      <w:r w:rsidRPr="002E20A3">
        <w:rPr>
          <w:rStyle w:val="PageNumber"/>
          <w:rFonts w:ascii="Calibri" w:hAnsi="Calibri" w:cs="Calibri"/>
          <w:lang w:val="en-GB"/>
        </w:rPr>
        <w:t xml:space="preserve"> traditionally </w:t>
      </w:r>
      <w:ins w:id="930" w:author="Author" w:date="2023-02-21T15:14:00Z">
        <w:r w:rsidR="0070601F">
          <w:rPr>
            <w:rStyle w:val="PageNumber"/>
            <w:rFonts w:ascii="Calibri" w:hAnsi="Calibri" w:cs="Calibri"/>
            <w:lang w:val="en-GB"/>
          </w:rPr>
          <w:t xml:space="preserve">been </w:t>
        </w:r>
      </w:ins>
      <w:r w:rsidRPr="002E20A3">
        <w:rPr>
          <w:rStyle w:val="PageNumber"/>
          <w:rFonts w:ascii="Calibri" w:hAnsi="Calibri" w:cs="Calibri"/>
          <w:lang w:val="en-GB"/>
        </w:rPr>
        <w:t xml:space="preserve">good, with </w:t>
      </w:r>
      <w:r w:rsidRPr="002E20A3">
        <w:rPr>
          <w:rFonts w:ascii="Calibri" w:hAnsi="Calibri" w:cs="Calibri"/>
          <w:lang w:val="en-GB"/>
        </w:rPr>
        <w:t>ethnic</w:t>
      </w:r>
      <w:r w:rsidRPr="002E20A3">
        <w:rPr>
          <w:rStyle w:val="PageNumber"/>
          <w:rFonts w:ascii="Calibri" w:hAnsi="Calibri" w:cs="Calibri"/>
          <w:lang w:val="en-GB"/>
        </w:rPr>
        <w:t xml:space="preserve"> Falin</w:t>
      </w:r>
      <w:r w:rsidR="00895908" w:rsidRPr="002E20A3">
        <w:rPr>
          <w:rStyle w:val="PageNumber"/>
          <w:rFonts w:ascii="Calibri" w:hAnsi="Calibri" w:cs="Calibri"/>
          <w:lang w:val="en-GB"/>
        </w:rPr>
        <w:t>s</w:t>
      </w:r>
      <w:r w:rsidRPr="002E20A3">
        <w:rPr>
          <w:rStyle w:val="PageNumber"/>
          <w:rFonts w:ascii="Calibri" w:hAnsi="Calibri" w:cs="Calibri"/>
          <w:lang w:val="en-GB"/>
        </w:rPr>
        <w:t xml:space="preserve"> making up app</w:t>
      </w:r>
      <w:r w:rsidRPr="002E20A3">
        <w:rPr>
          <w:rFonts w:ascii="Calibri" w:hAnsi="Calibri" w:cs="Calibri"/>
          <w:lang w:val="en-GB"/>
        </w:rPr>
        <w:t>rox</w:t>
      </w:r>
      <w:ins w:id="931" w:author="Author" w:date="2023-02-21T15:14:00Z">
        <w:r w:rsidR="0070601F">
          <w:rPr>
            <w:rFonts w:ascii="Calibri" w:hAnsi="Calibri" w:cs="Calibri"/>
            <w:lang w:val="en-GB"/>
          </w:rPr>
          <w:t>imately</w:t>
        </w:r>
      </w:ins>
      <w:del w:id="932" w:author="Author" w:date="2023-02-21T15:14:00Z">
        <w:r w:rsidRPr="002E20A3" w:rsidDel="0070601F">
          <w:rPr>
            <w:rStyle w:val="PageNumber"/>
            <w:rFonts w:ascii="Calibri" w:hAnsi="Calibri" w:cs="Calibri"/>
            <w:lang w:val="en-GB"/>
          </w:rPr>
          <w:delText>.</w:delText>
        </w:r>
      </w:del>
      <w:r w:rsidRPr="002E20A3">
        <w:rPr>
          <w:rStyle w:val="PageNumber"/>
          <w:rFonts w:ascii="Calibri" w:hAnsi="Calibri" w:cs="Calibri"/>
          <w:lang w:val="en-GB"/>
        </w:rPr>
        <w:t xml:space="preserve"> 54 % of the population</w:t>
      </w:r>
      <w:ins w:id="933" w:author="Author" w:date="2023-02-21T15:14:00Z">
        <w:r w:rsidR="00233937">
          <w:rPr>
            <w:rStyle w:val="PageNumber"/>
            <w:rFonts w:ascii="Calibri" w:hAnsi="Calibri" w:cs="Calibri"/>
            <w:lang w:val="en-GB"/>
          </w:rPr>
          <w:t xml:space="preserve"> of Sumora</w:t>
        </w:r>
      </w:ins>
      <w:r w:rsidRPr="002E20A3">
        <w:rPr>
          <w:rStyle w:val="PageNumber"/>
          <w:rFonts w:ascii="Calibri" w:hAnsi="Calibri" w:cs="Calibri"/>
          <w:lang w:val="en-GB"/>
        </w:rPr>
        <w:t xml:space="preserve">. In the recent past, the </w:t>
      </w:r>
      <w:del w:id="934" w:author="Author" w:date="2023-02-21T15:14:00Z">
        <w:r w:rsidRPr="002E20A3" w:rsidDel="00233937">
          <w:rPr>
            <w:rStyle w:val="PageNumber"/>
            <w:rFonts w:ascii="Calibri" w:hAnsi="Calibri" w:cs="Calibri"/>
            <w:lang w:val="en-GB"/>
          </w:rPr>
          <w:delText>g</w:delText>
        </w:r>
      </w:del>
      <w:ins w:id="935" w:author="Author" w:date="2023-02-21T15:14:00Z">
        <w:r w:rsidR="00233937">
          <w:rPr>
            <w:rStyle w:val="PageNumber"/>
            <w:rFonts w:ascii="Calibri" w:hAnsi="Calibri" w:cs="Calibri"/>
            <w:lang w:val="en-GB"/>
          </w:rPr>
          <w:t>G</w:t>
        </w:r>
      </w:ins>
      <w:r w:rsidRPr="002E20A3">
        <w:rPr>
          <w:rStyle w:val="PageNumber"/>
          <w:rFonts w:ascii="Calibri" w:hAnsi="Calibri" w:cs="Calibri"/>
          <w:lang w:val="en-GB"/>
        </w:rPr>
        <w:t>overnment of S</w:t>
      </w:r>
      <w:ins w:id="936" w:author="Author" w:date="2023-02-21T15:14:00Z">
        <w:r w:rsidR="00233937">
          <w:rPr>
            <w:rStyle w:val="PageNumber"/>
            <w:rFonts w:ascii="Calibri" w:hAnsi="Calibri" w:cs="Calibri"/>
            <w:lang w:val="en-GB"/>
          </w:rPr>
          <w:t>umora</w:t>
        </w:r>
      </w:ins>
      <w:del w:id="937" w:author="Author" w:date="2023-02-21T15:14:00Z">
        <w:r w:rsidRPr="002E20A3" w:rsidDel="00233937">
          <w:rPr>
            <w:rStyle w:val="PageNumber"/>
            <w:rFonts w:ascii="Calibri" w:hAnsi="Calibri" w:cs="Calibri"/>
            <w:lang w:val="en-GB"/>
          </w:rPr>
          <w:delText>UMORA</w:delText>
        </w:r>
      </w:del>
      <w:r w:rsidRPr="002E20A3">
        <w:rPr>
          <w:rStyle w:val="PageNumber"/>
          <w:rFonts w:ascii="Calibri" w:hAnsi="Calibri" w:cs="Calibri"/>
          <w:lang w:val="en-GB"/>
        </w:rPr>
        <w:t xml:space="preserve"> has tended to support the position of President Ogavo.</w:t>
      </w:r>
    </w:p>
    <w:p w14:paraId="6E49C13A" w14:textId="36AD5FBA"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The relations between C</w:t>
      </w:r>
      <w:ins w:id="938" w:author="Author" w:date="2023-02-21T15:15:00Z">
        <w:r w:rsidR="00233937">
          <w:rPr>
            <w:rStyle w:val="PageNumber"/>
            <w:rFonts w:ascii="Calibri" w:hAnsi="Calibri" w:cs="Calibri"/>
            <w:lang w:val="en-GB"/>
          </w:rPr>
          <w:t>arana</w:t>
        </w:r>
      </w:ins>
      <w:del w:id="939" w:author="Author" w:date="2023-02-21T15:15:00Z">
        <w:r w:rsidRPr="002E20A3" w:rsidDel="00233937">
          <w:rPr>
            <w:rStyle w:val="PageNumber"/>
            <w:rFonts w:ascii="Calibri" w:hAnsi="Calibri" w:cs="Calibri"/>
            <w:lang w:val="en-GB"/>
          </w:rPr>
          <w:delText>ARANA</w:delText>
        </w:r>
      </w:del>
      <w:r w:rsidRPr="002E20A3">
        <w:rPr>
          <w:rStyle w:val="PageNumber"/>
          <w:rFonts w:ascii="Calibri" w:hAnsi="Calibri" w:cs="Calibri"/>
          <w:lang w:val="en-GB"/>
        </w:rPr>
        <w:t xml:space="preserve"> and</w:t>
      </w:r>
      <w:r w:rsidRPr="002E20A3">
        <w:rPr>
          <w:rFonts w:ascii="Calibri" w:hAnsi="Calibri" w:cs="Calibri"/>
          <w:b/>
          <w:bCs/>
          <w:lang w:val="en-GB"/>
        </w:rPr>
        <w:t xml:space="preserve"> </w:t>
      </w:r>
      <w:r w:rsidRPr="00233937">
        <w:rPr>
          <w:rFonts w:ascii="Calibri" w:hAnsi="Calibri" w:cs="Calibri"/>
          <w:lang w:val="en-GB"/>
          <w:rPrChange w:id="940" w:author="Author" w:date="2023-02-21T15:15:00Z">
            <w:rPr>
              <w:rFonts w:ascii="Calibri" w:hAnsi="Calibri" w:cs="Calibri"/>
              <w:b/>
              <w:bCs/>
              <w:lang w:val="en-GB"/>
            </w:rPr>
          </w:rPrChange>
        </w:rPr>
        <w:t>K</w:t>
      </w:r>
      <w:ins w:id="941" w:author="Author" w:date="2023-02-21T15:15:00Z">
        <w:r w:rsidR="00233937" w:rsidRPr="00233937">
          <w:rPr>
            <w:rFonts w:ascii="Calibri" w:hAnsi="Calibri" w:cs="Calibri"/>
            <w:lang w:val="en-GB"/>
            <w:rPrChange w:id="942" w:author="Author" w:date="2023-02-21T15:15:00Z">
              <w:rPr>
                <w:rFonts w:ascii="Calibri" w:hAnsi="Calibri" w:cs="Calibri"/>
                <w:b/>
                <w:bCs/>
                <w:lang w:val="en-GB"/>
              </w:rPr>
            </w:rPrChange>
          </w:rPr>
          <w:t>atasi</w:t>
        </w:r>
      </w:ins>
      <w:del w:id="943" w:author="Author" w:date="2023-02-21T15:15:00Z">
        <w:r w:rsidRPr="00233937" w:rsidDel="00233937">
          <w:rPr>
            <w:rFonts w:ascii="Calibri" w:hAnsi="Calibri" w:cs="Calibri"/>
            <w:lang w:val="en-GB"/>
            <w:rPrChange w:id="944" w:author="Author" w:date="2023-02-21T15:15:00Z">
              <w:rPr>
                <w:rFonts w:ascii="Calibri" w:hAnsi="Calibri" w:cs="Calibri"/>
                <w:b/>
                <w:bCs/>
                <w:lang w:val="en-GB"/>
              </w:rPr>
            </w:rPrChange>
          </w:rPr>
          <w:delText>ATASI</w:delText>
        </w:r>
      </w:del>
      <w:r w:rsidRPr="002E20A3">
        <w:rPr>
          <w:rFonts w:ascii="Calibri" w:hAnsi="Calibri" w:cs="Calibri"/>
          <w:b/>
          <w:bCs/>
          <w:lang w:val="en-GB"/>
        </w:rPr>
        <w:t xml:space="preserve"> </w:t>
      </w:r>
      <w:r w:rsidRPr="002E20A3">
        <w:rPr>
          <w:rStyle w:val="PageNumber"/>
          <w:rFonts w:ascii="Calibri" w:hAnsi="Calibri" w:cs="Calibri"/>
          <w:lang w:val="en-GB"/>
        </w:rPr>
        <w:t>are strained. C</w:t>
      </w:r>
      <w:ins w:id="945" w:author="Author" w:date="2023-02-21T15:15:00Z">
        <w:r w:rsidR="00233937">
          <w:rPr>
            <w:rStyle w:val="PageNumber"/>
            <w:rFonts w:ascii="Calibri" w:hAnsi="Calibri" w:cs="Calibri"/>
            <w:lang w:val="en-GB"/>
          </w:rPr>
          <w:t>arana</w:t>
        </w:r>
      </w:ins>
      <w:del w:id="946" w:author="Author" w:date="2023-02-21T15:15:00Z">
        <w:r w:rsidRPr="002E20A3" w:rsidDel="00233937">
          <w:rPr>
            <w:rStyle w:val="PageNumber"/>
            <w:rFonts w:ascii="Calibri" w:hAnsi="Calibri" w:cs="Calibri"/>
            <w:lang w:val="en-GB"/>
          </w:rPr>
          <w:delText>ARANA</w:delText>
        </w:r>
      </w:del>
      <w:r w:rsidRPr="002E20A3">
        <w:rPr>
          <w:rStyle w:val="PageNumber"/>
          <w:rFonts w:ascii="Calibri" w:hAnsi="Calibri" w:cs="Calibri"/>
          <w:lang w:val="en-GB"/>
        </w:rPr>
        <w:t xml:space="preserve"> </w:t>
      </w:r>
      <w:ins w:id="947" w:author="Author" w:date="2023-02-21T15:15:00Z">
        <w:r w:rsidR="00233937">
          <w:rPr>
            <w:rStyle w:val="PageNumber"/>
            <w:rFonts w:ascii="Calibri" w:hAnsi="Calibri" w:cs="Calibri"/>
            <w:lang w:val="en-GB"/>
          </w:rPr>
          <w:t xml:space="preserve">has </w:t>
        </w:r>
      </w:ins>
      <w:r w:rsidRPr="002E20A3">
        <w:rPr>
          <w:rStyle w:val="PageNumber"/>
          <w:rFonts w:ascii="Calibri" w:hAnsi="Calibri" w:cs="Calibri"/>
          <w:lang w:val="en-GB"/>
        </w:rPr>
        <w:t>repeatedly accused K</w:t>
      </w:r>
      <w:ins w:id="948" w:author="Author" w:date="2023-02-21T15:15:00Z">
        <w:r w:rsidR="00233937">
          <w:rPr>
            <w:rStyle w:val="PageNumber"/>
            <w:rFonts w:ascii="Calibri" w:hAnsi="Calibri" w:cs="Calibri"/>
            <w:lang w:val="en-GB"/>
          </w:rPr>
          <w:t>atasi</w:t>
        </w:r>
      </w:ins>
      <w:del w:id="949" w:author="Author" w:date="2023-02-21T15:15:00Z">
        <w:r w:rsidRPr="002E20A3" w:rsidDel="00233937">
          <w:rPr>
            <w:rStyle w:val="PageNumber"/>
            <w:rFonts w:ascii="Calibri" w:hAnsi="Calibri" w:cs="Calibri"/>
            <w:lang w:val="en-GB"/>
          </w:rPr>
          <w:delText>ATASI</w:delText>
        </w:r>
      </w:del>
      <w:r w:rsidRPr="002E20A3">
        <w:rPr>
          <w:rStyle w:val="PageNumber"/>
          <w:rFonts w:ascii="Calibri" w:hAnsi="Calibri" w:cs="Calibri"/>
          <w:lang w:val="en-GB"/>
        </w:rPr>
        <w:t xml:space="preserve"> of supporting </w:t>
      </w:r>
      <w:del w:id="950" w:author="Author" w:date="2023-02-21T15:15:00Z">
        <w:r w:rsidRPr="002E20A3" w:rsidDel="00233937">
          <w:rPr>
            <w:rStyle w:val="PageNumber"/>
            <w:rFonts w:ascii="Calibri" w:hAnsi="Calibri" w:cs="Calibri"/>
            <w:lang w:val="en-GB"/>
          </w:rPr>
          <w:delText xml:space="preserve">the </w:delText>
        </w:r>
      </w:del>
      <w:r w:rsidRPr="002E20A3">
        <w:rPr>
          <w:rStyle w:val="PageNumber"/>
          <w:rFonts w:ascii="Calibri" w:hAnsi="Calibri" w:cs="Calibri"/>
          <w:lang w:val="en-GB"/>
        </w:rPr>
        <w:t>MPC rebels with money, weapons and fighters; these allegations were not without foundation and have been corroborated by reports from a number of international organi</w:t>
      </w:r>
      <w:del w:id="951" w:author="Author" w:date="2023-02-21T15:15:00Z">
        <w:r w:rsidRPr="002E20A3" w:rsidDel="00233937">
          <w:rPr>
            <w:rStyle w:val="PageNumber"/>
            <w:rFonts w:ascii="Calibri" w:hAnsi="Calibri" w:cs="Calibri"/>
            <w:lang w:val="en-GB"/>
          </w:rPr>
          <w:delText>s</w:delText>
        </w:r>
      </w:del>
      <w:ins w:id="952" w:author="Author" w:date="2023-02-21T15:15:00Z">
        <w:r w:rsidR="00233937">
          <w:rPr>
            <w:rStyle w:val="PageNumber"/>
            <w:rFonts w:ascii="Calibri" w:hAnsi="Calibri" w:cs="Calibri"/>
            <w:lang w:val="en-GB"/>
          </w:rPr>
          <w:t>z</w:t>
        </w:r>
      </w:ins>
      <w:r w:rsidRPr="002E20A3">
        <w:rPr>
          <w:rStyle w:val="PageNumber"/>
          <w:rFonts w:ascii="Calibri" w:hAnsi="Calibri" w:cs="Calibri"/>
          <w:lang w:val="en-GB"/>
        </w:rPr>
        <w:t xml:space="preserve">ations, although the scale of </w:t>
      </w:r>
      <w:ins w:id="953" w:author="Author" w:date="2023-02-21T15:15:00Z">
        <w:r w:rsidR="00233937">
          <w:rPr>
            <w:rStyle w:val="PageNumber"/>
            <w:rFonts w:ascii="Calibri" w:hAnsi="Calibri" w:cs="Calibri"/>
            <w:lang w:val="en-GB"/>
          </w:rPr>
          <w:t xml:space="preserve">that </w:t>
        </w:r>
      </w:ins>
      <w:r w:rsidRPr="002E20A3">
        <w:rPr>
          <w:rStyle w:val="PageNumber"/>
          <w:rFonts w:ascii="Calibri" w:hAnsi="Calibri" w:cs="Calibri"/>
          <w:lang w:val="en-GB"/>
        </w:rPr>
        <w:t xml:space="preserve">support remains unclear. The </w:t>
      </w:r>
      <w:del w:id="954" w:author="Author" w:date="2023-02-21T15:15:00Z">
        <w:r w:rsidRPr="002E20A3" w:rsidDel="00233937">
          <w:rPr>
            <w:rStyle w:val="PageNumber"/>
            <w:rFonts w:ascii="Calibri" w:hAnsi="Calibri" w:cs="Calibri"/>
            <w:lang w:val="en-GB"/>
          </w:rPr>
          <w:delText>g</w:delText>
        </w:r>
      </w:del>
      <w:ins w:id="955" w:author="Author" w:date="2023-02-21T15:15:00Z">
        <w:r w:rsidR="00233937">
          <w:rPr>
            <w:rStyle w:val="PageNumber"/>
            <w:rFonts w:ascii="Calibri" w:hAnsi="Calibri" w:cs="Calibri"/>
            <w:lang w:val="en-GB"/>
          </w:rPr>
          <w:t>G</w:t>
        </w:r>
      </w:ins>
      <w:r w:rsidRPr="002E20A3">
        <w:rPr>
          <w:rStyle w:val="PageNumber"/>
          <w:rFonts w:ascii="Calibri" w:hAnsi="Calibri" w:cs="Calibri"/>
          <w:lang w:val="en-GB"/>
        </w:rPr>
        <w:t>overnment of C</w:t>
      </w:r>
      <w:ins w:id="956" w:author="Author" w:date="2023-02-21T15:15:00Z">
        <w:r w:rsidR="00233937">
          <w:rPr>
            <w:rStyle w:val="PageNumber"/>
            <w:rFonts w:ascii="Calibri" w:hAnsi="Calibri" w:cs="Calibri"/>
            <w:lang w:val="en-GB"/>
          </w:rPr>
          <w:t>arana</w:t>
        </w:r>
      </w:ins>
      <w:del w:id="957" w:author="Author" w:date="2023-02-21T15:15:00Z">
        <w:r w:rsidRPr="002E20A3" w:rsidDel="00233937">
          <w:rPr>
            <w:rStyle w:val="PageNumber"/>
            <w:rFonts w:ascii="Calibri" w:hAnsi="Calibri" w:cs="Calibri"/>
            <w:lang w:val="en-GB"/>
          </w:rPr>
          <w:delText>ARANA does</w:delText>
        </w:r>
      </w:del>
      <w:r w:rsidRPr="002E20A3">
        <w:rPr>
          <w:rStyle w:val="PageNumber"/>
          <w:rFonts w:ascii="Calibri" w:hAnsi="Calibri" w:cs="Calibri"/>
          <w:lang w:val="en-GB"/>
        </w:rPr>
        <w:t xml:space="preserve"> therefore lay</w:t>
      </w:r>
      <w:ins w:id="958" w:author="Author" w:date="2023-02-21T15:16:00Z">
        <w:r w:rsidR="00233937">
          <w:rPr>
            <w:rStyle w:val="PageNumber"/>
            <w:rFonts w:ascii="Calibri" w:hAnsi="Calibri" w:cs="Calibri"/>
            <w:lang w:val="en-GB"/>
          </w:rPr>
          <w:t>s</w:t>
        </w:r>
      </w:ins>
      <w:r w:rsidRPr="002E20A3">
        <w:rPr>
          <w:rStyle w:val="PageNumber"/>
          <w:rFonts w:ascii="Calibri" w:hAnsi="Calibri" w:cs="Calibri"/>
          <w:lang w:val="en-GB"/>
        </w:rPr>
        <w:t xml:space="preserve"> the blame for its inability to deal with </w:t>
      </w:r>
      <w:del w:id="959" w:author="Author" w:date="2023-02-21T15:16:00Z">
        <w:r w:rsidRPr="002E20A3" w:rsidDel="00233937">
          <w:rPr>
            <w:rStyle w:val="PageNumber"/>
            <w:rFonts w:ascii="Calibri" w:hAnsi="Calibri" w:cs="Calibri"/>
            <w:lang w:val="en-GB"/>
          </w:rPr>
          <w:delText xml:space="preserve">the </w:delText>
        </w:r>
      </w:del>
      <w:r w:rsidRPr="002E20A3">
        <w:rPr>
          <w:rStyle w:val="PageNumber"/>
          <w:rFonts w:ascii="Calibri" w:hAnsi="Calibri" w:cs="Calibri"/>
          <w:lang w:val="en-GB"/>
        </w:rPr>
        <w:t>MPC at K</w:t>
      </w:r>
      <w:ins w:id="960" w:author="Author" w:date="2023-02-21T15:16:00Z">
        <w:r w:rsidR="00E1713F">
          <w:rPr>
            <w:rStyle w:val="PageNumber"/>
            <w:rFonts w:ascii="Calibri" w:hAnsi="Calibri" w:cs="Calibri"/>
            <w:lang w:val="en-GB"/>
          </w:rPr>
          <w:t>atasi’s</w:t>
        </w:r>
      </w:ins>
      <w:del w:id="961" w:author="Author" w:date="2023-02-21T15:16:00Z">
        <w:r w:rsidRPr="002E20A3" w:rsidDel="00E1713F">
          <w:rPr>
            <w:rStyle w:val="PageNumber"/>
            <w:rFonts w:ascii="Calibri" w:hAnsi="Calibri" w:cs="Calibri"/>
            <w:lang w:val="en-GB"/>
          </w:rPr>
          <w:delText>ATASI’s</w:delText>
        </w:r>
      </w:del>
      <w:r w:rsidRPr="002E20A3">
        <w:rPr>
          <w:rStyle w:val="PageNumber"/>
          <w:rFonts w:ascii="Calibri" w:hAnsi="Calibri" w:cs="Calibri"/>
          <w:lang w:val="en-GB"/>
        </w:rPr>
        <w:t xml:space="preserve"> door. </w:t>
      </w:r>
      <w:del w:id="962" w:author="Author" w:date="2023-02-21T15:17:00Z">
        <w:r w:rsidRPr="002E20A3" w:rsidDel="00D233B8">
          <w:rPr>
            <w:rStyle w:val="PageNumber"/>
            <w:rFonts w:ascii="Calibri" w:hAnsi="Calibri" w:cs="Calibri"/>
            <w:lang w:val="en-GB"/>
          </w:rPr>
          <w:delText xml:space="preserve">By supporting </w:delText>
        </w:r>
      </w:del>
      <w:del w:id="963" w:author="Author" w:date="2023-02-21T15:16:00Z">
        <w:r w:rsidRPr="002E20A3" w:rsidDel="00E1713F">
          <w:rPr>
            <w:rStyle w:val="PageNumber"/>
            <w:rFonts w:ascii="Calibri" w:hAnsi="Calibri" w:cs="Calibri"/>
            <w:lang w:val="en-GB"/>
          </w:rPr>
          <w:delText xml:space="preserve">the </w:delText>
        </w:r>
      </w:del>
      <w:del w:id="964" w:author="Author" w:date="2023-02-21T15:17:00Z">
        <w:r w:rsidRPr="002E20A3" w:rsidDel="00D233B8">
          <w:rPr>
            <w:rStyle w:val="PageNumber"/>
            <w:rFonts w:ascii="Calibri" w:hAnsi="Calibri" w:cs="Calibri"/>
            <w:lang w:val="en-GB"/>
          </w:rPr>
          <w:delText xml:space="preserve">MPC, </w:delText>
        </w:r>
      </w:del>
      <w:r w:rsidRPr="002E20A3">
        <w:rPr>
          <w:rStyle w:val="PageNumber"/>
          <w:rFonts w:ascii="Calibri" w:hAnsi="Calibri" w:cs="Calibri"/>
          <w:lang w:val="en-GB"/>
        </w:rPr>
        <w:t>K</w:t>
      </w:r>
      <w:ins w:id="965" w:author="Author" w:date="2023-02-21T15:16:00Z">
        <w:r w:rsidR="00E1713F">
          <w:rPr>
            <w:rStyle w:val="PageNumber"/>
            <w:rFonts w:ascii="Calibri" w:hAnsi="Calibri" w:cs="Calibri"/>
            <w:lang w:val="en-GB"/>
          </w:rPr>
          <w:t>atasi</w:t>
        </w:r>
      </w:ins>
      <w:del w:id="966" w:author="Author" w:date="2023-02-21T15:16:00Z">
        <w:r w:rsidRPr="002E20A3" w:rsidDel="00E1713F">
          <w:rPr>
            <w:rStyle w:val="PageNumber"/>
            <w:rFonts w:ascii="Calibri" w:hAnsi="Calibri" w:cs="Calibri"/>
            <w:lang w:val="en-GB"/>
          </w:rPr>
          <w:delText>ATASI</w:delText>
        </w:r>
      </w:del>
      <w:r w:rsidRPr="002E20A3">
        <w:rPr>
          <w:rStyle w:val="PageNumber"/>
          <w:rFonts w:ascii="Calibri" w:hAnsi="Calibri" w:cs="Calibri"/>
          <w:lang w:val="en-GB"/>
        </w:rPr>
        <w:t xml:space="preserve"> hoped </w:t>
      </w:r>
      <w:ins w:id="967" w:author="Author" w:date="2023-02-21T15:17:00Z">
        <w:r w:rsidR="00D233B8">
          <w:rPr>
            <w:rStyle w:val="PageNumber"/>
            <w:rFonts w:ascii="Calibri" w:hAnsi="Calibri" w:cs="Calibri"/>
            <w:lang w:val="en-GB"/>
          </w:rPr>
          <w:t xml:space="preserve">that </w:t>
        </w:r>
        <w:r w:rsidR="00D233B8" w:rsidRPr="002E20A3">
          <w:rPr>
            <w:rStyle w:val="PageNumber"/>
            <w:rFonts w:ascii="Calibri" w:hAnsi="Calibri" w:cs="Calibri"/>
            <w:lang w:val="en-GB"/>
          </w:rPr>
          <w:t>supporting MPC</w:t>
        </w:r>
        <w:r w:rsidR="00D233B8">
          <w:rPr>
            <w:rStyle w:val="PageNumber"/>
            <w:rFonts w:ascii="Calibri" w:hAnsi="Calibri" w:cs="Calibri"/>
            <w:lang w:val="en-GB"/>
          </w:rPr>
          <w:t xml:space="preserve"> would lead to</w:t>
        </w:r>
        <w:r w:rsidR="00D233B8" w:rsidRPr="002E20A3">
          <w:rPr>
            <w:rStyle w:val="PageNumber"/>
            <w:rFonts w:ascii="Calibri" w:hAnsi="Calibri" w:cs="Calibri"/>
            <w:lang w:val="en-GB"/>
          </w:rPr>
          <w:t xml:space="preserve"> </w:t>
        </w:r>
      </w:ins>
      <w:r w:rsidRPr="002E20A3">
        <w:rPr>
          <w:rStyle w:val="PageNumber"/>
          <w:rFonts w:ascii="Calibri" w:hAnsi="Calibri" w:cs="Calibri"/>
          <w:lang w:val="en-GB"/>
        </w:rPr>
        <w:t xml:space="preserve">the fall of the Ogavo regime </w:t>
      </w:r>
      <w:del w:id="968" w:author="Author" w:date="2023-02-21T15:17:00Z">
        <w:r w:rsidRPr="002E20A3" w:rsidDel="00D233B8">
          <w:rPr>
            <w:rStyle w:val="PageNumber"/>
            <w:rFonts w:ascii="Calibri" w:hAnsi="Calibri" w:cs="Calibri"/>
            <w:lang w:val="en-GB"/>
          </w:rPr>
          <w:delText>would lead</w:delText>
        </w:r>
      </w:del>
      <w:ins w:id="969" w:author="Author" w:date="2023-02-21T15:17:00Z">
        <w:r w:rsidR="00D233B8">
          <w:rPr>
            <w:rStyle w:val="PageNumber"/>
            <w:rFonts w:ascii="Calibri" w:hAnsi="Calibri" w:cs="Calibri"/>
            <w:lang w:val="en-GB"/>
          </w:rPr>
          <w:t>and</w:t>
        </w:r>
      </w:ins>
      <w:r w:rsidRPr="002E20A3">
        <w:rPr>
          <w:rStyle w:val="PageNumber"/>
          <w:rFonts w:ascii="Calibri" w:hAnsi="Calibri" w:cs="Calibri"/>
          <w:lang w:val="en-GB"/>
        </w:rPr>
        <w:t xml:space="preserve"> to better trade relations with C</w:t>
      </w:r>
      <w:ins w:id="970" w:author="Author" w:date="2023-02-21T15:16:00Z">
        <w:r w:rsidR="00E1713F">
          <w:rPr>
            <w:rStyle w:val="PageNumber"/>
            <w:rFonts w:ascii="Calibri" w:hAnsi="Calibri" w:cs="Calibri"/>
            <w:lang w:val="en-GB"/>
          </w:rPr>
          <w:t>arana</w:t>
        </w:r>
      </w:ins>
      <w:del w:id="971" w:author="Author" w:date="2023-02-21T15:16:00Z">
        <w:r w:rsidRPr="002E20A3" w:rsidDel="00E1713F">
          <w:rPr>
            <w:rStyle w:val="PageNumber"/>
            <w:rFonts w:ascii="Calibri" w:hAnsi="Calibri" w:cs="Calibri"/>
            <w:lang w:val="en-GB"/>
          </w:rPr>
          <w:delText>ARANA</w:delText>
        </w:r>
      </w:del>
      <w:r w:rsidRPr="002E20A3">
        <w:rPr>
          <w:rStyle w:val="PageNumber"/>
          <w:rFonts w:ascii="Calibri" w:hAnsi="Calibri" w:cs="Calibri"/>
          <w:lang w:val="en-GB"/>
        </w:rPr>
        <w:t xml:space="preserve">. These hopes have been stalled, both by the continued regime and the El Hasar insurgency </w:t>
      </w:r>
      <w:ins w:id="972" w:author="Author" w:date="2023-02-21T15:17:00Z">
        <w:r w:rsidR="00D233B8">
          <w:rPr>
            <w:rStyle w:val="PageNumber"/>
            <w:rFonts w:ascii="Calibri" w:hAnsi="Calibri" w:cs="Calibri"/>
            <w:lang w:val="en-GB"/>
          </w:rPr>
          <w:t xml:space="preserve">that is </w:t>
        </w:r>
      </w:ins>
      <w:r w:rsidRPr="002E20A3">
        <w:rPr>
          <w:rStyle w:val="PageNumber"/>
          <w:rFonts w:ascii="Calibri" w:hAnsi="Calibri" w:cs="Calibri"/>
          <w:lang w:val="en-GB"/>
        </w:rPr>
        <w:t>further straining the relationship. Following a request by the Government of K</w:t>
      </w:r>
      <w:ins w:id="973" w:author="Author" w:date="2023-02-21T15:17:00Z">
        <w:r w:rsidR="00D233B8">
          <w:rPr>
            <w:rStyle w:val="PageNumber"/>
            <w:rFonts w:ascii="Calibri" w:hAnsi="Calibri" w:cs="Calibri"/>
            <w:lang w:val="en-GB"/>
          </w:rPr>
          <w:t>atasi</w:t>
        </w:r>
      </w:ins>
      <w:del w:id="974" w:author="Author" w:date="2023-02-21T15:17:00Z">
        <w:r w:rsidRPr="002E20A3" w:rsidDel="00D233B8">
          <w:rPr>
            <w:rStyle w:val="PageNumber"/>
            <w:rFonts w:ascii="Calibri" w:hAnsi="Calibri" w:cs="Calibri"/>
            <w:lang w:val="en-GB"/>
          </w:rPr>
          <w:delText>ATASI</w:delText>
        </w:r>
      </w:del>
      <w:r w:rsidRPr="002E20A3">
        <w:rPr>
          <w:rStyle w:val="PageNumber"/>
          <w:rFonts w:ascii="Calibri" w:hAnsi="Calibri" w:cs="Calibri"/>
          <w:lang w:val="en-GB"/>
        </w:rPr>
        <w:t xml:space="preserve">, French </w:t>
      </w:r>
      <w:del w:id="975" w:author="Author" w:date="2023-02-21T15:17:00Z">
        <w:r w:rsidRPr="002E20A3" w:rsidDel="00D233B8">
          <w:rPr>
            <w:rStyle w:val="PageNumber"/>
            <w:rFonts w:ascii="Calibri" w:hAnsi="Calibri" w:cs="Calibri"/>
            <w:lang w:val="en-GB"/>
          </w:rPr>
          <w:delText>F</w:delText>
        </w:r>
      </w:del>
      <w:ins w:id="976" w:author="Author" w:date="2023-02-21T15:17:00Z">
        <w:r w:rsidR="00D233B8">
          <w:rPr>
            <w:rStyle w:val="PageNumber"/>
            <w:rFonts w:ascii="Calibri" w:hAnsi="Calibri" w:cs="Calibri"/>
            <w:lang w:val="en-GB"/>
          </w:rPr>
          <w:t>f</w:t>
        </w:r>
      </w:ins>
      <w:r w:rsidRPr="002E20A3">
        <w:rPr>
          <w:rStyle w:val="PageNumber"/>
          <w:rFonts w:ascii="Calibri" w:hAnsi="Calibri" w:cs="Calibri"/>
          <w:lang w:val="en-GB"/>
        </w:rPr>
        <w:t xml:space="preserve">orces </w:t>
      </w:r>
      <w:del w:id="977" w:author="Author" w:date="2023-02-21T15:18:00Z">
        <w:r w:rsidRPr="002E20A3" w:rsidDel="00301A6F">
          <w:rPr>
            <w:rStyle w:val="PageNumber"/>
            <w:rFonts w:ascii="Calibri" w:hAnsi="Calibri" w:cs="Calibri"/>
            <w:lang w:val="en-GB"/>
          </w:rPr>
          <w:delText>are</w:delText>
        </w:r>
      </w:del>
      <w:ins w:id="978" w:author="Author" w:date="2023-02-21T15:18:00Z">
        <w:r w:rsidR="00301A6F">
          <w:rPr>
            <w:rStyle w:val="PageNumber"/>
            <w:rFonts w:ascii="Calibri" w:hAnsi="Calibri" w:cs="Calibri"/>
            <w:lang w:val="en-GB"/>
          </w:rPr>
          <w:t>have been</w:t>
        </w:r>
      </w:ins>
      <w:r w:rsidRPr="002E20A3">
        <w:rPr>
          <w:rStyle w:val="PageNumber"/>
          <w:rFonts w:ascii="Calibri" w:hAnsi="Calibri" w:cs="Calibri"/>
          <w:lang w:val="en-GB"/>
        </w:rPr>
        <w:t xml:space="preserve"> conducting </w:t>
      </w:r>
      <w:del w:id="979" w:author="Author" w:date="2023-02-21T15:17:00Z">
        <w:r w:rsidRPr="002E20A3" w:rsidDel="00D233B8">
          <w:rPr>
            <w:rStyle w:val="PageNumber"/>
            <w:rFonts w:ascii="Calibri" w:hAnsi="Calibri" w:cs="Calibri"/>
            <w:lang w:val="en-GB"/>
          </w:rPr>
          <w:delText>C</w:delText>
        </w:r>
      </w:del>
      <w:ins w:id="980" w:author="Author" w:date="2023-02-21T15:17:00Z">
        <w:r w:rsidR="00D233B8">
          <w:rPr>
            <w:rStyle w:val="PageNumber"/>
            <w:rFonts w:ascii="Calibri" w:hAnsi="Calibri" w:cs="Calibri"/>
            <w:lang w:val="en-GB"/>
          </w:rPr>
          <w:t>c</w:t>
        </w:r>
      </w:ins>
      <w:r w:rsidRPr="002E20A3">
        <w:rPr>
          <w:rStyle w:val="PageNumber"/>
          <w:rFonts w:ascii="Calibri" w:hAnsi="Calibri" w:cs="Calibri"/>
          <w:lang w:val="en-GB"/>
        </w:rPr>
        <w:t>ounter</w:t>
      </w:r>
      <w:del w:id="981" w:author="Author" w:date="2023-02-21T15:17:00Z">
        <w:r w:rsidRPr="002E20A3" w:rsidDel="00D233B8">
          <w:rPr>
            <w:rStyle w:val="PageNumber"/>
            <w:rFonts w:ascii="Calibri" w:hAnsi="Calibri" w:cs="Calibri"/>
            <w:lang w:val="en-GB"/>
          </w:rPr>
          <w:delText xml:space="preserve"> I</w:delText>
        </w:r>
      </w:del>
      <w:ins w:id="982" w:author="Author" w:date="2023-02-21T15:17:00Z">
        <w:r w:rsidR="00D233B8">
          <w:rPr>
            <w:rStyle w:val="PageNumber"/>
            <w:rFonts w:ascii="Calibri" w:hAnsi="Calibri" w:cs="Calibri"/>
            <w:lang w:val="en-GB"/>
          </w:rPr>
          <w:t>-i</w:t>
        </w:r>
      </w:ins>
      <w:r w:rsidRPr="002E20A3">
        <w:rPr>
          <w:rStyle w:val="PageNumber"/>
          <w:rFonts w:ascii="Calibri" w:hAnsi="Calibri" w:cs="Calibri"/>
          <w:lang w:val="en-GB"/>
        </w:rPr>
        <w:t xml:space="preserve">nsurgency </w:t>
      </w:r>
      <w:del w:id="983" w:author="Author" w:date="2023-02-21T15:17:00Z">
        <w:r w:rsidRPr="002E20A3" w:rsidDel="00D233B8">
          <w:rPr>
            <w:rStyle w:val="PageNumber"/>
            <w:rFonts w:ascii="Calibri" w:hAnsi="Calibri" w:cs="Calibri"/>
            <w:lang w:val="en-GB"/>
          </w:rPr>
          <w:delText>O</w:delText>
        </w:r>
      </w:del>
      <w:ins w:id="984" w:author="Author" w:date="2023-02-21T15:17:00Z">
        <w:r w:rsidR="00D233B8">
          <w:rPr>
            <w:rStyle w:val="PageNumber"/>
            <w:rFonts w:ascii="Calibri" w:hAnsi="Calibri" w:cs="Calibri"/>
            <w:lang w:val="en-GB"/>
          </w:rPr>
          <w:t>o</w:t>
        </w:r>
      </w:ins>
      <w:r w:rsidRPr="002E20A3">
        <w:rPr>
          <w:rStyle w:val="PageNumber"/>
          <w:rFonts w:ascii="Calibri" w:hAnsi="Calibri" w:cs="Calibri"/>
          <w:lang w:val="en-GB"/>
        </w:rPr>
        <w:t xml:space="preserve">perations against El Hasar. El Hasar fighters have now been </w:t>
      </w:r>
      <w:del w:id="985" w:author="Author" w:date="2023-02-21T15:18:00Z">
        <w:r w:rsidRPr="002E20A3" w:rsidDel="00301A6F">
          <w:rPr>
            <w:rStyle w:val="PageNumber"/>
            <w:rFonts w:ascii="Calibri" w:hAnsi="Calibri" w:cs="Calibri"/>
            <w:lang w:val="en-GB"/>
          </w:rPr>
          <w:delText>evading</w:delText>
        </w:r>
      </w:del>
      <w:ins w:id="986" w:author="Author" w:date="2023-02-21T15:18:00Z">
        <w:r w:rsidR="00301A6F">
          <w:rPr>
            <w:rStyle w:val="PageNumber"/>
            <w:rFonts w:ascii="Calibri" w:hAnsi="Calibri" w:cs="Calibri"/>
            <w:lang w:val="en-GB"/>
          </w:rPr>
          <w:t>escaping</w:t>
        </w:r>
      </w:ins>
      <w:r w:rsidRPr="002E20A3">
        <w:rPr>
          <w:rStyle w:val="PageNumber"/>
          <w:rFonts w:ascii="Calibri" w:hAnsi="Calibri" w:cs="Calibri"/>
          <w:lang w:val="en-GB"/>
        </w:rPr>
        <w:t xml:space="preserve"> into </w:t>
      </w:r>
      <w:del w:id="987" w:author="Author" w:date="2023-02-21T15:18:00Z">
        <w:r w:rsidRPr="002E20A3" w:rsidDel="00301A6F">
          <w:rPr>
            <w:rStyle w:val="PageNumber"/>
            <w:rFonts w:ascii="Calibri" w:hAnsi="Calibri" w:cs="Calibri"/>
            <w:lang w:val="en-GB"/>
          </w:rPr>
          <w:delText>W</w:delText>
        </w:r>
      </w:del>
      <w:ins w:id="988" w:author="Author" w:date="2023-02-21T15:19:00Z">
        <w:r w:rsidR="00301A6F">
          <w:rPr>
            <w:rStyle w:val="PageNumber"/>
            <w:rFonts w:ascii="Calibri" w:hAnsi="Calibri" w:cs="Calibri"/>
            <w:lang w:val="en-GB"/>
          </w:rPr>
          <w:t>w</w:t>
        </w:r>
      </w:ins>
      <w:r w:rsidRPr="002E20A3">
        <w:rPr>
          <w:rStyle w:val="PageNumber"/>
          <w:rFonts w:ascii="Calibri" w:hAnsi="Calibri" w:cs="Calibri"/>
          <w:lang w:val="en-GB"/>
        </w:rPr>
        <w:t>est C</w:t>
      </w:r>
      <w:ins w:id="989" w:author="Author" w:date="2023-02-21T15:19:00Z">
        <w:r w:rsidR="00301A6F">
          <w:rPr>
            <w:rStyle w:val="PageNumber"/>
            <w:rFonts w:ascii="Calibri" w:hAnsi="Calibri" w:cs="Calibri"/>
            <w:lang w:val="en-GB"/>
          </w:rPr>
          <w:t>arana</w:t>
        </w:r>
      </w:ins>
      <w:del w:id="990" w:author="Author" w:date="2023-02-21T15:19:00Z">
        <w:r w:rsidRPr="002E20A3" w:rsidDel="00301A6F">
          <w:rPr>
            <w:rStyle w:val="PageNumber"/>
            <w:rFonts w:ascii="Calibri" w:hAnsi="Calibri" w:cs="Calibri"/>
            <w:lang w:val="en-GB"/>
          </w:rPr>
          <w:delText>ARANA</w:delText>
        </w:r>
      </w:del>
      <w:r w:rsidRPr="002E20A3">
        <w:rPr>
          <w:rStyle w:val="PageNumber"/>
          <w:rFonts w:ascii="Calibri" w:hAnsi="Calibri" w:cs="Calibri"/>
          <w:lang w:val="en-GB"/>
        </w:rPr>
        <w:t>, causing instability and insecurity as they conduct attacks against the local population to obtain logistic</w:t>
      </w:r>
      <w:ins w:id="991" w:author="Author" w:date="2023-02-21T15:19:00Z">
        <w:r w:rsidR="00301A6F">
          <w:rPr>
            <w:rStyle w:val="PageNumber"/>
            <w:rFonts w:ascii="Calibri" w:hAnsi="Calibri" w:cs="Calibri"/>
            <w:lang w:val="en-GB"/>
          </w:rPr>
          <w:t>al</w:t>
        </w:r>
      </w:ins>
      <w:del w:id="992" w:author="Author" w:date="2023-02-21T15:19:00Z">
        <w:r w:rsidRPr="002E20A3" w:rsidDel="00301A6F">
          <w:rPr>
            <w:rStyle w:val="PageNumber"/>
            <w:rFonts w:ascii="Calibri" w:hAnsi="Calibri" w:cs="Calibri"/>
            <w:lang w:val="en-GB"/>
          </w:rPr>
          <w:delText>s</w:delText>
        </w:r>
      </w:del>
      <w:r w:rsidRPr="002E20A3">
        <w:rPr>
          <w:rStyle w:val="PageNumber"/>
          <w:rFonts w:ascii="Calibri" w:hAnsi="Calibri" w:cs="Calibri"/>
          <w:lang w:val="en-GB"/>
        </w:rPr>
        <w:t xml:space="preserve"> supplies.</w:t>
      </w:r>
      <w:r w:rsidR="00A936E7" w:rsidRPr="002E20A3">
        <w:rPr>
          <w:rStyle w:val="PageNumber"/>
          <w:rFonts w:ascii="Calibri" w:hAnsi="Calibri" w:cs="Calibri"/>
          <w:lang w:val="en-GB"/>
        </w:rPr>
        <w:t xml:space="preserve"> </w:t>
      </w:r>
    </w:p>
    <w:p w14:paraId="1E86B1BA" w14:textId="4788F4B0"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The relations between C</w:t>
      </w:r>
      <w:ins w:id="993" w:author="Author" w:date="2023-02-21T15:20:00Z">
        <w:r w:rsidR="00D63358">
          <w:rPr>
            <w:rStyle w:val="PageNumber"/>
            <w:rFonts w:ascii="Calibri" w:hAnsi="Calibri" w:cs="Calibri"/>
            <w:lang w:val="en-GB"/>
          </w:rPr>
          <w:t>arana</w:t>
        </w:r>
      </w:ins>
      <w:del w:id="994" w:author="Author" w:date="2023-02-21T15:20:00Z">
        <w:r w:rsidRPr="002E20A3" w:rsidDel="00D63358">
          <w:rPr>
            <w:rStyle w:val="PageNumber"/>
            <w:rFonts w:ascii="Calibri" w:hAnsi="Calibri" w:cs="Calibri"/>
            <w:lang w:val="en-GB"/>
          </w:rPr>
          <w:delText>ARANA</w:delText>
        </w:r>
      </w:del>
      <w:r w:rsidRPr="002E20A3">
        <w:rPr>
          <w:rStyle w:val="PageNumber"/>
          <w:rFonts w:ascii="Calibri" w:hAnsi="Calibri" w:cs="Calibri"/>
          <w:lang w:val="en-GB"/>
        </w:rPr>
        <w:t xml:space="preserve"> and </w:t>
      </w:r>
      <w:r w:rsidRPr="00D63358">
        <w:rPr>
          <w:rFonts w:ascii="Calibri" w:hAnsi="Calibri" w:cs="Calibri"/>
          <w:lang w:val="en-GB"/>
          <w:rPrChange w:id="995" w:author="Author" w:date="2023-02-21T15:20:00Z">
            <w:rPr>
              <w:rFonts w:ascii="Calibri" w:hAnsi="Calibri" w:cs="Calibri"/>
              <w:b/>
              <w:bCs/>
              <w:lang w:val="en-GB"/>
            </w:rPr>
          </w:rPrChange>
        </w:rPr>
        <w:t>R</w:t>
      </w:r>
      <w:ins w:id="996" w:author="Author" w:date="2023-02-21T15:20:00Z">
        <w:r w:rsidR="00D63358" w:rsidRPr="00D63358">
          <w:rPr>
            <w:rFonts w:ascii="Calibri" w:hAnsi="Calibri" w:cs="Calibri"/>
            <w:lang w:val="en-GB"/>
            <w:rPrChange w:id="997" w:author="Author" w:date="2023-02-21T15:20:00Z">
              <w:rPr>
                <w:rFonts w:ascii="Calibri" w:hAnsi="Calibri" w:cs="Calibri"/>
                <w:b/>
                <w:bCs/>
                <w:lang w:val="en-GB"/>
              </w:rPr>
            </w:rPrChange>
          </w:rPr>
          <w:t>imosa</w:t>
        </w:r>
      </w:ins>
      <w:del w:id="998" w:author="Author" w:date="2023-02-21T15:20:00Z">
        <w:r w:rsidRPr="00D63358" w:rsidDel="00D63358">
          <w:rPr>
            <w:rFonts w:ascii="Calibri" w:hAnsi="Calibri" w:cs="Calibri"/>
            <w:lang w:val="en-GB"/>
            <w:rPrChange w:id="999" w:author="Author" w:date="2023-02-21T15:20:00Z">
              <w:rPr>
                <w:rFonts w:ascii="Calibri" w:hAnsi="Calibri" w:cs="Calibri"/>
                <w:b/>
                <w:bCs/>
                <w:lang w:val="en-GB"/>
              </w:rPr>
            </w:rPrChange>
          </w:rPr>
          <w:delText>IMOSA</w:delText>
        </w:r>
      </w:del>
      <w:r w:rsidRPr="00D63358">
        <w:rPr>
          <w:rFonts w:ascii="Calibri" w:hAnsi="Calibri" w:cs="Calibri"/>
          <w:lang w:val="en-GB"/>
          <w:rPrChange w:id="1000" w:author="Author" w:date="2023-02-21T15:20:00Z">
            <w:rPr>
              <w:rFonts w:ascii="Calibri" w:hAnsi="Calibri" w:cs="Calibri"/>
              <w:b/>
              <w:bCs/>
              <w:lang w:val="en-GB"/>
            </w:rPr>
          </w:rPrChange>
        </w:rPr>
        <w:t xml:space="preserve"> </w:t>
      </w:r>
      <w:r w:rsidRPr="002E20A3">
        <w:rPr>
          <w:rStyle w:val="PageNumber"/>
          <w:rFonts w:ascii="Calibri" w:hAnsi="Calibri" w:cs="Calibri"/>
          <w:lang w:val="en-GB"/>
        </w:rPr>
        <w:t>are also tense. R</w:t>
      </w:r>
      <w:ins w:id="1001" w:author="Author" w:date="2023-02-21T16:23:00Z">
        <w:r w:rsidR="00FA08D8">
          <w:rPr>
            <w:rStyle w:val="PageNumber"/>
            <w:rFonts w:ascii="Calibri" w:hAnsi="Calibri" w:cs="Calibri"/>
            <w:lang w:val="en-GB"/>
          </w:rPr>
          <w:t>imosa</w:t>
        </w:r>
      </w:ins>
      <w:del w:id="1002" w:author="Author" w:date="2023-02-21T16:23:00Z">
        <w:r w:rsidRPr="002E20A3" w:rsidDel="00FA08D8">
          <w:rPr>
            <w:rStyle w:val="PageNumber"/>
            <w:rFonts w:ascii="Calibri" w:hAnsi="Calibri" w:cs="Calibri"/>
            <w:lang w:val="en-GB"/>
          </w:rPr>
          <w:delText>IMOSA</w:delText>
        </w:r>
      </w:del>
      <w:r w:rsidRPr="002E20A3">
        <w:rPr>
          <w:rStyle w:val="PageNumber"/>
          <w:rFonts w:ascii="Calibri" w:hAnsi="Calibri" w:cs="Calibri"/>
          <w:lang w:val="en-GB"/>
        </w:rPr>
        <w:t xml:space="preserve"> has been in the grips of a civil war between two rival ethnic groups, the majority Tatsi, who hold nearly all positions of power in the </w:t>
      </w:r>
      <w:del w:id="1003" w:author="Author" w:date="2023-02-21T16:23:00Z">
        <w:r w:rsidRPr="002E20A3" w:rsidDel="008A3FD4">
          <w:rPr>
            <w:rStyle w:val="PageNumber"/>
            <w:rFonts w:ascii="Calibri" w:hAnsi="Calibri" w:cs="Calibri"/>
            <w:lang w:val="en-GB"/>
          </w:rPr>
          <w:delText>Rimosan g</w:delText>
        </w:r>
      </w:del>
      <w:ins w:id="1004" w:author="Author" w:date="2023-02-21T16:24:00Z">
        <w:r w:rsidR="008A3FD4">
          <w:rPr>
            <w:rStyle w:val="PageNumber"/>
            <w:rFonts w:ascii="Calibri" w:hAnsi="Calibri" w:cs="Calibri"/>
            <w:lang w:val="en-GB"/>
          </w:rPr>
          <w:t xml:space="preserve">country’s </w:t>
        </w:r>
      </w:ins>
      <w:ins w:id="1005" w:author="Author" w:date="2023-02-21T16:23:00Z">
        <w:r w:rsidR="008A3FD4">
          <w:rPr>
            <w:rStyle w:val="PageNumber"/>
            <w:rFonts w:ascii="Calibri" w:hAnsi="Calibri" w:cs="Calibri"/>
            <w:lang w:val="en-GB"/>
          </w:rPr>
          <w:t>G</w:t>
        </w:r>
      </w:ins>
      <w:r w:rsidRPr="002E20A3">
        <w:rPr>
          <w:rStyle w:val="PageNumber"/>
          <w:rFonts w:ascii="Calibri" w:hAnsi="Calibri" w:cs="Calibri"/>
          <w:lang w:val="en-GB"/>
        </w:rPr>
        <w:t>overnment, and the Muslim minority of the Elassi, pastoralists who claim that they suffer ethnic discrimination and persecution. Most of the inter</w:t>
      </w:r>
      <w:ins w:id="1006" w:author="Author" w:date="2023-02-21T16:24:00Z">
        <w:r w:rsidR="007038D9">
          <w:rPr>
            <w:rStyle w:val="PageNumber"/>
            <w:rFonts w:ascii="Calibri" w:hAnsi="Calibri" w:cs="Calibri"/>
            <w:lang w:val="en-GB"/>
          </w:rPr>
          <w:t>-</w:t>
        </w:r>
      </w:ins>
      <w:r w:rsidRPr="002E20A3">
        <w:rPr>
          <w:rStyle w:val="PageNumber"/>
          <w:rFonts w:ascii="Calibri" w:hAnsi="Calibri" w:cs="Calibri"/>
          <w:lang w:val="en-GB"/>
        </w:rPr>
        <w:t>ethnic fighting in R</w:t>
      </w:r>
      <w:ins w:id="1007" w:author="Author" w:date="2023-02-21T16:24:00Z">
        <w:r w:rsidR="007038D9">
          <w:rPr>
            <w:rStyle w:val="PageNumber"/>
            <w:rFonts w:ascii="Calibri" w:hAnsi="Calibri" w:cs="Calibri"/>
            <w:lang w:val="en-GB"/>
          </w:rPr>
          <w:t>imosa</w:t>
        </w:r>
      </w:ins>
      <w:del w:id="1008" w:author="Author" w:date="2023-02-21T16:24:00Z">
        <w:r w:rsidRPr="002E20A3" w:rsidDel="007038D9">
          <w:rPr>
            <w:rStyle w:val="PageNumber"/>
            <w:rFonts w:ascii="Calibri" w:hAnsi="Calibri" w:cs="Calibri"/>
            <w:lang w:val="en-GB"/>
          </w:rPr>
          <w:delText>IMOSA</w:delText>
        </w:r>
      </w:del>
      <w:r w:rsidRPr="002E20A3">
        <w:rPr>
          <w:rStyle w:val="PageNumber"/>
          <w:rFonts w:ascii="Calibri" w:hAnsi="Calibri" w:cs="Calibri"/>
          <w:lang w:val="en-GB"/>
        </w:rPr>
        <w:t xml:space="preserve"> has taken place in northern R</w:t>
      </w:r>
      <w:ins w:id="1009" w:author="Author" w:date="2023-02-21T16:24:00Z">
        <w:r w:rsidR="007038D9">
          <w:rPr>
            <w:rStyle w:val="PageNumber"/>
            <w:rFonts w:ascii="Calibri" w:hAnsi="Calibri" w:cs="Calibri"/>
            <w:lang w:val="en-GB"/>
          </w:rPr>
          <w:t>imosa</w:t>
        </w:r>
      </w:ins>
      <w:del w:id="1010" w:author="Author" w:date="2023-02-21T16:24:00Z">
        <w:r w:rsidRPr="002E20A3" w:rsidDel="007038D9">
          <w:rPr>
            <w:rStyle w:val="PageNumber"/>
            <w:rFonts w:ascii="Calibri" w:hAnsi="Calibri" w:cs="Calibri"/>
            <w:lang w:val="en-GB"/>
          </w:rPr>
          <w:delText>IMOSA</w:delText>
        </w:r>
      </w:del>
      <w:r w:rsidRPr="002E20A3">
        <w:rPr>
          <w:rStyle w:val="PageNumber"/>
          <w:rFonts w:ascii="Calibri" w:hAnsi="Calibri" w:cs="Calibri"/>
          <w:lang w:val="en-GB"/>
        </w:rPr>
        <w:t xml:space="preserve">, near the border </w:t>
      </w:r>
      <w:del w:id="1011" w:author="Author" w:date="2023-02-21T16:25:00Z">
        <w:r w:rsidRPr="002E20A3" w:rsidDel="007038D9">
          <w:rPr>
            <w:rStyle w:val="PageNumber"/>
            <w:rFonts w:ascii="Calibri" w:hAnsi="Calibri" w:cs="Calibri"/>
            <w:lang w:val="en-GB"/>
          </w:rPr>
          <w:delText>of</w:delText>
        </w:r>
      </w:del>
      <w:ins w:id="1012" w:author="Author" w:date="2023-02-21T16:25:00Z">
        <w:r w:rsidR="007038D9">
          <w:rPr>
            <w:rStyle w:val="PageNumber"/>
            <w:rFonts w:ascii="Calibri" w:hAnsi="Calibri" w:cs="Calibri"/>
            <w:lang w:val="en-GB"/>
          </w:rPr>
          <w:t>with</w:t>
        </w:r>
      </w:ins>
      <w:r w:rsidRPr="002E20A3">
        <w:rPr>
          <w:rStyle w:val="PageNumber"/>
          <w:rFonts w:ascii="Calibri" w:hAnsi="Calibri" w:cs="Calibri"/>
          <w:lang w:val="en-GB"/>
        </w:rPr>
        <w:t xml:space="preserve"> C</w:t>
      </w:r>
      <w:ins w:id="1013" w:author="Author" w:date="2023-02-21T16:24:00Z">
        <w:r w:rsidR="007038D9">
          <w:rPr>
            <w:rStyle w:val="PageNumber"/>
            <w:rFonts w:ascii="Calibri" w:hAnsi="Calibri" w:cs="Calibri"/>
            <w:lang w:val="en-GB"/>
          </w:rPr>
          <w:t>arana</w:t>
        </w:r>
      </w:ins>
      <w:del w:id="1014" w:author="Author" w:date="2023-02-21T16:24:00Z">
        <w:r w:rsidRPr="002E20A3" w:rsidDel="007038D9">
          <w:rPr>
            <w:rStyle w:val="PageNumber"/>
            <w:rFonts w:ascii="Calibri" w:hAnsi="Calibri" w:cs="Calibri"/>
            <w:lang w:val="en-GB"/>
          </w:rPr>
          <w:delText>ARANA</w:delText>
        </w:r>
      </w:del>
      <w:r w:rsidRPr="002E20A3">
        <w:rPr>
          <w:rStyle w:val="PageNumber"/>
          <w:rFonts w:ascii="Calibri" w:hAnsi="Calibri" w:cs="Calibri"/>
          <w:lang w:val="en-GB"/>
        </w:rPr>
        <w:t>. The rebel group Elassi Liberation Front (ELF) has waged a guerrilla-style campaign against government forces and pro-government Tatsi militias and ha</w:t>
      </w:r>
      <w:r w:rsidRPr="002E20A3">
        <w:rPr>
          <w:rFonts w:ascii="Calibri" w:hAnsi="Calibri" w:cs="Calibri"/>
          <w:lang w:val="en-GB"/>
        </w:rPr>
        <w:t>s</w:t>
      </w:r>
      <w:r w:rsidRPr="002E20A3">
        <w:rPr>
          <w:rStyle w:val="PageNumber"/>
          <w:rFonts w:ascii="Calibri" w:hAnsi="Calibri" w:cs="Calibri"/>
          <w:lang w:val="en-GB"/>
        </w:rPr>
        <w:t xml:space="preserve"> established links to </w:t>
      </w:r>
      <w:del w:id="1015" w:author="Author" w:date="2023-04-14T10:05:00Z">
        <w:r w:rsidRPr="002E20A3" w:rsidDel="00C73AB6">
          <w:rPr>
            <w:rStyle w:val="PageNumber"/>
            <w:rFonts w:ascii="Calibri" w:hAnsi="Calibri" w:cs="Calibri"/>
            <w:lang w:val="en-GB"/>
          </w:rPr>
          <w:delText xml:space="preserve">the </w:delText>
        </w:r>
      </w:del>
      <w:r w:rsidRPr="002E20A3">
        <w:rPr>
          <w:rStyle w:val="PageNumber"/>
          <w:rFonts w:ascii="Calibri" w:hAnsi="Calibri" w:cs="Calibri"/>
          <w:lang w:val="en-GB"/>
        </w:rPr>
        <w:t>CISC for financial and logistic</w:t>
      </w:r>
      <w:ins w:id="1016" w:author="Author" w:date="2023-02-21T16:25:00Z">
        <w:r w:rsidR="007038D9">
          <w:rPr>
            <w:rStyle w:val="PageNumber"/>
            <w:rFonts w:ascii="Calibri" w:hAnsi="Calibri" w:cs="Calibri"/>
            <w:lang w:val="en-GB"/>
          </w:rPr>
          <w:t>al</w:t>
        </w:r>
      </w:ins>
      <w:del w:id="1017" w:author="Author" w:date="2023-02-21T16:25:00Z">
        <w:r w:rsidRPr="002E20A3" w:rsidDel="007038D9">
          <w:rPr>
            <w:rStyle w:val="PageNumber"/>
            <w:rFonts w:ascii="Calibri" w:hAnsi="Calibri" w:cs="Calibri"/>
            <w:lang w:val="en-GB"/>
          </w:rPr>
          <w:delText>s</w:delText>
        </w:r>
      </w:del>
      <w:r w:rsidRPr="002E20A3">
        <w:rPr>
          <w:rStyle w:val="PageNumber"/>
          <w:rFonts w:ascii="Calibri" w:hAnsi="Calibri" w:cs="Calibri"/>
          <w:lang w:val="en-GB"/>
        </w:rPr>
        <w:t xml:space="preserve"> support. </w:t>
      </w:r>
      <w:ins w:id="1018" w:author="Author" w:date="2023-02-21T16:25:00Z">
        <w:r w:rsidR="007038D9">
          <w:rPr>
            <w:rStyle w:val="PageNumber"/>
            <w:rFonts w:ascii="Calibri" w:hAnsi="Calibri" w:cs="Calibri"/>
            <w:lang w:val="en-GB"/>
          </w:rPr>
          <w:t xml:space="preserve">At times, </w:t>
        </w:r>
      </w:ins>
      <w:del w:id="1019" w:author="Author" w:date="2023-02-21T16:25:00Z">
        <w:r w:rsidRPr="002E20A3" w:rsidDel="007038D9">
          <w:rPr>
            <w:rStyle w:val="PageNumber"/>
            <w:rFonts w:ascii="Calibri" w:hAnsi="Calibri" w:cs="Calibri"/>
            <w:lang w:val="en-GB"/>
          </w:rPr>
          <w:delText>A</w:delText>
        </w:r>
      </w:del>
      <w:ins w:id="1020" w:author="Author" w:date="2023-02-21T16:25:00Z">
        <w:r w:rsidR="007038D9">
          <w:rPr>
            <w:rStyle w:val="PageNumber"/>
            <w:rFonts w:ascii="Calibri" w:hAnsi="Calibri" w:cs="Calibri"/>
            <w:lang w:val="en-GB"/>
          </w:rPr>
          <w:t>a</w:t>
        </w:r>
      </w:ins>
      <w:r w:rsidRPr="002E20A3">
        <w:rPr>
          <w:rStyle w:val="PageNumber"/>
          <w:rFonts w:ascii="Calibri" w:hAnsi="Calibri" w:cs="Calibri"/>
          <w:lang w:val="en-GB"/>
        </w:rPr>
        <w:t xml:space="preserve">ll </w:t>
      </w:r>
      <w:ins w:id="1021" w:author="Author" w:date="2023-02-21T16:25:00Z">
        <w:r w:rsidR="007038D9">
          <w:rPr>
            <w:rStyle w:val="PageNumber"/>
            <w:rFonts w:ascii="Calibri" w:hAnsi="Calibri" w:cs="Calibri"/>
            <w:lang w:val="en-GB"/>
          </w:rPr>
          <w:t xml:space="preserve">of the </w:t>
        </w:r>
      </w:ins>
      <w:r w:rsidRPr="002E20A3">
        <w:rPr>
          <w:rStyle w:val="PageNumber"/>
          <w:rFonts w:ascii="Calibri" w:hAnsi="Calibri" w:cs="Calibri"/>
          <w:lang w:val="en-GB"/>
        </w:rPr>
        <w:t xml:space="preserve">aforementioned groups </w:t>
      </w:r>
      <w:del w:id="1022" w:author="Author" w:date="2023-02-21T16:25:00Z">
        <w:r w:rsidRPr="002E20A3" w:rsidDel="007038D9">
          <w:rPr>
            <w:rStyle w:val="PageNumber"/>
            <w:rFonts w:ascii="Calibri" w:hAnsi="Calibri" w:cs="Calibri"/>
            <w:lang w:val="en-GB"/>
          </w:rPr>
          <w:delText xml:space="preserve">at times </w:delText>
        </w:r>
      </w:del>
      <w:r w:rsidRPr="002E20A3">
        <w:rPr>
          <w:rStyle w:val="PageNumber"/>
          <w:rFonts w:ascii="Calibri" w:hAnsi="Calibri" w:cs="Calibri"/>
          <w:lang w:val="en-GB"/>
        </w:rPr>
        <w:t>cross the border into C</w:t>
      </w:r>
      <w:ins w:id="1023" w:author="Author" w:date="2023-02-21T16:25:00Z">
        <w:r w:rsidR="007038D9">
          <w:rPr>
            <w:rStyle w:val="PageNumber"/>
            <w:rFonts w:ascii="Calibri" w:hAnsi="Calibri" w:cs="Calibri"/>
            <w:lang w:val="en-GB"/>
          </w:rPr>
          <w:t>arana</w:t>
        </w:r>
      </w:ins>
      <w:del w:id="1024" w:author="Author" w:date="2023-02-21T16:25:00Z">
        <w:r w:rsidRPr="002E20A3" w:rsidDel="007038D9">
          <w:rPr>
            <w:rStyle w:val="PageNumber"/>
            <w:rFonts w:ascii="Calibri" w:hAnsi="Calibri" w:cs="Calibri"/>
            <w:lang w:val="en-GB"/>
          </w:rPr>
          <w:delText>ARANA</w:delText>
        </w:r>
      </w:del>
      <w:r w:rsidRPr="002E20A3">
        <w:rPr>
          <w:rStyle w:val="PageNumber"/>
          <w:rFonts w:ascii="Calibri" w:hAnsi="Calibri" w:cs="Calibri"/>
          <w:lang w:val="en-GB"/>
        </w:rPr>
        <w:t xml:space="preserve"> and conduct raids </w:t>
      </w:r>
      <w:del w:id="1025" w:author="Author" w:date="2023-02-21T16:25:00Z">
        <w:r w:rsidRPr="002E20A3" w:rsidDel="007038D9">
          <w:rPr>
            <w:rStyle w:val="PageNumber"/>
            <w:rFonts w:ascii="Calibri" w:hAnsi="Calibri" w:cs="Calibri"/>
            <w:lang w:val="en-GB"/>
          </w:rPr>
          <w:delText>for</w:delText>
        </w:r>
      </w:del>
      <w:ins w:id="1026" w:author="Author" w:date="2023-02-21T16:25:00Z">
        <w:r w:rsidR="007038D9">
          <w:rPr>
            <w:rStyle w:val="PageNumber"/>
            <w:rFonts w:ascii="Calibri" w:hAnsi="Calibri" w:cs="Calibri"/>
            <w:lang w:val="en-GB"/>
          </w:rPr>
          <w:t>in order to</w:t>
        </w:r>
      </w:ins>
      <w:r w:rsidRPr="002E20A3">
        <w:rPr>
          <w:rStyle w:val="PageNumber"/>
          <w:rFonts w:ascii="Calibri" w:hAnsi="Calibri" w:cs="Calibri"/>
          <w:lang w:val="en-GB"/>
        </w:rPr>
        <w:t xml:space="preserve"> obtain</w:t>
      </w:r>
      <w:del w:id="1027" w:author="Author" w:date="2023-02-21T16:25:00Z">
        <w:r w:rsidRPr="002E20A3" w:rsidDel="007038D9">
          <w:rPr>
            <w:rStyle w:val="PageNumber"/>
            <w:rFonts w:ascii="Calibri" w:hAnsi="Calibri" w:cs="Calibri"/>
            <w:lang w:val="en-GB"/>
          </w:rPr>
          <w:delText>ing</w:delText>
        </w:r>
      </w:del>
      <w:r w:rsidRPr="002E20A3">
        <w:rPr>
          <w:rStyle w:val="PageNumber"/>
          <w:rFonts w:ascii="Calibri" w:hAnsi="Calibri" w:cs="Calibri"/>
          <w:lang w:val="en-GB"/>
        </w:rPr>
        <w:t xml:space="preserve"> food and supplies, posing a threat to the local population.</w:t>
      </w:r>
    </w:p>
    <w:p w14:paraId="305CF687" w14:textId="6DB54108" w:rsidR="004C3845" w:rsidRPr="002E20A3" w:rsidRDefault="004C3845" w:rsidP="004C3845">
      <w:pPr>
        <w:jc w:val="both"/>
        <w:rPr>
          <w:rFonts w:ascii="Calibri" w:hAnsi="Calibri" w:cs="Calibri"/>
          <w:lang w:val="en-GB"/>
        </w:rPr>
      </w:pPr>
      <w:r w:rsidRPr="002E20A3">
        <w:rPr>
          <w:rStyle w:val="PageNumber"/>
          <w:rFonts w:ascii="Calibri" w:hAnsi="Calibri" w:cs="Calibri"/>
          <w:lang w:val="en-GB"/>
        </w:rPr>
        <w:t>In addition, there is a political dispute between R</w:t>
      </w:r>
      <w:ins w:id="1028" w:author="Author" w:date="2023-02-21T16:25:00Z">
        <w:r w:rsidR="007038D9">
          <w:rPr>
            <w:rStyle w:val="PageNumber"/>
            <w:rFonts w:ascii="Calibri" w:hAnsi="Calibri" w:cs="Calibri"/>
            <w:lang w:val="en-GB"/>
          </w:rPr>
          <w:t>imosa</w:t>
        </w:r>
      </w:ins>
      <w:del w:id="1029" w:author="Author" w:date="2023-02-21T16:25:00Z">
        <w:r w:rsidRPr="002E20A3" w:rsidDel="007038D9">
          <w:rPr>
            <w:rStyle w:val="PageNumber"/>
            <w:rFonts w:ascii="Calibri" w:hAnsi="Calibri" w:cs="Calibri"/>
            <w:lang w:val="en-GB"/>
          </w:rPr>
          <w:delText>IMOSA</w:delText>
        </w:r>
      </w:del>
      <w:r w:rsidRPr="002E20A3">
        <w:rPr>
          <w:rStyle w:val="PageNumber"/>
          <w:rFonts w:ascii="Calibri" w:hAnsi="Calibri" w:cs="Calibri"/>
          <w:lang w:val="en-GB"/>
        </w:rPr>
        <w:t xml:space="preserve"> and C</w:t>
      </w:r>
      <w:ins w:id="1030" w:author="Author" w:date="2023-02-21T16:25:00Z">
        <w:r w:rsidR="007038D9">
          <w:rPr>
            <w:rStyle w:val="PageNumber"/>
            <w:rFonts w:ascii="Calibri" w:hAnsi="Calibri" w:cs="Calibri"/>
            <w:lang w:val="en-GB"/>
          </w:rPr>
          <w:t>arana</w:t>
        </w:r>
      </w:ins>
      <w:del w:id="1031" w:author="Author" w:date="2023-02-21T16:26:00Z">
        <w:r w:rsidRPr="002E20A3" w:rsidDel="007038D9">
          <w:rPr>
            <w:rStyle w:val="PageNumber"/>
            <w:rFonts w:ascii="Calibri" w:hAnsi="Calibri" w:cs="Calibri"/>
            <w:lang w:val="en-GB"/>
          </w:rPr>
          <w:delText>ARANA</w:delText>
        </w:r>
      </w:del>
      <w:r w:rsidRPr="002E20A3">
        <w:rPr>
          <w:rStyle w:val="PageNumber"/>
          <w:rFonts w:ascii="Calibri" w:hAnsi="Calibri" w:cs="Calibri"/>
          <w:lang w:val="en-GB"/>
        </w:rPr>
        <w:t xml:space="preserve"> o</w:t>
      </w:r>
      <w:r w:rsidRPr="002E20A3">
        <w:rPr>
          <w:rFonts w:ascii="Calibri" w:hAnsi="Calibri" w:cs="Calibri"/>
          <w:lang w:val="en-GB"/>
        </w:rPr>
        <w:t>ver</w:t>
      </w:r>
      <w:r w:rsidRPr="002E20A3">
        <w:rPr>
          <w:rStyle w:val="PageNumber"/>
          <w:rFonts w:ascii="Calibri" w:hAnsi="Calibri" w:cs="Calibri"/>
          <w:lang w:val="en-GB"/>
        </w:rPr>
        <w:t xml:space="preserve"> the ownership of some of the islands along the southern coastline of C</w:t>
      </w:r>
      <w:ins w:id="1032" w:author="Author" w:date="2023-02-21T16:26:00Z">
        <w:r w:rsidR="007038D9">
          <w:rPr>
            <w:rStyle w:val="PageNumber"/>
            <w:rFonts w:ascii="Calibri" w:hAnsi="Calibri" w:cs="Calibri"/>
            <w:lang w:val="en-GB"/>
          </w:rPr>
          <w:t>arana</w:t>
        </w:r>
      </w:ins>
      <w:del w:id="1033" w:author="Author" w:date="2023-02-21T16:26:00Z">
        <w:r w:rsidRPr="002E20A3" w:rsidDel="007038D9">
          <w:rPr>
            <w:rStyle w:val="PageNumber"/>
            <w:rFonts w:ascii="Calibri" w:hAnsi="Calibri" w:cs="Calibri"/>
            <w:lang w:val="en-GB"/>
          </w:rPr>
          <w:delText>ARANA</w:delText>
        </w:r>
      </w:del>
      <w:r w:rsidRPr="002E20A3">
        <w:rPr>
          <w:rStyle w:val="PageNumber"/>
          <w:rFonts w:ascii="Calibri" w:hAnsi="Calibri" w:cs="Calibri"/>
          <w:lang w:val="en-GB"/>
        </w:rPr>
        <w:t>, as well a</w:t>
      </w:r>
      <w:r w:rsidRPr="002E20A3">
        <w:rPr>
          <w:rFonts w:ascii="Calibri" w:hAnsi="Calibri" w:cs="Calibri"/>
          <w:lang w:val="en-GB"/>
        </w:rPr>
        <w:t xml:space="preserve">s over </w:t>
      </w:r>
      <w:r w:rsidRPr="002E20A3">
        <w:rPr>
          <w:rStyle w:val="PageNumber"/>
          <w:rFonts w:ascii="Calibri" w:hAnsi="Calibri" w:cs="Calibri"/>
          <w:lang w:val="en-GB"/>
        </w:rPr>
        <w:t xml:space="preserve">related fishing </w:t>
      </w:r>
      <w:r w:rsidRPr="002E20A3">
        <w:rPr>
          <w:rStyle w:val="PageNumber"/>
          <w:rFonts w:ascii="Calibri" w:hAnsi="Calibri" w:cs="Calibri"/>
          <w:lang w:val="en-GB"/>
        </w:rPr>
        <w:lastRenderedPageBreak/>
        <w:t>rights in the respective national territory. Oil was also discovered in the L</w:t>
      </w:r>
      <w:ins w:id="1034" w:author="Author" w:date="2023-02-21T16:26:00Z">
        <w:r w:rsidR="007038D9">
          <w:rPr>
            <w:rStyle w:val="PageNumber"/>
            <w:rFonts w:ascii="Calibri" w:hAnsi="Calibri" w:cs="Calibri"/>
            <w:lang w:val="en-GB"/>
          </w:rPr>
          <w:t>abta</w:t>
        </w:r>
      </w:ins>
      <w:del w:id="1035" w:author="Author" w:date="2023-02-21T16:26:00Z">
        <w:r w:rsidRPr="002E20A3" w:rsidDel="007038D9">
          <w:rPr>
            <w:rStyle w:val="PageNumber"/>
            <w:rFonts w:ascii="Calibri" w:hAnsi="Calibri" w:cs="Calibri"/>
            <w:lang w:val="en-GB"/>
          </w:rPr>
          <w:delText>ABTA</w:delText>
        </w:r>
      </w:del>
      <w:r w:rsidRPr="002E20A3">
        <w:rPr>
          <w:rStyle w:val="PageNumber"/>
          <w:rFonts w:ascii="Calibri" w:hAnsi="Calibri" w:cs="Calibri"/>
          <w:lang w:val="en-GB"/>
        </w:rPr>
        <w:t xml:space="preserve"> Sea in the south</w:t>
      </w:r>
      <w:ins w:id="1036" w:author="Author" w:date="2023-02-21T16:26:00Z">
        <w:r w:rsidR="007038D9">
          <w:rPr>
            <w:rStyle w:val="PageNumber"/>
            <w:rFonts w:ascii="Calibri" w:hAnsi="Calibri" w:cs="Calibri"/>
            <w:lang w:val="en-GB"/>
          </w:rPr>
          <w:t>-</w:t>
        </w:r>
      </w:ins>
      <w:r w:rsidRPr="002E20A3">
        <w:rPr>
          <w:rStyle w:val="PageNumber"/>
          <w:rFonts w:ascii="Calibri" w:hAnsi="Calibri" w:cs="Calibri"/>
          <w:lang w:val="en-GB"/>
        </w:rPr>
        <w:t>east of C</w:t>
      </w:r>
      <w:ins w:id="1037" w:author="Author" w:date="2023-02-21T16:26:00Z">
        <w:r w:rsidR="007038D9">
          <w:rPr>
            <w:rStyle w:val="PageNumber"/>
            <w:rFonts w:ascii="Calibri" w:hAnsi="Calibri" w:cs="Calibri"/>
            <w:lang w:val="en-GB"/>
          </w:rPr>
          <w:t>arana</w:t>
        </w:r>
      </w:ins>
      <w:del w:id="1038" w:author="Author" w:date="2023-02-21T16:26:00Z">
        <w:r w:rsidRPr="002E20A3" w:rsidDel="007038D9">
          <w:rPr>
            <w:rStyle w:val="PageNumber"/>
            <w:rFonts w:ascii="Calibri" w:hAnsi="Calibri" w:cs="Calibri"/>
            <w:lang w:val="en-GB"/>
          </w:rPr>
          <w:delText>ARANA</w:delText>
        </w:r>
      </w:del>
      <w:r w:rsidRPr="002E20A3">
        <w:rPr>
          <w:rStyle w:val="PageNumber"/>
          <w:rFonts w:ascii="Calibri" w:hAnsi="Calibri" w:cs="Calibri"/>
          <w:lang w:val="en-GB"/>
        </w:rPr>
        <w:t>, offshore of M</w:t>
      </w:r>
      <w:ins w:id="1039" w:author="Author" w:date="2023-02-21T16:26:00Z">
        <w:r w:rsidR="007038D9">
          <w:rPr>
            <w:rStyle w:val="PageNumber"/>
            <w:rFonts w:ascii="Calibri" w:hAnsi="Calibri" w:cs="Calibri"/>
            <w:lang w:val="en-GB"/>
          </w:rPr>
          <w:t>aldosa</w:t>
        </w:r>
      </w:ins>
      <w:del w:id="1040" w:author="Author" w:date="2023-02-21T16:26:00Z">
        <w:r w:rsidRPr="002E20A3" w:rsidDel="007038D9">
          <w:rPr>
            <w:rStyle w:val="PageNumber"/>
            <w:rFonts w:ascii="Calibri" w:hAnsi="Calibri" w:cs="Calibri"/>
            <w:lang w:val="en-GB"/>
          </w:rPr>
          <w:delText>ALDOSA</w:delText>
        </w:r>
      </w:del>
      <w:r w:rsidRPr="002E20A3">
        <w:rPr>
          <w:rStyle w:val="PageNumber"/>
          <w:rFonts w:ascii="Calibri" w:hAnsi="Calibri" w:cs="Calibri"/>
          <w:lang w:val="en-GB"/>
        </w:rPr>
        <w:t xml:space="preserve">. However, </w:t>
      </w:r>
      <w:del w:id="1041" w:author="Author" w:date="2023-02-21T16:26:00Z">
        <w:r w:rsidRPr="002E20A3" w:rsidDel="00A21674">
          <w:rPr>
            <w:rStyle w:val="PageNumber"/>
            <w:rFonts w:ascii="Calibri" w:hAnsi="Calibri" w:cs="Calibri"/>
            <w:lang w:val="en-GB"/>
          </w:rPr>
          <w:delText>due</w:delText>
        </w:r>
      </w:del>
      <w:ins w:id="1042" w:author="Author" w:date="2023-02-21T16:26:00Z">
        <w:r w:rsidR="00A21674">
          <w:rPr>
            <w:rStyle w:val="PageNumber"/>
            <w:rFonts w:ascii="Calibri" w:hAnsi="Calibri" w:cs="Calibri"/>
            <w:lang w:val="en-GB"/>
          </w:rPr>
          <w:t>owing</w:t>
        </w:r>
      </w:ins>
      <w:r w:rsidRPr="002E20A3">
        <w:rPr>
          <w:rStyle w:val="PageNumber"/>
          <w:rFonts w:ascii="Calibri" w:hAnsi="Calibri" w:cs="Calibri"/>
          <w:lang w:val="en-GB"/>
        </w:rPr>
        <w:t xml:space="preserve"> to the ongoing border dispute and the high start-up</w:t>
      </w:r>
      <w:del w:id="1043" w:author="Author" w:date="2023-02-21T16:26:00Z">
        <w:r w:rsidRPr="002E20A3" w:rsidDel="00A21674">
          <w:rPr>
            <w:rStyle w:val="PageNumber"/>
            <w:rFonts w:ascii="Calibri" w:hAnsi="Calibri" w:cs="Calibri"/>
            <w:lang w:val="en-GB"/>
          </w:rPr>
          <w:delText>-</w:delText>
        </w:r>
      </w:del>
      <w:ins w:id="1044" w:author="Author" w:date="2023-02-21T16:26:00Z">
        <w:r w:rsidR="00A21674">
          <w:rPr>
            <w:rStyle w:val="PageNumber"/>
            <w:rFonts w:ascii="Calibri" w:hAnsi="Calibri" w:cs="Calibri"/>
            <w:lang w:val="en-GB"/>
          </w:rPr>
          <w:t xml:space="preserve"> </w:t>
        </w:r>
      </w:ins>
      <w:r w:rsidRPr="002E20A3">
        <w:rPr>
          <w:rStyle w:val="PageNumber"/>
          <w:rFonts w:ascii="Calibri" w:hAnsi="Calibri" w:cs="Calibri"/>
          <w:lang w:val="en-GB"/>
        </w:rPr>
        <w:t>costs required for the exploit</w:t>
      </w:r>
      <w:ins w:id="1045" w:author="Author" w:date="2023-02-21T16:26:00Z">
        <w:r w:rsidR="00A21674">
          <w:rPr>
            <w:rStyle w:val="PageNumber"/>
            <w:rFonts w:ascii="Calibri" w:hAnsi="Calibri" w:cs="Calibri"/>
            <w:lang w:val="en-GB"/>
          </w:rPr>
          <w:t>ation</w:t>
        </w:r>
      </w:ins>
      <w:del w:id="1046" w:author="Author" w:date="2023-02-21T16:26:00Z">
        <w:r w:rsidRPr="002E20A3" w:rsidDel="00A21674">
          <w:rPr>
            <w:rStyle w:val="PageNumber"/>
            <w:rFonts w:ascii="Calibri" w:hAnsi="Calibri" w:cs="Calibri"/>
            <w:lang w:val="en-GB"/>
          </w:rPr>
          <w:delText>ing</w:delText>
        </w:r>
      </w:del>
      <w:r w:rsidRPr="002E20A3">
        <w:rPr>
          <w:rStyle w:val="PageNumber"/>
          <w:rFonts w:ascii="Calibri" w:hAnsi="Calibri" w:cs="Calibri"/>
          <w:lang w:val="en-GB"/>
        </w:rPr>
        <w:t xml:space="preserve"> of the oil resources</w:t>
      </w:r>
      <w:r w:rsidRPr="002E20A3">
        <w:rPr>
          <w:rFonts w:ascii="Calibri" w:hAnsi="Calibri" w:cs="Calibri"/>
          <w:lang w:val="en-GB"/>
        </w:rPr>
        <w:t>, n</w:t>
      </w:r>
      <w:r w:rsidRPr="002E20A3">
        <w:rPr>
          <w:rStyle w:val="PageNumber"/>
          <w:rFonts w:ascii="Calibri" w:hAnsi="Calibri" w:cs="Calibri"/>
          <w:lang w:val="en-GB"/>
        </w:rPr>
        <w:t>o company or consortium is currently willing to invest.</w:t>
      </w:r>
    </w:p>
    <w:p w14:paraId="796A573B" w14:textId="7E2BABDA" w:rsidR="004C3845" w:rsidRPr="002E20A3" w:rsidRDefault="004C3845" w:rsidP="004C3845">
      <w:pPr>
        <w:jc w:val="both"/>
        <w:rPr>
          <w:rStyle w:val="PageNumber"/>
          <w:rFonts w:ascii="Calibri" w:hAnsi="Calibri" w:cs="Calibri"/>
          <w:lang w:val="en-GB"/>
        </w:rPr>
      </w:pPr>
      <w:r w:rsidRPr="002E20A3">
        <w:rPr>
          <w:rFonts w:ascii="Calibri" w:hAnsi="Calibri" w:cs="Calibri"/>
          <w:lang w:val="en-GB"/>
        </w:rPr>
        <w:t>Caranese r</w:t>
      </w:r>
      <w:r w:rsidRPr="002E20A3">
        <w:rPr>
          <w:rStyle w:val="PageNumber"/>
          <w:rFonts w:ascii="Calibri" w:hAnsi="Calibri" w:cs="Calibri"/>
          <w:lang w:val="en-GB"/>
        </w:rPr>
        <w:t>efugees (particularly the Falin) in S</w:t>
      </w:r>
      <w:ins w:id="1047" w:author="Author" w:date="2023-02-21T16:26:00Z">
        <w:r w:rsidR="00A21674">
          <w:rPr>
            <w:rStyle w:val="PageNumber"/>
            <w:rFonts w:ascii="Calibri" w:hAnsi="Calibri" w:cs="Calibri"/>
            <w:lang w:val="en-GB"/>
          </w:rPr>
          <w:t>umora</w:t>
        </w:r>
      </w:ins>
      <w:del w:id="1048" w:author="Author" w:date="2023-02-21T16:26:00Z">
        <w:r w:rsidRPr="002E20A3" w:rsidDel="00A21674">
          <w:rPr>
            <w:rStyle w:val="PageNumber"/>
            <w:rFonts w:ascii="Calibri" w:hAnsi="Calibri" w:cs="Calibri"/>
            <w:lang w:val="en-GB"/>
          </w:rPr>
          <w:delText>UMORA</w:delText>
        </w:r>
      </w:del>
      <w:r w:rsidRPr="002E20A3">
        <w:rPr>
          <w:rStyle w:val="PageNumber"/>
          <w:rFonts w:ascii="Calibri" w:hAnsi="Calibri" w:cs="Calibri"/>
          <w:lang w:val="en-GB"/>
        </w:rPr>
        <w:t xml:space="preserve"> and R</w:t>
      </w:r>
      <w:ins w:id="1049" w:author="Author" w:date="2023-02-21T16:26:00Z">
        <w:r w:rsidR="00A21674">
          <w:rPr>
            <w:rStyle w:val="PageNumber"/>
            <w:rFonts w:ascii="Calibri" w:hAnsi="Calibri" w:cs="Calibri"/>
            <w:lang w:val="en-GB"/>
          </w:rPr>
          <w:t>imosa</w:t>
        </w:r>
      </w:ins>
      <w:del w:id="1050" w:author="Author" w:date="2023-02-21T16:26:00Z">
        <w:r w:rsidRPr="002E20A3" w:rsidDel="00A21674">
          <w:rPr>
            <w:rStyle w:val="PageNumber"/>
            <w:rFonts w:ascii="Calibri" w:hAnsi="Calibri" w:cs="Calibri"/>
            <w:lang w:val="en-GB"/>
          </w:rPr>
          <w:delText>IMOSA</w:delText>
        </w:r>
      </w:del>
      <w:r w:rsidRPr="002E20A3">
        <w:rPr>
          <w:rStyle w:val="PageNumber"/>
          <w:rFonts w:ascii="Calibri" w:hAnsi="Calibri" w:cs="Calibri"/>
          <w:lang w:val="en-GB"/>
        </w:rPr>
        <w:t xml:space="preserve"> have </w:t>
      </w:r>
      <w:del w:id="1051" w:author="Author" w:date="2023-02-21T16:27:00Z">
        <w:r w:rsidRPr="002E20A3" w:rsidDel="007D0595">
          <w:rPr>
            <w:rStyle w:val="PageNumber"/>
            <w:rFonts w:ascii="Calibri" w:hAnsi="Calibri" w:cs="Calibri"/>
            <w:lang w:val="en-GB"/>
          </w:rPr>
          <w:delText xml:space="preserve">been </w:delText>
        </w:r>
      </w:del>
      <w:r w:rsidRPr="002E20A3">
        <w:rPr>
          <w:rStyle w:val="PageNumber"/>
          <w:rFonts w:ascii="Calibri" w:hAnsi="Calibri" w:cs="Calibri"/>
          <w:lang w:val="en-GB"/>
        </w:rPr>
        <w:t>consistently</w:t>
      </w:r>
      <w:ins w:id="1052" w:author="Author" w:date="2023-02-21T16:27:00Z">
        <w:r w:rsidR="007D0595">
          <w:rPr>
            <w:rStyle w:val="PageNumber"/>
            <w:rFonts w:ascii="Calibri" w:hAnsi="Calibri" w:cs="Calibri"/>
            <w:lang w:val="en-GB"/>
          </w:rPr>
          <w:t xml:space="preserve"> been</w:t>
        </w:r>
      </w:ins>
      <w:r w:rsidRPr="002E20A3">
        <w:rPr>
          <w:rStyle w:val="PageNumber"/>
          <w:rFonts w:ascii="Calibri" w:hAnsi="Calibri" w:cs="Calibri"/>
          <w:lang w:val="en-GB"/>
        </w:rPr>
        <w:t xml:space="preserve"> discriminated </w:t>
      </w:r>
      <w:ins w:id="1053" w:author="Author" w:date="2023-02-21T16:27:00Z">
        <w:r w:rsidR="007D0595">
          <w:rPr>
            <w:rStyle w:val="PageNumber"/>
            <w:rFonts w:ascii="Calibri" w:hAnsi="Calibri" w:cs="Calibri"/>
            <w:lang w:val="en-GB"/>
          </w:rPr>
          <w:t xml:space="preserve">against </w:t>
        </w:r>
      </w:ins>
      <w:r w:rsidRPr="002E20A3">
        <w:rPr>
          <w:rStyle w:val="PageNumber"/>
          <w:rFonts w:ascii="Calibri" w:hAnsi="Calibri" w:cs="Calibri"/>
          <w:lang w:val="en-GB"/>
        </w:rPr>
        <w:t>and are often under attack by local police and armed forces. Rimosan (Tatsi) refugees in C</w:t>
      </w:r>
      <w:ins w:id="1054" w:author="Author" w:date="2023-02-21T16:27:00Z">
        <w:r w:rsidR="007D0595">
          <w:rPr>
            <w:rStyle w:val="PageNumber"/>
            <w:rFonts w:ascii="Calibri" w:hAnsi="Calibri" w:cs="Calibri"/>
            <w:lang w:val="en-GB"/>
          </w:rPr>
          <w:t>arana</w:t>
        </w:r>
      </w:ins>
      <w:del w:id="1055" w:author="Author" w:date="2023-02-21T16:27:00Z">
        <w:r w:rsidRPr="002E20A3" w:rsidDel="007D0595">
          <w:rPr>
            <w:rStyle w:val="PageNumber"/>
            <w:rFonts w:ascii="Calibri" w:hAnsi="Calibri" w:cs="Calibri"/>
            <w:lang w:val="en-GB"/>
          </w:rPr>
          <w:delText>ARANA</w:delText>
        </w:r>
      </w:del>
      <w:r w:rsidRPr="002E20A3">
        <w:rPr>
          <w:rStyle w:val="PageNumber"/>
          <w:rFonts w:ascii="Calibri" w:hAnsi="Calibri" w:cs="Calibri"/>
          <w:lang w:val="en-GB"/>
        </w:rPr>
        <w:t xml:space="preserve"> and K</w:t>
      </w:r>
      <w:ins w:id="1056" w:author="Author" w:date="2023-02-21T16:27:00Z">
        <w:r w:rsidR="007D0595">
          <w:rPr>
            <w:rStyle w:val="PageNumber"/>
            <w:rFonts w:ascii="Calibri" w:hAnsi="Calibri" w:cs="Calibri"/>
            <w:lang w:val="en-GB"/>
          </w:rPr>
          <w:t>atasi</w:t>
        </w:r>
      </w:ins>
      <w:del w:id="1057" w:author="Author" w:date="2023-02-21T16:27:00Z">
        <w:r w:rsidRPr="002E20A3" w:rsidDel="007D0595">
          <w:rPr>
            <w:rStyle w:val="PageNumber"/>
            <w:rFonts w:ascii="Calibri" w:hAnsi="Calibri" w:cs="Calibri"/>
            <w:lang w:val="en-GB"/>
          </w:rPr>
          <w:delText>ATASI</w:delText>
        </w:r>
      </w:del>
      <w:r w:rsidRPr="002E20A3">
        <w:rPr>
          <w:rStyle w:val="PageNumber"/>
          <w:rFonts w:ascii="Calibri" w:hAnsi="Calibri" w:cs="Calibri"/>
          <w:lang w:val="en-GB"/>
        </w:rPr>
        <w:t xml:space="preserve"> face similar treatment, as do K</w:t>
      </w:r>
      <w:ins w:id="1058" w:author="Author" w:date="2023-02-21T16:27:00Z">
        <w:r w:rsidR="00197B61">
          <w:rPr>
            <w:rStyle w:val="PageNumber"/>
            <w:rFonts w:ascii="Calibri" w:hAnsi="Calibri" w:cs="Calibri"/>
            <w:lang w:val="en-GB"/>
          </w:rPr>
          <w:t>atasi</w:t>
        </w:r>
      </w:ins>
      <w:del w:id="1059" w:author="Author" w:date="2023-02-21T16:27:00Z">
        <w:r w:rsidRPr="002E20A3" w:rsidDel="00197B61">
          <w:rPr>
            <w:rStyle w:val="PageNumber"/>
            <w:rFonts w:ascii="Calibri" w:hAnsi="Calibri" w:cs="Calibri"/>
            <w:lang w:val="en-GB"/>
          </w:rPr>
          <w:delText>ATSI</w:delText>
        </w:r>
      </w:del>
      <w:r w:rsidRPr="002E20A3">
        <w:rPr>
          <w:rStyle w:val="PageNumber"/>
          <w:rFonts w:ascii="Calibri" w:hAnsi="Calibri" w:cs="Calibri"/>
          <w:lang w:val="en-GB"/>
        </w:rPr>
        <w:t xml:space="preserve"> refugees</w:t>
      </w:r>
      <w:ins w:id="1060" w:author="Author" w:date="2023-02-21T16:27:00Z">
        <w:r w:rsidR="00197B61">
          <w:rPr>
            <w:rStyle w:val="PageNumber"/>
            <w:rFonts w:ascii="Calibri" w:hAnsi="Calibri" w:cs="Calibri"/>
            <w:lang w:val="en-GB"/>
          </w:rPr>
          <w:t>,</w:t>
        </w:r>
      </w:ins>
      <w:r w:rsidRPr="002E20A3">
        <w:rPr>
          <w:rStyle w:val="PageNumber"/>
          <w:rFonts w:ascii="Calibri" w:hAnsi="Calibri" w:cs="Calibri"/>
          <w:lang w:val="en-GB"/>
        </w:rPr>
        <w:t xml:space="preserve"> to a lesser extent.</w:t>
      </w:r>
    </w:p>
    <w:p w14:paraId="7FA1697E" w14:textId="77777777" w:rsidR="004C3845" w:rsidRPr="002E20A3" w:rsidRDefault="004C3845" w:rsidP="004C3845">
      <w:pPr>
        <w:jc w:val="both"/>
        <w:rPr>
          <w:lang w:val="en-GB"/>
        </w:rPr>
      </w:pPr>
    </w:p>
    <w:p w14:paraId="6E58F8BD" w14:textId="77777777" w:rsidR="004C3845" w:rsidRPr="002E20A3" w:rsidRDefault="004C3845" w:rsidP="004C3845">
      <w:pPr>
        <w:jc w:val="both"/>
        <w:rPr>
          <w:rFonts w:ascii="Calibri" w:eastAsia="Arial Unicode MS" w:hAnsi="Calibri" w:cs="Calibri"/>
          <w:b/>
          <w:bCs/>
          <w:sz w:val="24"/>
          <w:szCs w:val="24"/>
          <w:lang w:val="en-GB"/>
        </w:rPr>
      </w:pPr>
      <w:r w:rsidRPr="002E20A3">
        <w:rPr>
          <w:rFonts w:ascii="Calibri" w:eastAsia="Arial Unicode MS" w:hAnsi="Calibri" w:cs="Calibri"/>
          <w:b/>
          <w:bCs/>
          <w:sz w:val="24"/>
          <w:szCs w:val="24"/>
          <w:lang w:val="en-GB"/>
        </w:rPr>
        <w:t>Carana National Police</w:t>
      </w:r>
    </w:p>
    <w:p w14:paraId="664B4F23" w14:textId="5DB66A02" w:rsidR="004C3845" w:rsidRPr="002E20A3" w:rsidRDefault="004C3845" w:rsidP="004C3845">
      <w:pPr>
        <w:pStyle w:val="BodyText"/>
        <w:rPr>
          <w:rStyle w:val="PageNumber"/>
          <w:rFonts w:ascii="Calibri" w:hAnsi="Calibri" w:cs="Calibri"/>
          <w:b/>
          <w:color w:val="auto"/>
          <w:lang w:val="en-GB"/>
        </w:rPr>
      </w:pPr>
      <w:r w:rsidRPr="002E20A3">
        <w:rPr>
          <w:rFonts w:asciiTheme="minorHAnsi" w:hAnsiTheme="minorHAnsi" w:cstheme="minorHAnsi"/>
          <w:lang w:val="en-GB"/>
        </w:rPr>
        <w:t>The Carana National Police (CNP) has an estimated strength of approximately 7</w:t>
      </w:r>
      <w:ins w:id="1061" w:author="Author" w:date="2023-02-21T16:30:00Z">
        <w:r w:rsidR="00B754CA">
          <w:rPr>
            <w:rFonts w:asciiTheme="minorHAnsi" w:hAnsiTheme="minorHAnsi" w:cstheme="minorHAnsi"/>
            <w:lang w:val="en-GB"/>
          </w:rPr>
          <w:t>,</w:t>
        </w:r>
      </w:ins>
      <w:r w:rsidRPr="002E20A3">
        <w:rPr>
          <w:rFonts w:asciiTheme="minorHAnsi" w:hAnsiTheme="minorHAnsi" w:cstheme="minorHAnsi"/>
          <w:lang w:val="en-GB"/>
        </w:rPr>
        <w:t xml:space="preserve">100 police officers. Precise numbers cannot be </w:t>
      </w:r>
      <w:del w:id="1062" w:author="Author" w:date="2023-02-21T16:31:00Z">
        <w:r w:rsidRPr="002E20A3" w:rsidDel="000605EF">
          <w:rPr>
            <w:rFonts w:asciiTheme="minorHAnsi" w:hAnsiTheme="minorHAnsi" w:cstheme="minorHAnsi"/>
            <w:lang w:val="en-GB"/>
          </w:rPr>
          <w:delText>aggregated</w:delText>
        </w:r>
      </w:del>
      <w:ins w:id="1063" w:author="Author" w:date="2023-02-21T16:31:00Z">
        <w:r w:rsidR="000605EF">
          <w:rPr>
            <w:rFonts w:asciiTheme="minorHAnsi" w:hAnsiTheme="minorHAnsi" w:cstheme="minorHAnsi"/>
            <w:lang w:val="en-GB"/>
          </w:rPr>
          <w:t>ascertained owing</w:t>
        </w:r>
      </w:ins>
      <w:del w:id="1064" w:author="Author" w:date="2023-02-21T16:31:00Z">
        <w:r w:rsidRPr="002E20A3" w:rsidDel="000605EF">
          <w:rPr>
            <w:rFonts w:asciiTheme="minorHAnsi" w:hAnsiTheme="minorHAnsi" w:cstheme="minorHAnsi"/>
            <w:lang w:val="en-GB"/>
          </w:rPr>
          <w:delText xml:space="preserve"> due</w:delText>
        </w:r>
      </w:del>
      <w:r w:rsidRPr="002E20A3">
        <w:rPr>
          <w:rFonts w:asciiTheme="minorHAnsi" w:hAnsiTheme="minorHAnsi" w:cstheme="minorHAnsi"/>
          <w:lang w:val="en-GB"/>
        </w:rPr>
        <w:t xml:space="preserve"> to the high</w:t>
      </w:r>
      <w:ins w:id="1065" w:author="Author" w:date="2023-02-21T16:31:00Z">
        <w:r w:rsidR="000605EF">
          <w:rPr>
            <w:rFonts w:asciiTheme="minorHAnsi" w:hAnsiTheme="minorHAnsi" w:cstheme="minorHAnsi"/>
            <w:lang w:val="en-GB"/>
          </w:rPr>
          <w:t xml:space="preserve"> degree of</w:t>
        </w:r>
      </w:ins>
      <w:r w:rsidRPr="002E20A3">
        <w:rPr>
          <w:rFonts w:asciiTheme="minorHAnsi" w:hAnsiTheme="minorHAnsi" w:cstheme="minorHAnsi"/>
          <w:lang w:val="en-GB"/>
        </w:rPr>
        <w:t xml:space="preserve"> fluctuation in the regional personnel bodies</w:t>
      </w:r>
      <w:r w:rsidRPr="00C73AB6">
        <w:rPr>
          <w:rFonts w:asciiTheme="minorHAnsi" w:hAnsiTheme="minorHAnsi" w:cstheme="minorHAnsi"/>
          <w:lang w:val="en-GB"/>
        </w:rPr>
        <w:t xml:space="preserve">. The </w:t>
      </w:r>
      <w:del w:id="1066" w:author="Author" w:date="2023-04-14T10:05:00Z">
        <w:r w:rsidRPr="00C73AB6" w:rsidDel="00C73AB6">
          <w:rPr>
            <w:rFonts w:asciiTheme="minorHAnsi" w:hAnsiTheme="minorHAnsi" w:cstheme="minorHAnsi"/>
            <w:lang w:val="en-GB"/>
          </w:rPr>
          <w:delText>CNP</w:delText>
        </w:r>
      </w:del>
      <w:ins w:id="1067" w:author="Author" w:date="2023-04-14T10:05:00Z">
        <w:r w:rsidR="00C73AB6" w:rsidRPr="00C73AB6">
          <w:rPr>
            <w:rFonts w:asciiTheme="minorHAnsi" w:hAnsiTheme="minorHAnsi" w:cstheme="minorHAnsi"/>
            <w:lang w:val="en-GB"/>
          </w:rPr>
          <w:t>Nati</w:t>
        </w:r>
        <w:r w:rsidR="00C73AB6">
          <w:rPr>
            <w:rFonts w:asciiTheme="minorHAnsi" w:hAnsiTheme="minorHAnsi" w:cstheme="minorHAnsi"/>
            <w:lang w:val="en-GB"/>
          </w:rPr>
          <w:t>onal Police</w:t>
        </w:r>
      </w:ins>
      <w:r w:rsidRPr="002E20A3">
        <w:rPr>
          <w:rFonts w:asciiTheme="minorHAnsi" w:hAnsiTheme="minorHAnsi" w:cstheme="minorHAnsi"/>
          <w:lang w:val="en-GB"/>
        </w:rPr>
        <w:t xml:space="preserve"> has a history of being underfinanced, understaffed and </w:t>
      </w:r>
      <w:del w:id="1068" w:author="Author" w:date="2023-04-14T10:05:00Z">
        <w:r w:rsidRPr="002E20A3" w:rsidDel="00C73AB6">
          <w:rPr>
            <w:rFonts w:asciiTheme="minorHAnsi" w:hAnsiTheme="minorHAnsi" w:cstheme="minorHAnsi"/>
            <w:lang w:val="en-GB"/>
          </w:rPr>
          <w:delText xml:space="preserve">being </w:delText>
        </w:r>
      </w:del>
      <w:r w:rsidRPr="002E20A3">
        <w:rPr>
          <w:rFonts w:asciiTheme="minorHAnsi" w:hAnsiTheme="minorHAnsi" w:cstheme="minorHAnsi"/>
          <w:lang w:val="en-GB"/>
        </w:rPr>
        <w:t xml:space="preserve">insufficiently </w:t>
      </w:r>
      <w:r w:rsidR="00895908" w:rsidRPr="002E20A3">
        <w:rPr>
          <w:rFonts w:asciiTheme="minorHAnsi" w:hAnsiTheme="minorHAnsi" w:cstheme="minorHAnsi"/>
          <w:lang w:val="en-GB"/>
        </w:rPr>
        <w:t>organi</w:t>
      </w:r>
      <w:del w:id="1069" w:author="Author" w:date="2023-02-21T16:31:00Z">
        <w:r w:rsidR="00895908" w:rsidRPr="002E20A3" w:rsidDel="00051C3F">
          <w:rPr>
            <w:rFonts w:asciiTheme="minorHAnsi" w:hAnsiTheme="minorHAnsi" w:cstheme="minorHAnsi"/>
            <w:lang w:val="en-GB"/>
          </w:rPr>
          <w:delText>s</w:delText>
        </w:r>
      </w:del>
      <w:ins w:id="1070" w:author="Author" w:date="2023-02-21T16:31:00Z">
        <w:r w:rsidR="00051C3F">
          <w:rPr>
            <w:rFonts w:asciiTheme="minorHAnsi" w:hAnsiTheme="minorHAnsi" w:cstheme="minorHAnsi"/>
            <w:lang w:val="en-GB"/>
          </w:rPr>
          <w:t>z</w:t>
        </w:r>
      </w:ins>
      <w:r w:rsidR="00895908" w:rsidRPr="002E20A3">
        <w:rPr>
          <w:rFonts w:asciiTheme="minorHAnsi" w:hAnsiTheme="minorHAnsi" w:cstheme="minorHAnsi"/>
          <w:lang w:val="en-GB"/>
        </w:rPr>
        <w:t>ed</w:t>
      </w:r>
      <w:r w:rsidRPr="002E20A3">
        <w:rPr>
          <w:rFonts w:asciiTheme="minorHAnsi" w:hAnsiTheme="minorHAnsi" w:cstheme="minorHAnsi"/>
          <w:lang w:val="en-GB"/>
        </w:rPr>
        <w:t>. Therefore, the organi</w:t>
      </w:r>
      <w:ins w:id="1071" w:author="Author" w:date="2023-02-21T16:31:00Z">
        <w:r w:rsidR="00051C3F">
          <w:rPr>
            <w:rFonts w:asciiTheme="minorHAnsi" w:hAnsiTheme="minorHAnsi" w:cstheme="minorHAnsi"/>
            <w:lang w:val="en-GB"/>
          </w:rPr>
          <w:t>z</w:t>
        </w:r>
      </w:ins>
      <w:del w:id="1072" w:author="Author" w:date="2023-02-21T16:31:00Z">
        <w:r w:rsidR="006431EA" w:rsidRPr="002E20A3" w:rsidDel="00051C3F">
          <w:rPr>
            <w:rFonts w:asciiTheme="minorHAnsi" w:hAnsiTheme="minorHAnsi" w:cstheme="minorHAnsi"/>
            <w:lang w:val="en-GB"/>
          </w:rPr>
          <w:delText>s</w:delText>
        </w:r>
      </w:del>
      <w:r w:rsidRPr="002E20A3">
        <w:rPr>
          <w:rFonts w:asciiTheme="minorHAnsi" w:hAnsiTheme="minorHAnsi" w:cstheme="minorHAnsi"/>
          <w:lang w:val="en-GB"/>
        </w:rPr>
        <w:t>ation is lacking basic administrative mechanisms and routines.</w:t>
      </w:r>
    </w:p>
    <w:p w14:paraId="1C431769" w14:textId="77777777" w:rsidR="00E17051" w:rsidRPr="002E20A3" w:rsidRDefault="00E17051" w:rsidP="004C3845">
      <w:pPr>
        <w:pStyle w:val="ListParagraph"/>
        <w:ind w:left="0"/>
        <w:jc w:val="both"/>
        <w:rPr>
          <w:rStyle w:val="PageNumber"/>
          <w:rFonts w:ascii="Calibri" w:hAnsi="Calibri" w:cs="Calibri"/>
          <w:b/>
          <w:lang w:val="en-GB"/>
        </w:rPr>
      </w:pPr>
    </w:p>
    <w:p w14:paraId="7F1171B7" w14:textId="2DB91894" w:rsidR="004C3845" w:rsidRPr="00142BCE" w:rsidRDefault="004C3845" w:rsidP="00DC34BB">
      <w:pPr>
        <w:jc w:val="both"/>
        <w:rPr>
          <w:rFonts w:eastAsia="Arial Unicode MS"/>
          <w:b/>
          <w:sz w:val="24"/>
          <w:szCs w:val="24"/>
        </w:rPr>
      </w:pPr>
      <w:bookmarkStart w:id="1073" w:name="_Hlk98391969"/>
      <w:r w:rsidRPr="00142BCE">
        <w:rPr>
          <w:rFonts w:eastAsia="Arial Unicode MS"/>
          <w:b/>
          <w:sz w:val="24"/>
          <w:szCs w:val="24"/>
        </w:rPr>
        <w:t xml:space="preserve">Forces de la </w:t>
      </w:r>
      <w:del w:id="1074" w:author="Author" w:date="2023-02-21T16:37:00Z">
        <w:r w:rsidRPr="00142BCE" w:rsidDel="00FC64AA">
          <w:rPr>
            <w:rFonts w:eastAsia="Arial Unicode MS"/>
            <w:b/>
            <w:sz w:val="24"/>
            <w:szCs w:val="24"/>
          </w:rPr>
          <w:delText>D</w:delText>
        </w:r>
      </w:del>
      <w:ins w:id="1075" w:author="Author" w:date="2023-02-21T16:37:00Z">
        <w:r w:rsidR="00FC64AA">
          <w:rPr>
            <w:rFonts w:eastAsia="Arial Unicode MS"/>
            <w:b/>
            <w:sz w:val="24"/>
            <w:szCs w:val="24"/>
          </w:rPr>
          <w:t>d</w:t>
        </w:r>
      </w:ins>
      <w:r w:rsidRPr="00142BCE">
        <w:rPr>
          <w:rFonts w:eastAsia="Arial Unicode MS"/>
          <w:b/>
          <w:sz w:val="24"/>
          <w:szCs w:val="24"/>
        </w:rPr>
        <w:t xml:space="preserve">éfense du Carana </w:t>
      </w:r>
      <w:bookmarkEnd w:id="1073"/>
      <w:r w:rsidRPr="00142BCE">
        <w:rPr>
          <w:rFonts w:eastAsia="Arial Unicode MS"/>
          <w:b/>
          <w:sz w:val="24"/>
          <w:szCs w:val="24"/>
        </w:rPr>
        <w:t>(FDC)</w:t>
      </w:r>
    </w:p>
    <w:p w14:paraId="5B4478C8" w14:textId="6C1B4FA9" w:rsidR="004C3845" w:rsidRPr="002E20A3" w:rsidRDefault="004C3845" w:rsidP="004C3845">
      <w:pPr>
        <w:pStyle w:val="Header"/>
        <w:jc w:val="both"/>
        <w:rPr>
          <w:rFonts w:ascii="Calibri" w:hAnsi="Calibri" w:cs="Calibri"/>
          <w:lang w:val="en-GB"/>
        </w:rPr>
      </w:pPr>
      <w:del w:id="1076" w:author="Author" w:date="2023-02-21T16:37:00Z">
        <w:r w:rsidRPr="002E20A3" w:rsidDel="00FC64AA">
          <w:rPr>
            <w:rFonts w:ascii="Calibri" w:hAnsi="Calibri" w:cs="Calibri"/>
            <w:lang w:val="en-GB"/>
          </w:rPr>
          <w:delText xml:space="preserve">The </w:delText>
        </w:r>
      </w:del>
      <w:r w:rsidRPr="002E20A3">
        <w:rPr>
          <w:rFonts w:ascii="Calibri" w:hAnsi="Calibri" w:cs="Calibri"/>
          <w:lang w:val="en-GB"/>
        </w:rPr>
        <w:t xml:space="preserve">FDC has a total strength of approximately 20,000 </w:t>
      </w:r>
      <w:del w:id="1077" w:author="Author" w:date="2023-04-14T10:05:00Z">
        <w:r w:rsidRPr="002E20A3" w:rsidDel="00C73AB6">
          <w:rPr>
            <w:rFonts w:ascii="Calibri" w:hAnsi="Calibri" w:cs="Calibri"/>
            <w:lang w:val="en-GB"/>
          </w:rPr>
          <w:delText>men</w:delText>
        </w:r>
      </w:del>
      <w:ins w:id="1078" w:author="Author" w:date="2023-04-14T10:05:00Z">
        <w:r w:rsidR="00C73AB6">
          <w:rPr>
            <w:rFonts w:ascii="Calibri" w:hAnsi="Calibri" w:cs="Calibri"/>
            <w:lang w:val="en-GB"/>
          </w:rPr>
          <w:t>personnel</w:t>
        </w:r>
      </w:ins>
      <w:r w:rsidRPr="002E20A3">
        <w:rPr>
          <w:rFonts w:ascii="Calibri" w:hAnsi="Calibri" w:cs="Calibri"/>
          <w:lang w:val="en-GB"/>
        </w:rPr>
        <w:t xml:space="preserve"> (17,500 </w:t>
      </w:r>
      <w:del w:id="1079" w:author="Author" w:date="2023-02-21T16:32:00Z">
        <w:r w:rsidRPr="002E20A3" w:rsidDel="00102D4D">
          <w:rPr>
            <w:rFonts w:ascii="Calibri" w:hAnsi="Calibri" w:cs="Calibri"/>
            <w:lang w:val="en-GB"/>
          </w:rPr>
          <w:delText>A</w:delText>
        </w:r>
      </w:del>
      <w:ins w:id="1080" w:author="Author" w:date="2023-02-21T16:32:00Z">
        <w:r w:rsidR="00102D4D">
          <w:rPr>
            <w:rFonts w:ascii="Calibri" w:hAnsi="Calibri" w:cs="Calibri"/>
            <w:lang w:val="en-GB"/>
          </w:rPr>
          <w:t>a</w:t>
        </w:r>
      </w:ins>
      <w:r w:rsidRPr="002E20A3">
        <w:rPr>
          <w:rFonts w:ascii="Calibri" w:hAnsi="Calibri" w:cs="Calibri"/>
          <w:lang w:val="en-GB"/>
        </w:rPr>
        <w:t>rmy, 1</w:t>
      </w:r>
      <w:ins w:id="1081" w:author="Author" w:date="2023-02-21T16:31:00Z">
        <w:r w:rsidR="00051C3F">
          <w:rPr>
            <w:rFonts w:ascii="Calibri" w:hAnsi="Calibri" w:cs="Calibri"/>
            <w:lang w:val="en-GB"/>
          </w:rPr>
          <w:t>,</w:t>
        </w:r>
      </w:ins>
      <w:r w:rsidRPr="002E20A3">
        <w:rPr>
          <w:rFonts w:ascii="Calibri" w:hAnsi="Calibri" w:cs="Calibri"/>
          <w:lang w:val="en-GB"/>
        </w:rPr>
        <w:t xml:space="preserve">600 </w:t>
      </w:r>
      <w:del w:id="1082" w:author="Author" w:date="2023-02-21T16:32:00Z">
        <w:r w:rsidRPr="002E20A3" w:rsidDel="00102D4D">
          <w:rPr>
            <w:rFonts w:ascii="Calibri" w:hAnsi="Calibri" w:cs="Calibri"/>
            <w:lang w:val="en-GB"/>
          </w:rPr>
          <w:delText>A</w:delText>
        </w:r>
      </w:del>
      <w:ins w:id="1083" w:author="Author" w:date="2023-02-21T16:32:00Z">
        <w:r w:rsidR="00102D4D">
          <w:rPr>
            <w:rFonts w:ascii="Calibri" w:hAnsi="Calibri" w:cs="Calibri"/>
            <w:lang w:val="en-GB"/>
          </w:rPr>
          <w:t>a</w:t>
        </w:r>
      </w:ins>
      <w:r w:rsidRPr="002E20A3">
        <w:rPr>
          <w:rFonts w:ascii="Calibri" w:hAnsi="Calibri" w:cs="Calibri"/>
          <w:lang w:val="en-GB"/>
        </w:rPr>
        <w:t xml:space="preserve">ir </w:t>
      </w:r>
      <w:del w:id="1084" w:author="Author" w:date="2023-02-21T16:33:00Z">
        <w:r w:rsidRPr="002E20A3" w:rsidDel="00102D4D">
          <w:rPr>
            <w:rFonts w:ascii="Calibri" w:hAnsi="Calibri" w:cs="Calibri"/>
            <w:lang w:val="en-GB"/>
          </w:rPr>
          <w:delText>F</w:delText>
        </w:r>
      </w:del>
      <w:ins w:id="1085" w:author="Author" w:date="2023-02-21T16:33:00Z">
        <w:r w:rsidR="00102D4D">
          <w:rPr>
            <w:rFonts w:ascii="Calibri" w:hAnsi="Calibri" w:cs="Calibri"/>
            <w:lang w:val="en-GB"/>
          </w:rPr>
          <w:t>f</w:t>
        </w:r>
      </w:ins>
      <w:r w:rsidRPr="002E20A3">
        <w:rPr>
          <w:rFonts w:ascii="Calibri" w:hAnsi="Calibri" w:cs="Calibri"/>
          <w:lang w:val="en-GB"/>
        </w:rPr>
        <w:t xml:space="preserve">orce, 900 </w:t>
      </w:r>
      <w:del w:id="1086" w:author="Author" w:date="2023-02-21T16:33:00Z">
        <w:r w:rsidRPr="002E20A3" w:rsidDel="00102D4D">
          <w:rPr>
            <w:rFonts w:ascii="Calibri" w:hAnsi="Calibri" w:cs="Calibri"/>
            <w:lang w:val="en-GB"/>
          </w:rPr>
          <w:delText>N</w:delText>
        </w:r>
      </w:del>
      <w:ins w:id="1087" w:author="Author" w:date="2023-02-21T16:33:00Z">
        <w:r w:rsidR="00102D4D">
          <w:rPr>
            <w:rFonts w:ascii="Calibri" w:hAnsi="Calibri" w:cs="Calibri"/>
            <w:lang w:val="en-GB"/>
          </w:rPr>
          <w:t>n</w:t>
        </w:r>
      </w:ins>
      <w:r w:rsidRPr="002E20A3">
        <w:rPr>
          <w:rFonts w:ascii="Calibri" w:hAnsi="Calibri" w:cs="Calibri"/>
          <w:lang w:val="en-GB"/>
        </w:rPr>
        <w:t xml:space="preserve">avy). The chiefs of </w:t>
      </w:r>
      <w:del w:id="1088" w:author="Author" w:date="2023-02-21T16:32:00Z">
        <w:r w:rsidRPr="002E20A3" w:rsidDel="00102D4D">
          <w:rPr>
            <w:rFonts w:ascii="Calibri" w:hAnsi="Calibri" w:cs="Calibri"/>
            <w:lang w:val="en-GB"/>
          </w:rPr>
          <w:delText>the services</w:delText>
        </w:r>
      </w:del>
      <w:ins w:id="1089" w:author="Author" w:date="2023-02-21T16:32:00Z">
        <w:r w:rsidR="00102D4D">
          <w:rPr>
            <w:rFonts w:ascii="Calibri" w:hAnsi="Calibri" w:cs="Calibri"/>
            <w:lang w:val="en-GB"/>
          </w:rPr>
          <w:t>each branch</w:t>
        </w:r>
      </w:ins>
      <w:r w:rsidRPr="002E20A3">
        <w:rPr>
          <w:rFonts w:ascii="Calibri" w:hAnsi="Calibri" w:cs="Calibri"/>
          <w:lang w:val="en-GB"/>
        </w:rPr>
        <w:t xml:space="preserve"> report direct</w:t>
      </w:r>
      <w:r w:rsidR="00895908" w:rsidRPr="002E20A3">
        <w:rPr>
          <w:rFonts w:ascii="Calibri" w:hAnsi="Calibri" w:cs="Calibri"/>
          <w:lang w:val="en-GB"/>
        </w:rPr>
        <w:t>ly</w:t>
      </w:r>
      <w:r w:rsidRPr="002E20A3">
        <w:rPr>
          <w:rFonts w:ascii="Calibri" w:hAnsi="Calibri" w:cs="Calibri"/>
          <w:lang w:val="en-GB"/>
        </w:rPr>
        <w:t xml:space="preserve"> to the </w:t>
      </w:r>
      <w:del w:id="1090" w:author="Author" w:date="2023-02-21T16:32:00Z">
        <w:r w:rsidRPr="002E20A3" w:rsidDel="00102D4D">
          <w:rPr>
            <w:rFonts w:ascii="Calibri" w:hAnsi="Calibri" w:cs="Calibri"/>
            <w:lang w:val="en-GB"/>
          </w:rPr>
          <w:delText>p</w:delText>
        </w:r>
      </w:del>
      <w:ins w:id="1091" w:author="Author" w:date="2023-02-21T16:32:00Z">
        <w:r w:rsidR="00102D4D">
          <w:rPr>
            <w:rFonts w:ascii="Calibri" w:hAnsi="Calibri" w:cs="Calibri"/>
            <w:lang w:val="en-GB"/>
          </w:rPr>
          <w:t>P</w:t>
        </w:r>
      </w:ins>
      <w:r w:rsidRPr="002E20A3">
        <w:rPr>
          <w:rFonts w:ascii="Calibri" w:hAnsi="Calibri" w:cs="Calibri"/>
          <w:lang w:val="en-GB"/>
        </w:rPr>
        <w:t xml:space="preserve">resident. </w:t>
      </w:r>
    </w:p>
    <w:p w14:paraId="6348B235" w14:textId="77777777" w:rsidR="00895908" w:rsidRPr="002E20A3" w:rsidRDefault="00895908" w:rsidP="004C3845">
      <w:pPr>
        <w:pStyle w:val="Header"/>
        <w:jc w:val="both"/>
        <w:rPr>
          <w:rFonts w:ascii="Calibri" w:hAnsi="Calibri" w:cs="Calibri"/>
          <w:lang w:val="en-GB"/>
        </w:rPr>
      </w:pPr>
    </w:p>
    <w:p w14:paraId="6CDA81DF" w14:textId="3CFD5E9B" w:rsidR="004C3845" w:rsidRPr="002E20A3" w:rsidRDefault="004C3845" w:rsidP="004C3845">
      <w:pPr>
        <w:pStyle w:val="Header"/>
        <w:jc w:val="both"/>
        <w:rPr>
          <w:rFonts w:ascii="Calibri" w:hAnsi="Calibri" w:cs="Calibri"/>
          <w:lang w:val="en-GB"/>
        </w:rPr>
      </w:pPr>
      <w:r w:rsidRPr="002E20A3">
        <w:rPr>
          <w:rStyle w:val="PageNumber"/>
          <w:rFonts w:ascii="Calibri" w:hAnsi="Calibri" w:cs="Calibri"/>
          <w:lang w:val="en-GB"/>
        </w:rPr>
        <w:t xml:space="preserve">The main service in </w:t>
      </w:r>
      <w:del w:id="1092" w:author="Author" w:date="2023-02-21T16:37:00Z">
        <w:r w:rsidRPr="002E20A3" w:rsidDel="00FC64AA">
          <w:rPr>
            <w:rStyle w:val="PageNumber"/>
            <w:rFonts w:ascii="Calibri" w:hAnsi="Calibri" w:cs="Calibri"/>
            <w:lang w:val="en-GB"/>
          </w:rPr>
          <w:delText xml:space="preserve">the </w:delText>
        </w:r>
      </w:del>
      <w:r w:rsidRPr="002E20A3">
        <w:rPr>
          <w:rStyle w:val="PageNumber"/>
          <w:rFonts w:ascii="Calibri" w:hAnsi="Calibri" w:cs="Calibri"/>
          <w:lang w:val="en-GB"/>
        </w:rPr>
        <w:t xml:space="preserve">FDC is the </w:t>
      </w:r>
      <w:del w:id="1093" w:author="Author" w:date="2023-02-21T16:33:00Z">
        <w:r w:rsidRPr="002E20A3" w:rsidDel="00102D4D">
          <w:rPr>
            <w:rStyle w:val="PageNumber"/>
            <w:rFonts w:ascii="Calibri" w:hAnsi="Calibri" w:cs="Calibri"/>
            <w:lang w:val="en-GB"/>
          </w:rPr>
          <w:delText>A</w:delText>
        </w:r>
      </w:del>
      <w:ins w:id="1094" w:author="Author" w:date="2023-02-21T16:33:00Z">
        <w:r w:rsidR="00102D4D">
          <w:rPr>
            <w:rStyle w:val="PageNumber"/>
            <w:rFonts w:ascii="Calibri" w:hAnsi="Calibri" w:cs="Calibri"/>
            <w:lang w:val="en-GB"/>
          </w:rPr>
          <w:t>a</w:t>
        </w:r>
      </w:ins>
      <w:r w:rsidRPr="002E20A3">
        <w:rPr>
          <w:rStyle w:val="PageNumber"/>
          <w:rFonts w:ascii="Calibri" w:hAnsi="Calibri" w:cs="Calibri"/>
          <w:lang w:val="en-GB"/>
        </w:rPr>
        <w:t xml:space="preserve">rmy, primarily but not solely recruited from the Falin people. Its senior leadership is almost wholly Falin. </w:t>
      </w:r>
      <w:r w:rsidRPr="002E20A3">
        <w:rPr>
          <w:rFonts w:ascii="Calibri" w:hAnsi="Calibri" w:cs="Calibri"/>
          <w:lang w:val="en-GB"/>
        </w:rPr>
        <w:t>Troops, especially those employed in rural areas, face recurrent problems of non-payment of wages. A number of units are composed of integrated armed group members</w:t>
      </w:r>
      <w:del w:id="1095" w:author="Author" w:date="2023-02-21T16:33:00Z">
        <w:r w:rsidRPr="002E20A3" w:rsidDel="008620F3">
          <w:rPr>
            <w:rFonts w:ascii="Calibri" w:hAnsi="Calibri" w:cs="Calibri"/>
            <w:lang w:val="en-GB"/>
          </w:rPr>
          <w:delText>,</w:delText>
        </w:r>
      </w:del>
      <w:ins w:id="1096" w:author="Author" w:date="2023-02-21T16:33:00Z">
        <w:r w:rsidR="008620F3">
          <w:rPr>
            <w:rFonts w:ascii="Calibri" w:hAnsi="Calibri" w:cs="Calibri"/>
            <w:lang w:val="en-GB"/>
          </w:rPr>
          <w:t xml:space="preserve"> and</w:t>
        </w:r>
      </w:ins>
      <w:r w:rsidRPr="002E20A3">
        <w:rPr>
          <w:rFonts w:ascii="Calibri" w:hAnsi="Calibri" w:cs="Calibri"/>
          <w:lang w:val="en-GB"/>
        </w:rPr>
        <w:t xml:space="preserve"> lack </w:t>
      </w:r>
      <w:ins w:id="1097" w:author="Author" w:date="2023-02-21T16:33:00Z">
        <w:r w:rsidR="008620F3">
          <w:rPr>
            <w:rFonts w:ascii="Calibri" w:hAnsi="Calibri" w:cs="Calibri"/>
            <w:lang w:val="en-GB"/>
          </w:rPr>
          <w:t xml:space="preserve">both </w:t>
        </w:r>
      </w:ins>
      <w:r w:rsidRPr="002E20A3">
        <w:rPr>
          <w:rFonts w:ascii="Calibri" w:hAnsi="Calibri" w:cs="Calibri"/>
          <w:lang w:val="en-GB"/>
        </w:rPr>
        <w:t xml:space="preserve">operational capacity and </w:t>
      </w:r>
      <w:ins w:id="1098" w:author="Author" w:date="2023-02-21T16:34:00Z">
        <w:r w:rsidR="008620F3">
          <w:rPr>
            <w:rFonts w:ascii="Calibri" w:hAnsi="Calibri" w:cs="Calibri"/>
            <w:lang w:val="en-GB"/>
          </w:rPr>
          <w:t>a</w:t>
        </w:r>
      </w:ins>
      <w:ins w:id="1099" w:author="Author" w:date="2023-02-21T16:33:00Z">
        <w:r w:rsidR="008620F3">
          <w:rPr>
            <w:rFonts w:ascii="Calibri" w:hAnsi="Calibri" w:cs="Calibri"/>
            <w:lang w:val="en-GB"/>
          </w:rPr>
          <w:t xml:space="preserve"> </w:t>
        </w:r>
      </w:ins>
      <w:r w:rsidRPr="002E20A3">
        <w:rPr>
          <w:rFonts w:ascii="Calibri" w:hAnsi="Calibri" w:cs="Calibri"/>
          <w:lang w:val="en-GB"/>
        </w:rPr>
        <w:t xml:space="preserve">commitment to </w:t>
      </w:r>
      <w:ins w:id="1100" w:author="Author" w:date="2023-02-21T16:34:00Z">
        <w:r w:rsidR="0076155D">
          <w:rPr>
            <w:rFonts w:ascii="Calibri" w:hAnsi="Calibri" w:cs="Calibri"/>
            <w:lang w:val="en-GB"/>
          </w:rPr>
          <w:t xml:space="preserve">upholding </w:t>
        </w:r>
      </w:ins>
      <w:r w:rsidRPr="002E20A3">
        <w:rPr>
          <w:rFonts w:ascii="Calibri" w:hAnsi="Calibri" w:cs="Calibri"/>
          <w:lang w:val="en-GB"/>
        </w:rPr>
        <w:t>human rights</w:t>
      </w:r>
      <w:del w:id="1101" w:author="Author" w:date="2023-02-21T16:34:00Z">
        <w:r w:rsidRPr="002E20A3" w:rsidDel="008620F3">
          <w:rPr>
            <w:rFonts w:ascii="Calibri" w:hAnsi="Calibri" w:cs="Calibri"/>
            <w:lang w:val="en-GB"/>
          </w:rPr>
          <w:delText>,</w:delText>
        </w:r>
      </w:del>
      <w:ins w:id="1102" w:author="Author" w:date="2023-02-21T16:34:00Z">
        <w:r w:rsidR="008620F3">
          <w:rPr>
            <w:rFonts w:ascii="Calibri" w:hAnsi="Calibri" w:cs="Calibri"/>
            <w:lang w:val="en-GB"/>
          </w:rPr>
          <w:t xml:space="preserve"> and </w:t>
        </w:r>
        <w:r w:rsidR="0076155D">
          <w:rPr>
            <w:rFonts w:ascii="Calibri" w:hAnsi="Calibri" w:cs="Calibri"/>
            <w:lang w:val="en-GB"/>
          </w:rPr>
          <w:t xml:space="preserve">standards of </w:t>
        </w:r>
      </w:ins>
      <w:del w:id="1103" w:author="Author" w:date="2023-02-21T16:34:00Z">
        <w:r w:rsidRPr="002E20A3" w:rsidDel="0076155D">
          <w:rPr>
            <w:rFonts w:ascii="Calibri" w:hAnsi="Calibri" w:cs="Calibri"/>
            <w:lang w:val="en-GB"/>
          </w:rPr>
          <w:delText xml:space="preserve"> </w:delText>
        </w:r>
      </w:del>
      <w:r w:rsidRPr="002E20A3">
        <w:rPr>
          <w:rFonts w:ascii="Calibri" w:hAnsi="Calibri" w:cs="Calibri"/>
          <w:lang w:val="en-GB"/>
        </w:rPr>
        <w:t>conduct</w:t>
      </w:r>
      <w:del w:id="1104" w:author="Author" w:date="2023-02-21T16:34:00Z">
        <w:r w:rsidRPr="002E20A3" w:rsidDel="0076155D">
          <w:rPr>
            <w:rFonts w:ascii="Calibri" w:hAnsi="Calibri" w:cs="Calibri"/>
            <w:lang w:val="en-GB"/>
          </w:rPr>
          <w:delText>,</w:delText>
        </w:r>
      </w:del>
      <w:r w:rsidRPr="002E20A3">
        <w:rPr>
          <w:rFonts w:ascii="Calibri" w:hAnsi="Calibri" w:cs="Calibri"/>
          <w:lang w:val="en-GB"/>
        </w:rPr>
        <w:t xml:space="preserve"> and discipline</w:t>
      </w:r>
      <w:del w:id="1105" w:author="Author" w:date="2023-02-21T16:34:00Z">
        <w:r w:rsidRPr="002E20A3" w:rsidDel="0076155D">
          <w:rPr>
            <w:rFonts w:ascii="Calibri" w:hAnsi="Calibri" w:cs="Calibri"/>
            <w:lang w:val="en-GB"/>
          </w:rPr>
          <w:delText xml:space="preserve"> standards</w:delText>
        </w:r>
      </w:del>
      <w:r w:rsidRPr="002E20A3">
        <w:rPr>
          <w:rFonts w:ascii="Calibri" w:hAnsi="Calibri" w:cs="Calibri"/>
          <w:lang w:val="en-GB"/>
        </w:rPr>
        <w:t>.</w:t>
      </w:r>
    </w:p>
    <w:p w14:paraId="75ED4380" w14:textId="77777777" w:rsidR="00895908" w:rsidRPr="002E20A3" w:rsidRDefault="00895908" w:rsidP="004C3845">
      <w:pPr>
        <w:pStyle w:val="Header"/>
        <w:jc w:val="both"/>
        <w:rPr>
          <w:rFonts w:ascii="Calibri" w:hAnsi="Calibri" w:cs="Calibri"/>
          <w:lang w:val="en-GB"/>
        </w:rPr>
      </w:pPr>
    </w:p>
    <w:p w14:paraId="15B53376" w14:textId="38949572" w:rsidR="004C3845" w:rsidRPr="002E20A3" w:rsidRDefault="004C3845" w:rsidP="004C3845">
      <w:pPr>
        <w:pStyle w:val="BodyText"/>
        <w:rPr>
          <w:rFonts w:ascii="Calibri" w:hAnsi="Calibri" w:cs="Calibri"/>
          <w:color w:val="auto"/>
          <w:lang w:val="en-GB"/>
        </w:rPr>
      </w:pPr>
      <w:r w:rsidRPr="002E20A3">
        <w:rPr>
          <w:rFonts w:ascii="Calibri" w:hAnsi="Calibri" w:cs="Calibri"/>
          <w:color w:val="auto"/>
          <w:lang w:val="en-GB"/>
        </w:rPr>
        <w:t xml:space="preserve">Women’s participation in the armed forces is low, with </w:t>
      </w:r>
      <w:del w:id="1106" w:author="Amy FRUCHTER" w:date="2023-04-14T13:32:00Z">
        <w:r w:rsidRPr="002E20A3" w:rsidDel="00CD241F">
          <w:rPr>
            <w:rFonts w:ascii="Calibri" w:hAnsi="Calibri" w:cs="Calibri"/>
            <w:color w:val="auto"/>
            <w:lang w:val="en-GB"/>
          </w:rPr>
          <w:delText xml:space="preserve">female </w:delText>
        </w:r>
      </w:del>
      <w:ins w:id="1107" w:author="Amy FRUCHTER" w:date="2023-04-14T13:32:00Z">
        <w:r w:rsidR="00CD241F">
          <w:rPr>
            <w:rFonts w:ascii="Calibri" w:hAnsi="Calibri" w:cs="Calibri"/>
            <w:color w:val="auto"/>
            <w:lang w:val="en-GB"/>
          </w:rPr>
          <w:t xml:space="preserve">women </w:t>
        </w:r>
      </w:ins>
      <w:r w:rsidRPr="002E20A3">
        <w:rPr>
          <w:rFonts w:ascii="Calibri" w:hAnsi="Calibri" w:cs="Calibri"/>
          <w:color w:val="auto"/>
          <w:lang w:val="en-GB"/>
        </w:rPr>
        <w:t xml:space="preserve">soldiers and higher-ranking officers making up some 6% of </w:t>
      </w:r>
      <w:del w:id="1108" w:author="Author" w:date="2023-02-21T16:38:00Z">
        <w:r w:rsidRPr="002E20A3" w:rsidDel="00FC64AA">
          <w:rPr>
            <w:rFonts w:ascii="Calibri" w:hAnsi="Calibri" w:cs="Calibri"/>
            <w:color w:val="auto"/>
            <w:lang w:val="en-GB"/>
          </w:rPr>
          <w:delText xml:space="preserve">the </w:delText>
        </w:r>
      </w:del>
      <w:r w:rsidRPr="002E20A3">
        <w:rPr>
          <w:rFonts w:ascii="Calibri" w:hAnsi="Calibri" w:cs="Calibri"/>
          <w:color w:val="auto"/>
          <w:lang w:val="en-GB"/>
        </w:rPr>
        <w:t xml:space="preserve">FDC in total. During the Uroma regime and </w:t>
      </w:r>
      <w:del w:id="1109" w:author="Author" w:date="2023-02-21T16:35:00Z">
        <w:r w:rsidRPr="002E20A3" w:rsidDel="00932429">
          <w:rPr>
            <w:rFonts w:ascii="Calibri" w:hAnsi="Calibri" w:cs="Calibri"/>
            <w:color w:val="auto"/>
            <w:lang w:val="en-GB"/>
          </w:rPr>
          <w:delText>on</w:delText>
        </w:r>
      </w:del>
      <w:ins w:id="1110" w:author="Author" w:date="2023-02-21T16:35:00Z">
        <w:r w:rsidR="00932429">
          <w:rPr>
            <w:rFonts w:ascii="Calibri" w:hAnsi="Calibri" w:cs="Calibri"/>
            <w:color w:val="auto"/>
            <w:lang w:val="en-GB"/>
          </w:rPr>
          <w:t>at the specific request of President</w:t>
        </w:r>
      </w:ins>
      <w:r w:rsidRPr="002E20A3">
        <w:rPr>
          <w:rFonts w:ascii="Calibri" w:hAnsi="Calibri" w:cs="Calibri"/>
          <w:color w:val="auto"/>
          <w:lang w:val="en-GB"/>
        </w:rPr>
        <w:t xml:space="preserve"> Uroma</w:t>
      </w:r>
      <w:del w:id="1111" w:author="Author" w:date="2023-02-21T16:35:00Z">
        <w:r w:rsidRPr="002E20A3" w:rsidDel="00932429">
          <w:rPr>
            <w:rFonts w:ascii="Calibri" w:hAnsi="Calibri" w:cs="Calibri"/>
            <w:color w:val="auto"/>
            <w:lang w:val="en-GB"/>
          </w:rPr>
          <w:delText>’s specific request</w:delText>
        </w:r>
      </w:del>
      <w:r w:rsidRPr="002E20A3">
        <w:rPr>
          <w:rFonts w:ascii="Calibri" w:hAnsi="Calibri" w:cs="Calibri"/>
          <w:color w:val="auto"/>
          <w:lang w:val="en-GB"/>
        </w:rPr>
        <w:t xml:space="preserve">, women were recruited and received substantial training abroad, which eventually led </w:t>
      </w:r>
      <w:ins w:id="1112" w:author="Author" w:date="2023-02-21T16:35:00Z">
        <w:r w:rsidR="00932429">
          <w:rPr>
            <w:rFonts w:ascii="Calibri" w:hAnsi="Calibri" w:cs="Calibri"/>
            <w:color w:val="auto"/>
            <w:lang w:val="en-GB"/>
          </w:rPr>
          <w:t xml:space="preserve">them </w:t>
        </w:r>
      </w:ins>
      <w:r w:rsidRPr="002E20A3">
        <w:rPr>
          <w:rFonts w:ascii="Calibri" w:hAnsi="Calibri" w:cs="Calibri"/>
          <w:color w:val="auto"/>
          <w:lang w:val="en-GB"/>
        </w:rPr>
        <w:t xml:space="preserve">to positions as senior officers. A small but steady recruitment of </w:t>
      </w:r>
      <w:del w:id="1113" w:author="Amy FRUCHTER" w:date="2023-04-14T13:32:00Z">
        <w:r w:rsidRPr="002E20A3" w:rsidDel="00CD241F">
          <w:rPr>
            <w:rFonts w:ascii="Calibri" w:hAnsi="Calibri" w:cs="Calibri"/>
            <w:color w:val="auto"/>
            <w:lang w:val="en-GB"/>
          </w:rPr>
          <w:delText xml:space="preserve">female </w:delText>
        </w:r>
      </w:del>
      <w:ins w:id="1114" w:author="Amy FRUCHTER" w:date="2023-04-14T13:32:00Z">
        <w:r w:rsidR="00CD241F">
          <w:rPr>
            <w:rFonts w:ascii="Calibri" w:hAnsi="Calibri" w:cs="Calibri"/>
            <w:color w:val="auto"/>
            <w:lang w:val="en-GB"/>
          </w:rPr>
          <w:t xml:space="preserve">women </w:t>
        </w:r>
      </w:ins>
      <w:r w:rsidRPr="002E20A3">
        <w:rPr>
          <w:rFonts w:ascii="Calibri" w:hAnsi="Calibri" w:cs="Calibri"/>
          <w:color w:val="auto"/>
          <w:lang w:val="en-GB"/>
        </w:rPr>
        <w:t xml:space="preserve">soldiers continued over the following decades, although their status has </w:t>
      </w:r>
      <w:del w:id="1115" w:author="Author" w:date="2023-02-21T16:36:00Z">
        <w:r w:rsidRPr="002E20A3" w:rsidDel="00FC64AA">
          <w:rPr>
            <w:rFonts w:ascii="Calibri" w:hAnsi="Calibri" w:cs="Calibri"/>
            <w:color w:val="auto"/>
            <w:lang w:val="en-GB"/>
          </w:rPr>
          <w:delText xml:space="preserve">been </w:delText>
        </w:r>
      </w:del>
      <w:del w:id="1116" w:author="Author" w:date="2023-02-21T16:35:00Z">
        <w:r w:rsidRPr="002E20A3" w:rsidDel="00FC64AA">
          <w:rPr>
            <w:rFonts w:ascii="Calibri" w:hAnsi="Calibri" w:cs="Calibri"/>
            <w:color w:val="auto"/>
            <w:lang w:val="en-GB"/>
          </w:rPr>
          <w:delText>continuously</w:delText>
        </w:r>
      </w:del>
      <w:r w:rsidRPr="002E20A3">
        <w:rPr>
          <w:rFonts w:ascii="Calibri" w:hAnsi="Calibri" w:cs="Calibri"/>
          <w:color w:val="auto"/>
          <w:lang w:val="en-GB"/>
        </w:rPr>
        <w:t xml:space="preserve"> deteriorat</w:t>
      </w:r>
      <w:ins w:id="1117" w:author="Author" w:date="2023-02-21T16:35:00Z">
        <w:r w:rsidR="00FC64AA">
          <w:rPr>
            <w:rFonts w:ascii="Calibri" w:hAnsi="Calibri" w:cs="Calibri"/>
            <w:color w:val="auto"/>
            <w:lang w:val="en-GB"/>
          </w:rPr>
          <w:t>ed over time</w:t>
        </w:r>
      </w:ins>
      <w:del w:id="1118" w:author="Author" w:date="2023-02-21T16:35:00Z">
        <w:r w:rsidRPr="002E20A3" w:rsidDel="00FC64AA">
          <w:rPr>
            <w:rFonts w:ascii="Calibri" w:hAnsi="Calibri" w:cs="Calibri"/>
            <w:color w:val="auto"/>
            <w:lang w:val="en-GB"/>
          </w:rPr>
          <w:delText>ing</w:delText>
        </w:r>
      </w:del>
      <w:r w:rsidRPr="002E20A3">
        <w:rPr>
          <w:rFonts w:ascii="Calibri" w:hAnsi="Calibri" w:cs="Calibri"/>
          <w:color w:val="auto"/>
          <w:lang w:val="en-GB"/>
        </w:rPr>
        <w:t xml:space="preserve"> </w:t>
      </w:r>
      <w:del w:id="1119" w:author="Author" w:date="2023-02-21T16:35:00Z">
        <w:r w:rsidRPr="002E20A3" w:rsidDel="00FC64AA">
          <w:rPr>
            <w:rFonts w:ascii="Calibri" w:hAnsi="Calibri" w:cs="Calibri"/>
            <w:color w:val="auto"/>
            <w:lang w:val="en-GB"/>
          </w:rPr>
          <w:delText>due</w:delText>
        </w:r>
      </w:del>
      <w:ins w:id="1120" w:author="Author" w:date="2023-02-21T16:35:00Z">
        <w:r w:rsidR="00FC64AA">
          <w:rPr>
            <w:rFonts w:ascii="Calibri" w:hAnsi="Calibri" w:cs="Calibri"/>
            <w:color w:val="auto"/>
            <w:lang w:val="en-GB"/>
          </w:rPr>
          <w:t>owing</w:t>
        </w:r>
      </w:ins>
      <w:r w:rsidRPr="002E20A3">
        <w:rPr>
          <w:rFonts w:ascii="Calibri" w:hAnsi="Calibri" w:cs="Calibri"/>
          <w:color w:val="auto"/>
          <w:lang w:val="en-GB"/>
        </w:rPr>
        <w:t xml:space="preserve"> to </w:t>
      </w:r>
      <w:ins w:id="1121" w:author="Author" w:date="2023-02-21T16:36:00Z">
        <w:r w:rsidR="00FC64AA">
          <w:rPr>
            <w:rFonts w:ascii="Calibri" w:hAnsi="Calibri" w:cs="Calibri"/>
            <w:color w:val="auto"/>
            <w:lang w:val="en-GB"/>
          </w:rPr>
          <w:t xml:space="preserve">the </w:t>
        </w:r>
      </w:ins>
      <w:r w:rsidRPr="002E20A3">
        <w:rPr>
          <w:rFonts w:ascii="Calibri" w:hAnsi="Calibri" w:cs="Calibri"/>
          <w:color w:val="auto"/>
          <w:lang w:val="en-GB"/>
        </w:rPr>
        <w:t>lack of political support for women’s participation.</w:t>
      </w:r>
    </w:p>
    <w:p w14:paraId="6383FBA0" w14:textId="77777777" w:rsidR="004C3845" w:rsidRPr="002E20A3" w:rsidRDefault="004C3845" w:rsidP="004C3845">
      <w:pPr>
        <w:pStyle w:val="ListParagraph"/>
        <w:ind w:left="0"/>
        <w:jc w:val="both"/>
        <w:rPr>
          <w:rStyle w:val="PageNumber"/>
          <w:rFonts w:ascii="Calibri" w:hAnsi="Calibri" w:cs="Calibri"/>
          <w:b/>
          <w:lang w:val="en-GB"/>
        </w:rPr>
      </w:pPr>
    </w:p>
    <w:p w14:paraId="59590715" w14:textId="2FE140DB" w:rsidR="004C3845" w:rsidRPr="00142BCE" w:rsidRDefault="004C3845" w:rsidP="00DC34BB">
      <w:pPr>
        <w:jc w:val="both"/>
        <w:rPr>
          <w:rFonts w:eastAsia="Arial Unicode MS"/>
          <w:b/>
          <w:sz w:val="24"/>
          <w:szCs w:val="24"/>
        </w:rPr>
      </w:pPr>
      <w:r w:rsidRPr="00142BCE">
        <w:rPr>
          <w:rFonts w:eastAsia="Arial Unicode MS"/>
          <w:b/>
          <w:sz w:val="24"/>
          <w:szCs w:val="24"/>
        </w:rPr>
        <w:t xml:space="preserve">Mouvement </w:t>
      </w:r>
      <w:del w:id="1122" w:author="Author" w:date="2023-04-14T10:06:00Z">
        <w:r w:rsidRPr="00142BCE" w:rsidDel="00C73AB6">
          <w:rPr>
            <w:rFonts w:eastAsia="Arial Unicode MS"/>
            <w:b/>
            <w:sz w:val="24"/>
            <w:szCs w:val="24"/>
          </w:rPr>
          <w:delText>P</w:delText>
        </w:r>
      </w:del>
      <w:ins w:id="1123" w:author="Author" w:date="2023-04-14T10:06:00Z">
        <w:r w:rsidR="00C73AB6">
          <w:rPr>
            <w:rFonts w:eastAsia="Arial Unicode MS"/>
            <w:b/>
            <w:sz w:val="24"/>
            <w:szCs w:val="24"/>
          </w:rPr>
          <w:t>p</w:t>
        </w:r>
      </w:ins>
      <w:r w:rsidRPr="00142BCE">
        <w:rPr>
          <w:rFonts w:eastAsia="Arial Unicode MS"/>
          <w:b/>
          <w:sz w:val="24"/>
          <w:szCs w:val="24"/>
        </w:rPr>
        <w:t xml:space="preserve">atriotique </w:t>
      </w:r>
      <w:r w:rsidR="0041205A" w:rsidRPr="00142BCE">
        <w:rPr>
          <w:rFonts w:eastAsia="Arial Unicode MS"/>
          <w:b/>
          <w:sz w:val="24"/>
          <w:szCs w:val="24"/>
        </w:rPr>
        <w:t>d</w:t>
      </w:r>
      <w:ins w:id="1124" w:author="Author" w:date="2023-04-14T10:06:00Z">
        <w:r w:rsidR="00C73AB6">
          <w:rPr>
            <w:rFonts w:eastAsia="Arial Unicode MS"/>
            <w:b/>
            <w:sz w:val="24"/>
            <w:szCs w:val="24"/>
          </w:rPr>
          <w:t>u</w:t>
        </w:r>
      </w:ins>
      <w:del w:id="1125" w:author="Author" w:date="2023-04-14T10:06:00Z">
        <w:r w:rsidR="0041205A" w:rsidRPr="00142BCE" w:rsidDel="00C73AB6">
          <w:rPr>
            <w:rFonts w:eastAsia="Arial Unicode MS"/>
            <w:b/>
            <w:sz w:val="24"/>
            <w:szCs w:val="24"/>
          </w:rPr>
          <w:delText>e</w:delText>
        </w:r>
      </w:del>
      <w:r w:rsidR="0041205A" w:rsidRPr="00142BCE">
        <w:rPr>
          <w:rFonts w:eastAsia="Arial Unicode MS"/>
          <w:b/>
          <w:sz w:val="24"/>
          <w:szCs w:val="24"/>
        </w:rPr>
        <w:t xml:space="preserve"> </w:t>
      </w:r>
      <w:r w:rsidRPr="00142BCE">
        <w:rPr>
          <w:rFonts w:eastAsia="Arial Unicode MS"/>
          <w:b/>
          <w:sz w:val="24"/>
          <w:szCs w:val="24"/>
        </w:rPr>
        <w:t>Carana (MPC)</w:t>
      </w:r>
    </w:p>
    <w:p w14:paraId="4771A84A" w14:textId="6F70428B" w:rsidR="004C3845" w:rsidRPr="002E20A3" w:rsidRDefault="004C3845" w:rsidP="004C3845">
      <w:pPr>
        <w:pStyle w:val="Header"/>
        <w:jc w:val="both"/>
        <w:rPr>
          <w:rFonts w:ascii="Calibri" w:hAnsi="Calibri" w:cs="Calibri"/>
          <w:lang w:val="en-GB"/>
        </w:rPr>
      </w:pPr>
      <w:del w:id="1126" w:author="Author" w:date="2023-02-21T16:38:00Z">
        <w:r w:rsidRPr="002E20A3" w:rsidDel="00FC64AA">
          <w:rPr>
            <w:rFonts w:ascii="Calibri" w:hAnsi="Calibri" w:cs="Calibri"/>
            <w:lang w:val="en-GB"/>
          </w:rPr>
          <w:delText xml:space="preserve">The </w:delText>
        </w:r>
      </w:del>
      <w:r w:rsidRPr="002E20A3">
        <w:rPr>
          <w:rFonts w:ascii="Calibri" w:hAnsi="Calibri" w:cs="Calibri"/>
          <w:lang w:val="en-GB"/>
        </w:rPr>
        <w:t>MPC is an avowed secular organi</w:t>
      </w:r>
      <w:del w:id="1127" w:author="Author" w:date="2023-02-21T16:36:00Z">
        <w:r w:rsidRPr="002E20A3" w:rsidDel="00FC64AA">
          <w:rPr>
            <w:rFonts w:ascii="Calibri" w:hAnsi="Calibri" w:cs="Calibri"/>
            <w:lang w:val="en-GB"/>
          </w:rPr>
          <w:delText>s</w:delText>
        </w:r>
      </w:del>
      <w:ins w:id="1128" w:author="Author" w:date="2023-02-21T16:36:00Z">
        <w:r w:rsidR="00FC64AA">
          <w:rPr>
            <w:rFonts w:ascii="Calibri" w:hAnsi="Calibri" w:cs="Calibri"/>
            <w:lang w:val="en-GB"/>
          </w:rPr>
          <w:t>z</w:t>
        </w:r>
      </w:ins>
      <w:r w:rsidRPr="002E20A3">
        <w:rPr>
          <w:rFonts w:ascii="Calibri" w:hAnsi="Calibri" w:cs="Calibri"/>
          <w:lang w:val="en-GB"/>
        </w:rPr>
        <w:t xml:space="preserve">ation with broad appeal that has a total strength of 10,000 fighters and 10,000 to 20,000 supporters. The level of public support is high in the </w:t>
      </w:r>
      <w:del w:id="1129" w:author="Author" w:date="2023-02-21T16:36:00Z">
        <w:r w:rsidRPr="002E20A3" w:rsidDel="00FC64AA">
          <w:rPr>
            <w:rFonts w:ascii="Calibri" w:hAnsi="Calibri" w:cs="Calibri"/>
            <w:lang w:val="en-GB"/>
          </w:rPr>
          <w:delText>W</w:delText>
        </w:r>
      </w:del>
      <w:ins w:id="1130" w:author="Author" w:date="2023-02-21T16:36:00Z">
        <w:r w:rsidR="00FC64AA">
          <w:rPr>
            <w:rFonts w:ascii="Calibri" w:hAnsi="Calibri" w:cs="Calibri"/>
            <w:lang w:val="en-GB"/>
          </w:rPr>
          <w:t>w</w:t>
        </w:r>
      </w:ins>
      <w:r w:rsidRPr="002E20A3">
        <w:rPr>
          <w:rFonts w:ascii="Calibri" w:hAnsi="Calibri" w:cs="Calibri"/>
          <w:lang w:val="en-GB"/>
        </w:rPr>
        <w:t xml:space="preserve">est and cuts across the different religions. </w:t>
      </w:r>
      <w:del w:id="1131" w:author="Author" w:date="2023-02-21T16:39:00Z">
        <w:r w:rsidRPr="002E20A3" w:rsidDel="00FC64AA">
          <w:rPr>
            <w:rFonts w:ascii="Calibri" w:hAnsi="Calibri" w:cs="Calibri"/>
            <w:lang w:val="en-GB"/>
          </w:rPr>
          <w:delText>The MPC</w:delText>
        </w:r>
      </w:del>
      <w:ins w:id="1132" w:author="Author" w:date="2023-02-21T16:39:00Z">
        <w:r w:rsidR="00FC64AA">
          <w:rPr>
            <w:rFonts w:ascii="Calibri" w:hAnsi="Calibri" w:cs="Calibri"/>
            <w:lang w:val="en-GB"/>
          </w:rPr>
          <w:t>It</w:t>
        </w:r>
      </w:ins>
      <w:r w:rsidRPr="002E20A3">
        <w:rPr>
          <w:rFonts w:ascii="Calibri" w:hAnsi="Calibri" w:cs="Calibri"/>
          <w:lang w:val="en-GB"/>
        </w:rPr>
        <w:t xml:space="preserve"> is structured into groups of 700 men. Each of these groups is led by a field commander and has a local network of supporters. The groups have no internally defined military structure, but a system of sub</w:t>
      </w:r>
      <w:del w:id="1133" w:author="Author" w:date="2023-02-21T16:40:00Z">
        <w:r w:rsidRPr="002E20A3" w:rsidDel="00FC64AA">
          <w:rPr>
            <w:rFonts w:ascii="Calibri" w:hAnsi="Calibri" w:cs="Calibri"/>
            <w:lang w:val="en-GB"/>
          </w:rPr>
          <w:delText>-</w:delText>
        </w:r>
      </w:del>
      <w:r w:rsidRPr="002E20A3">
        <w:rPr>
          <w:rFonts w:ascii="Calibri" w:hAnsi="Calibri" w:cs="Calibri"/>
          <w:lang w:val="en-GB"/>
        </w:rPr>
        <w:t xml:space="preserve">commanders with different numbers of fighters. </w:t>
      </w:r>
      <w:del w:id="1134" w:author="Author" w:date="2023-02-21T16:36:00Z">
        <w:r w:rsidRPr="002E20A3" w:rsidDel="00FC64AA">
          <w:rPr>
            <w:rFonts w:ascii="Calibri" w:hAnsi="Calibri" w:cs="Calibri"/>
            <w:lang w:val="en-GB"/>
          </w:rPr>
          <w:delText>The l</w:delText>
        </w:r>
      </w:del>
      <w:ins w:id="1135" w:author="Author" w:date="2023-02-21T16:36:00Z">
        <w:r w:rsidR="00FC64AA">
          <w:rPr>
            <w:rFonts w:ascii="Calibri" w:hAnsi="Calibri" w:cs="Calibri"/>
            <w:lang w:val="en-GB"/>
          </w:rPr>
          <w:t>L</w:t>
        </w:r>
      </w:ins>
      <w:r w:rsidRPr="002E20A3">
        <w:rPr>
          <w:rFonts w:ascii="Calibri" w:hAnsi="Calibri" w:cs="Calibri"/>
          <w:lang w:val="en-GB"/>
        </w:rPr>
        <w:t>oyalty to the commanders is high and discipline is very good.</w:t>
      </w:r>
    </w:p>
    <w:p w14:paraId="78314161" w14:textId="77777777" w:rsidR="00895908" w:rsidRPr="002E20A3" w:rsidRDefault="00895908" w:rsidP="004C3845">
      <w:pPr>
        <w:pStyle w:val="Header"/>
        <w:jc w:val="both"/>
        <w:rPr>
          <w:rFonts w:ascii="Calibri" w:hAnsi="Calibri" w:cs="Calibri"/>
          <w:lang w:val="en-GB"/>
        </w:rPr>
      </w:pPr>
    </w:p>
    <w:p w14:paraId="6E51FBCB" w14:textId="5BB450F6" w:rsidR="004C3845" w:rsidRPr="002E20A3" w:rsidRDefault="004C3845" w:rsidP="004C3845">
      <w:pPr>
        <w:pStyle w:val="Header"/>
        <w:jc w:val="both"/>
        <w:rPr>
          <w:rFonts w:ascii="Calibri" w:hAnsi="Calibri" w:cs="Calibri"/>
          <w:lang w:val="en-GB"/>
        </w:rPr>
      </w:pPr>
      <w:r w:rsidRPr="002E20A3">
        <w:rPr>
          <w:rFonts w:ascii="Calibri" w:hAnsi="Calibri" w:cs="Calibri"/>
          <w:lang w:val="en-GB"/>
        </w:rPr>
        <w:t xml:space="preserve">The official Headquarters </w:t>
      </w:r>
      <w:del w:id="1136" w:author="Author" w:date="2023-02-21T16:40:00Z">
        <w:r w:rsidR="0041205A" w:rsidRPr="002E20A3" w:rsidDel="00FC64AA">
          <w:rPr>
            <w:rFonts w:ascii="Calibri" w:hAnsi="Calibri" w:cs="Calibri"/>
            <w:lang w:val="en-GB"/>
          </w:rPr>
          <w:delText xml:space="preserve">the </w:delText>
        </w:r>
        <w:r w:rsidRPr="002E20A3" w:rsidDel="00FC64AA">
          <w:rPr>
            <w:rFonts w:ascii="Calibri" w:hAnsi="Calibri" w:cs="Calibri"/>
            <w:lang w:val="en-GB"/>
          </w:rPr>
          <w:delText xml:space="preserve">(HQ) </w:delText>
        </w:r>
      </w:del>
      <w:r w:rsidRPr="002E20A3">
        <w:rPr>
          <w:rFonts w:ascii="Calibri" w:hAnsi="Calibri" w:cs="Calibri"/>
          <w:lang w:val="en-GB"/>
        </w:rPr>
        <w:t>of MPC is in A</w:t>
      </w:r>
      <w:ins w:id="1137" w:author="Author" w:date="2023-02-21T16:40:00Z">
        <w:r w:rsidR="00FC64AA">
          <w:rPr>
            <w:rFonts w:ascii="Calibri" w:hAnsi="Calibri" w:cs="Calibri"/>
            <w:lang w:val="en-GB"/>
          </w:rPr>
          <w:t>lur,</w:t>
        </w:r>
      </w:ins>
      <w:del w:id="1138" w:author="Author" w:date="2023-02-21T16:40:00Z">
        <w:r w:rsidRPr="002E20A3" w:rsidDel="00FC64AA">
          <w:rPr>
            <w:rFonts w:ascii="Calibri" w:hAnsi="Calibri" w:cs="Calibri"/>
            <w:lang w:val="en-GB"/>
          </w:rPr>
          <w:delText>LUR</w:delText>
        </w:r>
      </w:del>
      <w:r w:rsidRPr="002E20A3">
        <w:rPr>
          <w:rFonts w:ascii="Calibri" w:hAnsi="Calibri" w:cs="Calibri"/>
          <w:lang w:val="en-GB"/>
        </w:rPr>
        <w:t xml:space="preserve"> but this is more </w:t>
      </w:r>
      <w:ins w:id="1139" w:author="Author" w:date="2023-02-21T16:40:00Z">
        <w:r w:rsidR="00FC64AA">
          <w:rPr>
            <w:rFonts w:ascii="Calibri" w:hAnsi="Calibri" w:cs="Calibri"/>
            <w:lang w:val="en-GB"/>
          </w:rPr>
          <w:t xml:space="preserve">of </w:t>
        </w:r>
      </w:ins>
      <w:r w:rsidRPr="002E20A3">
        <w:rPr>
          <w:rFonts w:ascii="Calibri" w:hAnsi="Calibri" w:cs="Calibri"/>
          <w:lang w:val="en-GB"/>
        </w:rPr>
        <w:t>a symbolic HQ than an operational one. In some areas</w:t>
      </w:r>
      <w:r w:rsidR="0041205A" w:rsidRPr="002E20A3">
        <w:rPr>
          <w:rFonts w:ascii="Calibri" w:hAnsi="Calibri" w:cs="Calibri"/>
          <w:lang w:val="en-GB"/>
        </w:rPr>
        <w:t>,</w:t>
      </w:r>
      <w:r w:rsidRPr="002E20A3">
        <w:rPr>
          <w:rFonts w:ascii="Calibri" w:hAnsi="Calibri" w:cs="Calibri"/>
          <w:lang w:val="en-GB"/>
        </w:rPr>
        <w:t xml:space="preserve"> </w:t>
      </w:r>
      <w:del w:id="1140" w:author="Author" w:date="2023-02-21T16:40:00Z">
        <w:r w:rsidRPr="002E20A3" w:rsidDel="00FC64AA">
          <w:rPr>
            <w:rFonts w:ascii="Calibri" w:hAnsi="Calibri" w:cs="Calibri"/>
            <w:lang w:val="en-GB"/>
          </w:rPr>
          <w:delText xml:space="preserve">the </w:delText>
        </w:r>
      </w:del>
      <w:r w:rsidRPr="002E20A3">
        <w:rPr>
          <w:rFonts w:ascii="Calibri" w:hAnsi="Calibri" w:cs="Calibri"/>
          <w:lang w:val="en-GB"/>
        </w:rPr>
        <w:t xml:space="preserve">MPC have taken over government and basic administrative functions. Because of </w:t>
      </w:r>
      <w:del w:id="1141" w:author="Author" w:date="2023-02-21T16:41:00Z">
        <w:r w:rsidRPr="002E20A3" w:rsidDel="00FC64AA">
          <w:rPr>
            <w:rFonts w:ascii="Calibri" w:hAnsi="Calibri" w:cs="Calibri"/>
            <w:lang w:val="en-GB"/>
          </w:rPr>
          <w:delText xml:space="preserve">the </w:delText>
        </w:r>
      </w:del>
      <w:r w:rsidRPr="002E20A3">
        <w:rPr>
          <w:rFonts w:ascii="Calibri" w:hAnsi="Calibri" w:cs="Calibri"/>
          <w:lang w:val="en-GB"/>
        </w:rPr>
        <w:t>broad public support for the rebels</w:t>
      </w:r>
      <w:del w:id="1142" w:author="Author" w:date="2023-02-21T16:41:00Z">
        <w:r w:rsidRPr="002E20A3" w:rsidDel="00FC64AA">
          <w:rPr>
            <w:rFonts w:ascii="Calibri" w:hAnsi="Calibri" w:cs="Calibri"/>
            <w:lang w:val="en-GB"/>
          </w:rPr>
          <w:delText>,</w:delText>
        </w:r>
      </w:del>
      <w:r w:rsidRPr="002E20A3">
        <w:rPr>
          <w:rFonts w:ascii="Calibri" w:hAnsi="Calibri" w:cs="Calibri"/>
          <w:lang w:val="en-GB"/>
        </w:rPr>
        <w:t xml:space="preserve"> and </w:t>
      </w:r>
      <w:del w:id="1143" w:author="Author" w:date="2023-02-21T16:41:00Z">
        <w:r w:rsidRPr="002E20A3" w:rsidDel="00FC64AA">
          <w:rPr>
            <w:rFonts w:ascii="Calibri" w:hAnsi="Calibri" w:cs="Calibri"/>
            <w:lang w:val="en-GB"/>
          </w:rPr>
          <w:delText xml:space="preserve">the </w:delText>
        </w:r>
      </w:del>
      <w:r w:rsidRPr="002E20A3">
        <w:rPr>
          <w:rFonts w:ascii="Calibri" w:hAnsi="Calibri" w:cs="Calibri"/>
          <w:lang w:val="en-GB"/>
        </w:rPr>
        <w:t xml:space="preserve">dissatisfaction with the </w:t>
      </w:r>
      <w:del w:id="1144" w:author="Author" w:date="2023-02-21T16:41:00Z">
        <w:r w:rsidRPr="002E20A3" w:rsidDel="00FC64AA">
          <w:rPr>
            <w:rFonts w:ascii="Calibri" w:hAnsi="Calibri" w:cs="Calibri"/>
            <w:lang w:val="en-GB"/>
          </w:rPr>
          <w:delText>g</w:delText>
        </w:r>
      </w:del>
      <w:ins w:id="1145" w:author="Author" w:date="2023-02-21T16:41:00Z">
        <w:r w:rsidR="00FC64AA">
          <w:rPr>
            <w:rFonts w:ascii="Calibri" w:hAnsi="Calibri" w:cs="Calibri"/>
            <w:lang w:val="en-GB"/>
          </w:rPr>
          <w:t>G</w:t>
        </w:r>
      </w:ins>
      <w:r w:rsidRPr="002E20A3">
        <w:rPr>
          <w:rFonts w:ascii="Calibri" w:hAnsi="Calibri" w:cs="Calibri"/>
          <w:lang w:val="en-GB"/>
        </w:rPr>
        <w:t xml:space="preserve">overnment, the new role of </w:t>
      </w:r>
      <w:del w:id="1146" w:author="Author" w:date="2023-02-21T16:41:00Z">
        <w:r w:rsidRPr="002E20A3" w:rsidDel="00FC64AA">
          <w:rPr>
            <w:rFonts w:ascii="Calibri" w:hAnsi="Calibri" w:cs="Calibri"/>
            <w:lang w:val="en-GB"/>
          </w:rPr>
          <w:delText xml:space="preserve">the </w:delText>
        </w:r>
      </w:del>
      <w:r w:rsidRPr="002E20A3">
        <w:rPr>
          <w:rFonts w:ascii="Calibri" w:hAnsi="Calibri" w:cs="Calibri"/>
          <w:lang w:val="en-GB"/>
        </w:rPr>
        <w:t xml:space="preserve">MPC is well accepted by the largely Kori population in the </w:t>
      </w:r>
      <w:del w:id="1147" w:author="Author" w:date="2023-02-21T16:41:00Z">
        <w:r w:rsidRPr="002E20A3" w:rsidDel="00FC64AA">
          <w:rPr>
            <w:rFonts w:ascii="Calibri" w:hAnsi="Calibri" w:cs="Calibri"/>
            <w:lang w:val="en-GB"/>
          </w:rPr>
          <w:delText>W</w:delText>
        </w:r>
      </w:del>
      <w:ins w:id="1148" w:author="Author" w:date="2023-02-21T16:41:00Z">
        <w:r w:rsidR="00FC64AA">
          <w:rPr>
            <w:rFonts w:ascii="Calibri" w:hAnsi="Calibri" w:cs="Calibri"/>
            <w:lang w:val="en-GB"/>
          </w:rPr>
          <w:t>w</w:t>
        </w:r>
      </w:ins>
      <w:r w:rsidRPr="002E20A3">
        <w:rPr>
          <w:rFonts w:ascii="Calibri" w:hAnsi="Calibri" w:cs="Calibri"/>
          <w:lang w:val="en-GB"/>
        </w:rPr>
        <w:t>est.</w:t>
      </w:r>
    </w:p>
    <w:p w14:paraId="45BBA7C2" w14:textId="77777777" w:rsidR="00895908" w:rsidRPr="002E20A3" w:rsidRDefault="00895908" w:rsidP="004C3845">
      <w:pPr>
        <w:pStyle w:val="Header"/>
        <w:jc w:val="both"/>
        <w:rPr>
          <w:rFonts w:ascii="Calibri" w:hAnsi="Calibri" w:cs="Calibri"/>
          <w:lang w:val="en-GB"/>
        </w:rPr>
      </w:pPr>
    </w:p>
    <w:p w14:paraId="5A357D93" w14:textId="180D605F" w:rsidR="004C3845" w:rsidRPr="002E20A3" w:rsidRDefault="004C3845" w:rsidP="004C3845">
      <w:pPr>
        <w:jc w:val="both"/>
        <w:rPr>
          <w:rFonts w:ascii="Calibri" w:hAnsi="Calibri" w:cs="Calibri"/>
          <w:lang w:val="en-GB"/>
        </w:rPr>
      </w:pPr>
      <w:r w:rsidRPr="002E20A3">
        <w:rPr>
          <w:rFonts w:ascii="Calibri" w:eastAsia="Arial Unicode MS" w:hAnsi="Calibri" w:cs="Calibri"/>
          <w:lang w:val="en-GB"/>
        </w:rPr>
        <w:t xml:space="preserve">No detailed information on the equipment and training standards of </w:t>
      </w:r>
      <w:del w:id="1149" w:author="Author" w:date="2023-02-21T16:41:00Z">
        <w:r w:rsidRPr="002E20A3" w:rsidDel="00FC64AA">
          <w:rPr>
            <w:rFonts w:ascii="Calibri" w:eastAsia="Arial Unicode MS" w:hAnsi="Calibri" w:cs="Calibri"/>
            <w:lang w:val="en-GB"/>
          </w:rPr>
          <w:delText xml:space="preserve">the </w:delText>
        </w:r>
      </w:del>
      <w:r w:rsidRPr="002E20A3">
        <w:rPr>
          <w:rFonts w:ascii="Calibri" w:eastAsia="Arial Unicode MS" w:hAnsi="Calibri" w:cs="Calibri"/>
          <w:lang w:val="en-GB"/>
        </w:rPr>
        <w:t>MPC is currently available.</w:t>
      </w:r>
    </w:p>
    <w:p w14:paraId="511F60B8" w14:textId="77777777" w:rsidR="004C3845" w:rsidRPr="002E20A3" w:rsidRDefault="004C3845" w:rsidP="00DC34BB">
      <w:pPr>
        <w:jc w:val="both"/>
        <w:rPr>
          <w:rFonts w:eastAsia="Arial Unicode MS"/>
          <w:bCs/>
          <w:sz w:val="24"/>
          <w:szCs w:val="24"/>
          <w:lang w:val="en-GB"/>
        </w:rPr>
      </w:pPr>
    </w:p>
    <w:p w14:paraId="3BCE5766" w14:textId="362ED061" w:rsidR="004C3845" w:rsidRPr="00142BCE" w:rsidRDefault="004C3845" w:rsidP="00DC34BB">
      <w:pPr>
        <w:jc w:val="both"/>
        <w:rPr>
          <w:rFonts w:eastAsia="Arial Unicode MS"/>
          <w:b/>
          <w:sz w:val="24"/>
          <w:szCs w:val="24"/>
        </w:rPr>
      </w:pPr>
      <w:r w:rsidRPr="00142BCE">
        <w:rPr>
          <w:rFonts w:eastAsia="Arial Unicode MS"/>
          <w:b/>
          <w:sz w:val="24"/>
          <w:szCs w:val="24"/>
        </w:rPr>
        <w:t xml:space="preserve">Combattants </w:t>
      </w:r>
      <w:del w:id="1150" w:author="Author" w:date="2023-02-21T16:41:00Z">
        <w:r w:rsidRPr="00142BCE" w:rsidDel="00FC64AA">
          <w:rPr>
            <w:rFonts w:eastAsia="Arial Unicode MS"/>
            <w:b/>
            <w:sz w:val="24"/>
            <w:szCs w:val="24"/>
          </w:rPr>
          <w:delText>I</w:delText>
        </w:r>
      </w:del>
      <w:ins w:id="1151" w:author="Author" w:date="2023-02-21T16:41:00Z">
        <w:r w:rsidR="00FC64AA">
          <w:rPr>
            <w:rFonts w:eastAsia="Arial Unicode MS"/>
            <w:b/>
            <w:sz w:val="24"/>
            <w:szCs w:val="24"/>
          </w:rPr>
          <w:t>i</w:t>
        </w:r>
      </w:ins>
      <w:r w:rsidRPr="00142BCE">
        <w:rPr>
          <w:rFonts w:eastAsia="Arial Unicode MS"/>
          <w:b/>
          <w:sz w:val="24"/>
          <w:szCs w:val="24"/>
        </w:rPr>
        <w:t xml:space="preserve">ndépendants du </w:t>
      </w:r>
      <w:del w:id="1152" w:author="Author" w:date="2023-04-14T10:06:00Z">
        <w:r w:rsidRPr="00142BCE" w:rsidDel="00C73AB6">
          <w:rPr>
            <w:rFonts w:eastAsia="Arial Unicode MS"/>
            <w:b/>
            <w:sz w:val="24"/>
            <w:szCs w:val="24"/>
          </w:rPr>
          <w:delText>S</w:delText>
        </w:r>
      </w:del>
      <w:ins w:id="1153" w:author="Author" w:date="2023-04-14T10:06:00Z">
        <w:r w:rsidR="00C73AB6">
          <w:rPr>
            <w:rFonts w:eastAsia="Arial Unicode MS"/>
            <w:b/>
            <w:sz w:val="24"/>
            <w:szCs w:val="24"/>
          </w:rPr>
          <w:t>s</w:t>
        </w:r>
      </w:ins>
      <w:r w:rsidRPr="00142BCE">
        <w:rPr>
          <w:rFonts w:eastAsia="Arial Unicode MS"/>
          <w:b/>
          <w:sz w:val="24"/>
          <w:szCs w:val="24"/>
        </w:rPr>
        <w:t>ud Carana (CISC)</w:t>
      </w:r>
    </w:p>
    <w:p w14:paraId="75FBB4C0" w14:textId="7E375619" w:rsidR="004C3845" w:rsidRPr="002E20A3" w:rsidRDefault="004C3845" w:rsidP="004C3845">
      <w:pPr>
        <w:pStyle w:val="Header"/>
        <w:jc w:val="both"/>
        <w:rPr>
          <w:rStyle w:val="PageNumber"/>
          <w:rFonts w:ascii="Calibri" w:hAnsi="Calibri" w:cs="Calibri"/>
          <w:lang w:val="en-GB"/>
        </w:rPr>
      </w:pPr>
      <w:del w:id="1154" w:author="Author" w:date="2023-02-21T16:41:00Z">
        <w:r w:rsidRPr="002E20A3" w:rsidDel="00FC64AA">
          <w:rPr>
            <w:rStyle w:val="PageNumber"/>
            <w:rFonts w:ascii="Calibri" w:hAnsi="Calibri" w:cs="Calibri"/>
            <w:lang w:val="en-GB"/>
          </w:rPr>
          <w:delText xml:space="preserve">The </w:delText>
        </w:r>
      </w:del>
      <w:r w:rsidRPr="002E20A3">
        <w:rPr>
          <w:rStyle w:val="PageNumber"/>
          <w:rFonts w:ascii="Calibri" w:hAnsi="Calibri" w:cs="Calibri"/>
          <w:lang w:val="en-GB"/>
        </w:rPr>
        <w:t xml:space="preserve">CISC is an unstructured formation of rebels with diverging backgrounds. Some members are Tatsi deserters from </w:t>
      </w:r>
      <w:del w:id="1155" w:author="Author" w:date="2023-02-21T16:42:00Z">
        <w:r w:rsidRPr="002E20A3" w:rsidDel="00FC64AA">
          <w:rPr>
            <w:rStyle w:val="PageNumber"/>
            <w:rFonts w:ascii="Calibri" w:hAnsi="Calibri" w:cs="Calibri"/>
            <w:lang w:val="en-GB"/>
          </w:rPr>
          <w:delText xml:space="preserve">the </w:delText>
        </w:r>
      </w:del>
      <w:r w:rsidRPr="002E20A3">
        <w:rPr>
          <w:rStyle w:val="PageNumber"/>
          <w:rFonts w:ascii="Calibri" w:hAnsi="Calibri" w:cs="Calibri"/>
          <w:lang w:val="en-GB"/>
        </w:rPr>
        <w:t>FDC, while others have fled the civil war in R</w:t>
      </w:r>
      <w:ins w:id="1156" w:author="Author" w:date="2023-02-21T16:42:00Z">
        <w:r w:rsidR="00FC64AA">
          <w:rPr>
            <w:rStyle w:val="PageNumber"/>
            <w:rFonts w:ascii="Calibri" w:hAnsi="Calibri" w:cs="Calibri"/>
            <w:lang w:val="en-GB"/>
          </w:rPr>
          <w:t>imosa</w:t>
        </w:r>
      </w:ins>
      <w:del w:id="1157" w:author="Author" w:date="2023-02-21T16:42:00Z">
        <w:r w:rsidRPr="002E20A3" w:rsidDel="00FC64AA">
          <w:rPr>
            <w:rStyle w:val="PageNumber"/>
            <w:rFonts w:ascii="Calibri" w:hAnsi="Calibri" w:cs="Calibri"/>
            <w:lang w:val="en-GB"/>
          </w:rPr>
          <w:delText>IMOSA</w:delText>
        </w:r>
      </w:del>
      <w:r w:rsidRPr="002E20A3">
        <w:rPr>
          <w:rStyle w:val="PageNumber"/>
          <w:rFonts w:ascii="Calibri" w:hAnsi="Calibri" w:cs="Calibri"/>
          <w:lang w:val="en-GB"/>
        </w:rPr>
        <w:t xml:space="preserve"> and joined CISC</w:t>
      </w:r>
      <w:ins w:id="1158" w:author="Author" w:date="2023-02-21T16:42:00Z">
        <w:r w:rsidR="00FC64AA">
          <w:rPr>
            <w:rStyle w:val="PageNumber"/>
            <w:rFonts w:ascii="Calibri" w:hAnsi="Calibri" w:cs="Calibri"/>
            <w:lang w:val="en-GB"/>
          </w:rPr>
          <w:t>, given the</w:t>
        </w:r>
      </w:ins>
      <w:del w:id="1159" w:author="Author" w:date="2023-02-21T16:42:00Z">
        <w:r w:rsidRPr="002E20A3" w:rsidDel="00FC64AA">
          <w:rPr>
            <w:rStyle w:val="PageNumber"/>
            <w:rFonts w:ascii="Calibri" w:hAnsi="Calibri" w:cs="Calibri"/>
            <w:lang w:val="en-GB"/>
          </w:rPr>
          <w:delText xml:space="preserve"> for</w:delText>
        </w:r>
      </w:del>
      <w:r w:rsidRPr="002E20A3">
        <w:rPr>
          <w:rStyle w:val="PageNumber"/>
          <w:rFonts w:ascii="Calibri" w:hAnsi="Calibri" w:cs="Calibri"/>
          <w:lang w:val="en-GB"/>
        </w:rPr>
        <w:t xml:space="preserve"> lack of alternatives. The total strength is estimated to be around 3,000 to 5,000 fighters. They are organi</w:t>
      </w:r>
      <w:ins w:id="1160" w:author="Author" w:date="2023-02-21T16:42:00Z">
        <w:r w:rsidR="00FC64AA">
          <w:rPr>
            <w:rStyle w:val="PageNumber"/>
            <w:rFonts w:ascii="Calibri" w:hAnsi="Calibri" w:cs="Calibri"/>
            <w:lang w:val="en-GB"/>
          </w:rPr>
          <w:t>z</w:t>
        </w:r>
      </w:ins>
      <w:del w:id="1161" w:author="Author" w:date="2023-02-21T16:42:00Z">
        <w:r w:rsidRPr="002E20A3" w:rsidDel="00FC64AA">
          <w:rPr>
            <w:rStyle w:val="PageNumber"/>
            <w:rFonts w:ascii="Calibri" w:hAnsi="Calibri" w:cs="Calibri"/>
            <w:lang w:val="en-GB"/>
          </w:rPr>
          <w:delText>s</w:delText>
        </w:r>
      </w:del>
      <w:r w:rsidRPr="002E20A3">
        <w:rPr>
          <w:rStyle w:val="PageNumber"/>
          <w:rFonts w:ascii="Calibri" w:hAnsi="Calibri" w:cs="Calibri"/>
          <w:lang w:val="en-GB"/>
        </w:rPr>
        <w:t>ed in company-strength formations (nominal battalion formations), many of which are under</w:t>
      </w:r>
      <w:del w:id="1162" w:author="Author" w:date="2023-04-14T10:07:00Z">
        <w:r w:rsidRPr="002E20A3" w:rsidDel="00C73AB6">
          <w:rPr>
            <w:rStyle w:val="PageNumber"/>
            <w:rFonts w:ascii="Calibri" w:hAnsi="Calibri" w:cs="Calibri"/>
            <w:lang w:val="en-GB"/>
          </w:rPr>
          <w:delText>-</w:delText>
        </w:r>
      </w:del>
      <w:r w:rsidRPr="002E20A3">
        <w:rPr>
          <w:rStyle w:val="PageNumber"/>
          <w:rFonts w:ascii="Calibri" w:hAnsi="Calibri" w:cs="Calibri"/>
          <w:lang w:val="en-GB"/>
        </w:rPr>
        <w:t xml:space="preserve">strength. </w:t>
      </w:r>
      <w:r w:rsidR="0041205A" w:rsidRPr="002E20A3">
        <w:rPr>
          <w:rStyle w:val="PageNumber"/>
          <w:rFonts w:ascii="Calibri" w:hAnsi="Calibri" w:cs="Calibri"/>
          <w:lang w:val="en-GB"/>
        </w:rPr>
        <w:t>P</w:t>
      </w:r>
      <w:r w:rsidRPr="002E20A3">
        <w:rPr>
          <w:rStyle w:val="PageNumber"/>
          <w:rFonts w:ascii="Calibri" w:hAnsi="Calibri" w:cs="Calibri"/>
          <w:lang w:val="en-GB"/>
        </w:rPr>
        <w:t xml:space="preserve">ublic support for </w:t>
      </w:r>
      <w:del w:id="1163" w:author="Author" w:date="2023-02-21T16:47:00Z">
        <w:r w:rsidR="0041205A" w:rsidRPr="002E20A3" w:rsidDel="00165D42">
          <w:rPr>
            <w:rStyle w:val="PageNumber"/>
            <w:rFonts w:ascii="Calibri" w:hAnsi="Calibri" w:cs="Calibri"/>
            <w:lang w:val="en-GB"/>
          </w:rPr>
          <w:delText xml:space="preserve">the </w:delText>
        </w:r>
      </w:del>
      <w:r w:rsidRPr="002E20A3">
        <w:rPr>
          <w:rStyle w:val="PageNumber"/>
          <w:rFonts w:ascii="Calibri" w:hAnsi="Calibri" w:cs="Calibri"/>
          <w:lang w:val="en-GB"/>
        </w:rPr>
        <w:t>CISC is based mainly in the Tatsi</w:t>
      </w:r>
      <w:del w:id="1164" w:author="Author" w:date="2023-02-21T16:47:00Z">
        <w:r w:rsidRPr="002E20A3" w:rsidDel="00165D42">
          <w:rPr>
            <w:rStyle w:val="PageNumber"/>
            <w:rFonts w:ascii="Calibri" w:hAnsi="Calibri" w:cs="Calibri"/>
            <w:lang w:val="en-GB"/>
          </w:rPr>
          <w:delText xml:space="preserve"> </w:delText>
        </w:r>
      </w:del>
      <w:ins w:id="1165" w:author="Author" w:date="2023-02-21T16:47:00Z">
        <w:r w:rsidR="00165D42">
          <w:rPr>
            <w:rStyle w:val="PageNumber"/>
            <w:rFonts w:ascii="Calibri" w:hAnsi="Calibri" w:cs="Calibri"/>
            <w:lang w:val="en-GB"/>
          </w:rPr>
          <w:t>-</w:t>
        </w:r>
      </w:ins>
      <w:r w:rsidRPr="002E20A3">
        <w:rPr>
          <w:rStyle w:val="PageNumber"/>
          <w:rFonts w:ascii="Calibri" w:hAnsi="Calibri" w:cs="Calibri"/>
          <w:lang w:val="en-GB"/>
        </w:rPr>
        <w:t>dominated L</w:t>
      </w:r>
      <w:ins w:id="1166" w:author="Author" w:date="2023-02-21T16:47:00Z">
        <w:r w:rsidR="00165D42">
          <w:rPr>
            <w:rStyle w:val="PageNumber"/>
            <w:rFonts w:ascii="Calibri" w:hAnsi="Calibri" w:cs="Calibri"/>
            <w:lang w:val="en-GB"/>
          </w:rPr>
          <w:t>eppko</w:t>
        </w:r>
      </w:ins>
      <w:del w:id="1167" w:author="Author" w:date="2023-02-21T16:47:00Z">
        <w:r w:rsidRPr="002E20A3" w:rsidDel="00165D42">
          <w:rPr>
            <w:rStyle w:val="PageNumber"/>
            <w:rFonts w:ascii="Calibri" w:hAnsi="Calibri" w:cs="Calibri"/>
            <w:lang w:val="en-GB"/>
          </w:rPr>
          <w:delText>EPPKO</w:delText>
        </w:r>
      </w:del>
      <w:r w:rsidRPr="002E20A3">
        <w:rPr>
          <w:rStyle w:val="PageNumber"/>
          <w:rFonts w:ascii="Calibri" w:hAnsi="Calibri" w:cs="Calibri"/>
          <w:lang w:val="en-GB"/>
        </w:rPr>
        <w:t xml:space="preserve"> Province because of many acts of </w:t>
      </w:r>
      <w:r w:rsidRPr="002E20A3">
        <w:rPr>
          <w:rFonts w:ascii="Calibri" w:hAnsi="Calibri" w:cs="Calibri"/>
          <w:lang w:val="en-GB"/>
        </w:rPr>
        <w:t xml:space="preserve">FDC </w:t>
      </w:r>
      <w:r w:rsidRPr="002E20A3">
        <w:rPr>
          <w:rStyle w:val="PageNumber"/>
          <w:rFonts w:ascii="Calibri" w:hAnsi="Calibri" w:cs="Calibri"/>
          <w:lang w:val="en-GB"/>
        </w:rPr>
        <w:t>violence against the population.</w:t>
      </w:r>
    </w:p>
    <w:p w14:paraId="188952BE" w14:textId="77777777" w:rsidR="00895908" w:rsidRPr="002E20A3" w:rsidRDefault="00895908" w:rsidP="004C3845">
      <w:pPr>
        <w:pStyle w:val="Header"/>
        <w:jc w:val="both"/>
        <w:rPr>
          <w:rFonts w:ascii="Calibri" w:hAnsi="Calibri" w:cs="Calibri"/>
          <w:lang w:val="en-GB"/>
        </w:rPr>
      </w:pPr>
    </w:p>
    <w:p w14:paraId="54521BA4" w14:textId="0A84CBB6" w:rsidR="004C3845" w:rsidRPr="002E20A3" w:rsidRDefault="004C3845" w:rsidP="004C3845">
      <w:pPr>
        <w:pStyle w:val="Header"/>
        <w:jc w:val="both"/>
        <w:rPr>
          <w:rFonts w:ascii="Calibri" w:hAnsi="Calibri" w:cs="Calibri"/>
          <w:lang w:val="en-GB"/>
        </w:rPr>
      </w:pPr>
      <w:r w:rsidRPr="002E20A3">
        <w:rPr>
          <w:rFonts w:ascii="Calibri" w:hAnsi="Calibri" w:cs="Calibri"/>
          <w:lang w:val="en-GB"/>
        </w:rPr>
        <w:t xml:space="preserve">The movement has been successful in recruiting young men to its cause through a combination of </w:t>
      </w:r>
      <w:del w:id="1168" w:author="Author" w:date="2023-02-21T16:47:00Z">
        <w:r w:rsidRPr="002E20A3" w:rsidDel="00165D42">
          <w:rPr>
            <w:rFonts w:ascii="Calibri" w:hAnsi="Calibri" w:cs="Calibri"/>
            <w:lang w:val="en-GB"/>
          </w:rPr>
          <w:delText xml:space="preserve">government </w:delText>
        </w:r>
      </w:del>
      <w:r w:rsidRPr="002E20A3">
        <w:rPr>
          <w:rFonts w:ascii="Calibri" w:hAnsi="Calibri" w:cs="Calibri"/>
          <w:lang w:val="en-GB"/>
        </w:rPr>
        <w:t>anti-Muslim excesses</w:t>
      </w:r>
      <w:ins w:id="1169" w:author="Author" w:date="2023-02-21T16:48:00Z">
        <w:r w:rsidR="00165D42">
          <w:rPr>
            <w:rFonts w:ascii="Calibri" w:hAnsi="Calibri" w:cs="Calibri"/>
            <w:lang w:val="en-GB"/>
          </w:rPr>
          <w:t xml:space="preserve"> by the government</w:t>
        </w:r>
      </w:ins>
      <w:r w:rsidRPr="002E20A3">
        <w:rPr>
          <w:rFonts w:ascii="Calibri" w:hAnsi="Calibri" w:cs="Calibri"/>
          <w:lang w:val="en-GB"/>
        </w:rPr>
        <w:t xml:space="preserve">, religious zeal and the poor economic situation, as well as </w:t>
      </w:r>
      <w:del w:id="1170" w:author="Author" w:date="2023-02-21T16:48:00Z">
        <w:r w:rsidRPr="002E20A3" w:rsidDel="00165D42">
          <w:rPr>
            <w:rFonts w:ascii="Calibri" w:hAnsi="Calibri" w:cs="Calibri"/>
            <w:lang w:val="en-GB"/>
          </w:rPr>
          <w:delText>due</w:delText>
        </w:r>
      </w:del>
      <w:ins w:id="1171" w:author="Author" w:date="2023-02-21T16:48:00Z">
        <w:r w:rsidR="00165D42">
          <w:rPr>
            <w:rFonts w:ascii="Calibri" w:hAnsi="Calibri" w:cs="Calibri"/>
            <w:lang w:val="en-GB"/>
          </w:rPr>
          <w:t>owing</w:t>
        </w:r>
      </w:ins>
      <w:r w:rsidRPr="002E20A3">
        <w:rPr>
          <w:rFonts w:ascii="Calibri" w:hAnsi="Calibri" w:cs="Calibri"/>
          <w:lang w:val="en-GB"/>
        </w:rPr>
        <w:t xml:space="preserve"> to recent rebel successes. The discipline and internal cohesion of this rebel group is low, as </w:t>
      </w:r>
      <w:del w:id="1172" w:author="Author" w:date="2023-02-21T16:48:00Z">
        <w:r w:rsidRPr="002E20A3" w:rsidDel="00165D42">
          <w:rPr>
            <w:rFonts w:ascii="Calibri" w:hAnsi="Calibri" w:cs="Calibri"/>
            <w:lang w:val="en-GB"/>
          </w:rPr>
          <w:delText>is</w:delText>
        </w:r>
      </w:del>
      <w:ins w:id="1173" w:author="Author" w:date="2023-02-21T16:48:00Z">
        <w:r w:rsidR="00165D42">
          <w:rPr>
            <w:rFonts w:ascii="Calibri" w:hAnsi="Calibri" w:cs="Calibri"/>
            <w:lang w:val="en-GB"/>
          </w:rPr>
          <w:t>are</w:t>
        </w:r>
      </w:ins>
      <w:r w:rsidRPr="002E20A3">
        <w:rPr>
          <w:rFonts w:ascii="Calibri" w:hAnsi="Calibri" w:cs="Calibri"/>
          <w:lang w:val="en-GB"/>
        </w:rPr>
        <w:t xml:space="preserve"> the standard</w:t>
      </w:r>
      <w:ins w:id="1174" w:author="Author" w:date="2023-02-21T16:48:00Z">
        <w:r w:rsidR="00165D42">
          <w:rPr>
            <w:rFonts w:ascii="Calibri" w:hAnsi="Calibri" w:cs="Calibri"/>
            <w:lang w:val="en-GB"/>
          </w:rPr>
          <w:t>s</w:t>
        </w:r>
      </w:ins>
      <w:r w:rsidRPr="002E20A3">
        <w:rPr>
          <w:rFonts w:ascii="Calibri" w:hAnsi="Calibri" w:cs="Calibri"/>
          <w:lang w:val="en-GB"/>
        </w:rPr>
        <w:t xml:space="preserve"> of training, although lately there is increasing evidence of the presence of experienced foreign extremists who have upped the tempo and quality of CISC operations.</w:t>
      </w:r>
    </w:p>
    <w:p w14:paraId="6C709635" w14:textId="77777777" w:rsidR="00895908" w:rsidRPr="002E20A3" w:rsidRDefault="00895908" w:rsidP="004C3845">
      <w:pPr>
        <w:pStyle w:val="Header"/>
        <w:jc w:val="both"/>
        <w:rPr>
          <w:rFonts w:ascii="Calibri" w:hAnsi="Calibri" w:cs="Calibri"/>
          <w:lang w:val="en-GB"/>
        </w:rPr>
      </w:pPr>
    </w:p>
    <w:p w14:paraId="6CFB4003" w14:textId="3A734B3C" w:rsidR="004C3845" w:rsidRPr="002E20A3" w:rsidRDefault="004C3845" w:rsidP="004C3845">
      <w:pPr>
        <w:jc w:val="both"/>
        <w:rPr>
          <w:rFonts w:ascii="Calibri" w:eastAsia="Arial Unicode MS" w:hAnsi="Calibri" w:cs="Calibri"/>
          <w:lang w:val="en-GB"/>
        </w:rPr>
      </w:pPr>
      <w:r w:rsidRPr="002E20A3">
        <w:rPr>
          <w:rFonts w:ascii="Calibri" w:eastAsia="Arial Unicode MS" w:hAnsi="Calibri" w:cs="Calibri"/>
          <w:lang w:val="en-GB"/>
        </w:rPr>
        <w:t xml:space="preserve">No detailed information on the equipment and training standards of </w:t>
      </w:r>
      <w:del w:id="1175" w:author="Author" w:date="2023-02-21T16:48:00Z">
        <w:r w:rsidRPr="002E20A3" w:rsidDel="00165D42">
          <w:rPr>
            <w:rFonts w:ascii="Calibri" w:eastAsia="Arial Unicode MS" w:hAnsi="Calibri" w:cs="Calibri"/>
            <w:lang w:val="en-GB"/>
          </w:rPr>
          <w:delText xml:space="preserve">the </w:delText>
        </w:r>
      </w:del>
      <w:r w:rsidRPr="002E20A3">
        <w:rPr>
          <w:rFonts w:ascii="Calibri" w:eastAsia="Arial Unicode MS" w:hAnsi="Calibri" w:cs="Calibri"/>
          <w:lang w:val="en-GB"/>
        </w:rPr>
        <w:t>CISC is currently available.</w:t>
      </w:r>
    </w:p>
    <w:p w14:paraId="64C64F61" w14:textId="77777777" w:rsidR="00CA0333" w:rsidRPr="002E20A3" w:rsidRDefault="00CA0333" w:rsidP="004C3845">
      <w:pPr>
        <w:jc w:val="both"/>
        <w:rPr>
          <w:rFonts w:ascii="Calibri" w:hAnsi="Calibri" w:cs="Calibri"/>
          <w:lang w:val="en-GB"/>
        </w:rPr>
      </w:pPr>
    </w:p>
    <w:p w14:paraId="7DD3A055" w14:textId="77777777" w:rsidR="004C3845" w:rsidRPr="00142BCE" w:rsidRDefault="004C3845" w:rsidP="00DC34BB">
      <w:pPr>
        <w:jc w:val="both"/>
        <w:rPr>
          <w:rFonts w:eastAsia="Arial Unicode MS"/>
          <w:b/>
          <w:sz w:val="24"/>
          <w:szCs w:val="24"/>
          <w:lang w:val="en-GB"/>
        </w:rPr>
      </w:pPr>
      <w:r w:rsidRPr="00142BCE">
        <w:rPr>
          <w:rFonts w:eastAsia="Arial Unicode MS"/>
          <w:b/>
          <w:sz w:val="24"/>
          <w:szCs w:val="24"/>
          <w:lang w:val="en-GB"/>
        </w:rPr>
        <w:t>Militias, gangs and warlords</w:t>
      </w:r>
    </w:p>
    <w:p w14:paraId="3ABAD6CA" w14:textId="61E34381" w:rsidR="004C3845" w:rsidRPr="002E20A3" w:rsidRDefault="004C3845" w:rsidP="004C3845">
      <w:pPr>
        <w:jc w:val="both"/>
        <w:rPr>
          <w:rStyle w:val="PageNumber"/>
          <w:rFonts w:ascii="Calibri" w:hAnsi="Calibri" w:cs="Calibri"/>
          <w:lang w:val="en-GB"/>
        </w:rPr>
      </w:pPr>
      <w:r w:rsidRPr="002E20A3">
        <w:rPr>
          <w:rStyle w:val="PageNumber"/>
          <w:rFonts w:ascii="Calibri" w:hAnsi="Calibri" w:cs="Calibri"/>
          <w:lang w:val="en-GB"/>
        </w:rPr>
        <w:t>During the years of fighting, several smaller armed groups have formed in L</w:t>
      </w:r>
      <w:ins w:id="1176" w:author="Author" w:date="2023-02-21T16:48:00Z">
        <w:r w:rsidR="00165D42">
          <w:rPr>
            <w:rStyle w:val="PageNumber"/>
            <w:rFonts w:ascii="Calibri" w:hAnsi="Calibri" w:cs="Calibri"/>
            <w:lang w:val="en-GB"/>
          </w:rPr>
          <w:t>eppko</w:t>
        </w:r>
      </w:ins>
      <w:del w:id="1177" w:author="Author" w:date="2023-02-21T16:48:00Z">
        <w:r w:rsidRPr="002E20A3" w:rsidDel="00165D42">
          <w:rPr>
            <w:rStyle w:val="PageNumber"/>
            <w:rFonts w:ascii="Calibri" w:hAnsi="Calibri" w:cs="Calibri"/>
            <w:lang w:val="en-GB"/>
          </w:rPr>
          <w:delText>EPPKO</w:delText>
        </w:r>
      </w:del>
      <w:r w:rsidRPr="002E20A3">
        <w:rPr>
          <w:rStyle w:val="PageNumber"/>
          <w:rFonts w:ascii="Calibri" w:hAnsi="Calibri" w:cs="Calibri"/>
          <w:lang w:val="en-GB"/>
        </w:rPr>
        <w:t xml:space="preserve">. Some of these groups are fragmentations of </w:t>
      </w:r>
      <w:del w:id="1178" w:author="Author" w:date="2023-02-21T16:49:00Z">
        <w:r w:rsidRPr="002E20A3" w:rsidDel="00165D42">
          <w:rPr>
            <w:rStyle w:val="PageNumber"/>
            <w:rFonts w:ascii="Calibri" w:hAnsi="Calibri" w:cs="Calibri"/>
            <w:lang w:val="en-GB"/>
          </w:rPr>
          <w:delText xml:space="preserve">the </w:delText>
        </w:r>
      </w:del>
      <w:r w:rsidRPr="002E20A3">
        <w:rPr>
          <w:rStyle w:val="PageNumber"/>
          <w:rFonts w:ascii="Calibri" w:hAnsi="Calibri" w:cs="Calibri"/>
          <w:lang w:val="en-GB"/>
        </w:rPr>
        <w:t xml:space="preserve">CISC or deserters from the government forces. Other groups have </w:t>
      </w:r>
      <w:r w:rsidRPr="002E20A3">
        <w:rPr>
          <w:rFonts w:ascii="Calibri" w:hAnsi="Calibri" w:cs="Calibri"/>
          <w:lang w:val="en-GB"/>
        </w:rPr>
        <w:t>arisen</w:t>
      </w:r>
      <w:r w:rsidRPr="002E20A3">
        <w:rPr>
          <w:rStyle w:val="PageNumber"/>
          <w:rFonts w:ascii="Calibri" w:hAnsi="Calibri" w:cs="Calibri"/>
          <w:lang w:val="en-GB"/>
        </w:rPr>
        <w:t xml:space="preserve"> from local vigilant</w:t>
      </w:r>
      <w:ins w:id="1179" w:author="Author" w:date="2023-02-21T16:49:00Z">
        <w:r w:rsidR="00165D42">
          <w:rPr>
            <w:rStyle w:val="PageNumber"/>
            <w:rFonts w:ascii="Calibri" w:hAnsi="Calibri" w:cs="Calibri"/>
            <w:lang w:val="en-GB"/>
          </w:rPr>
          <w:t>e</w:t>
        </w:r>
      </w:ins>
      <w:r w:rsidRPr="002E20A3">
        <w:rPr>
          <w:rStyle w:val="PageNumber"/>
          <w:rFonts w:ascii="Calibri" w:hAnsi="Calibri" w:cs="Calibri"/>
          <w:lang w:val="en-GB"/>
        </w:rPr>
        <w:t xml:space="preserve"> groups built to protect their villages from attacks </w:t>
      </w:r>
      <w:del w:id="1180" w:author="Author" w:date="2023-02-21T16:49:00Z">
        <w:r w:rsidRPr="002E20A3" w:rsidDel="00165D42">
          <w:rPr>
            <w:rStyle w:val="PageNumber"/>
            <w:rFonts w:ascii="Calibri" w:hAnsi="Calibri" w:cs="Calibri"/>
            <w:lang w:val="en-GB"/>
          </w:rPr>
          <w:delText>from</w:delText>
        </w:r>
      </w:del>
      <w:ins w:id="1181" w:author="Author" w:date="2023-02-21T16:49:00Z">
        <w:r w:rsidR="00165D42">
          <w:rPr>
            <w:rStyle w:val="PageNumber"/>
            <w:rFonts w:ascii="Calibri" w:hAnsi="Calibri" w:cs="Calibri"/>
            <w:lang w:val="en-GB"/>
          </w:rPr>
          <w:t>by</w:t>
        </w:r>
      </w:ins>
      <w:r w:rsidRPr="002E20A3">
        <w:rPr>
          <w:rStyle w:val="PageNumber"/>
          <w:rFonts w:ascii="Calibri" w:hAnsi="Calibri" w:cs="Calibri"/>
          <w:lang w:val="en-GB"/>
        </w:rPr>
        <w:t xml:space="preserve"> soldiers and rebels.</w:t>
      </w:r>
    </w:p>
    <w:p w14:paraId="2CCECB3E" w14:textId="4AA0ED89" w:rsidR="004C3845" w:rsidRPr="002E20A3" w:rsidRDefault="004C3845" w:rsidP="004C3845">
      <w:pPr>
        <w:jc w:val="both"/>
        <w:rPr>
          <w:rStyle w:val="PageNumber"/>
          <w:rFonts w:ascii="Calibri" w:hAnsi="Calibri" w:cs="Calibri"/>
          <w:lang w:val="en-GB"/>
        </w:rPr>
      </w:pPr>
      <w:r w:rsidRPr="002E20A3">
        <w:rPr>
          <w:rStyle w:val="PageNumber"/>
          <w:rFonts w:ascii="Calibri" w:hAnsi="Calibri" w:cs="Calibri"/>
          <w:lang w:val="en-GB"/>
        </w:rPr>
        <w:t>These groups operate mainly in the northern L</w:t>
      </w:r>
      <w:ins w:id="1182" w:author="Author" w:date="2023-02-21T16:49:00Z">
        <w:r w:rsidR="00165D42">
          <w:rPr>
            <w:rStyle w:val="PageNumber"/>
            <w:rFonts w:ascii="Calibri" w:hAnsi="Calibri" w:cs="Calibri"/>
            <w:lang w:val="en-GB"/>
          </w:rPr>
          <w:t>eppko</w:t>
        </w:r>
      </w:ins>
      <w:del w:id="1183" w:author="Author" w:date="2023-02-21T16:49:00Z">
        <w:r w:rsidRPr="002E20A3" w:rsidDel="00165D42">
          <w:rPr>
            <w:rStyle w:val="PageNumber"/>
            <w:rFonts w:ascii="Calibri" w:hAnsi="Calibri" w:cs="Calibri"/>
            <w:lang w:val="en-GB"/>
          </w:rPr>
          <w:delText>EPPKO</w:delText>
        </w:r>
      </w:del>
      <w:r w:rsidRPr="002E20A3">
        <w:rPr>
          <w:rStyle w:val="PageNumber"/>
          <w:rFonts w:ascii="Calibri" w:hAnsi="Calibri" w:cs="Calibri"/>
          <w:lang w:val="en-GB"/>
        </w:rPr>
        <w:t xml:space="preserve"> </w:t>
      </w:r>
      <w:del w:id="1184" w:author="Author" w:date="2023-02-21T16:49:00Z">
        <w:r w:rsidRPr="002E20A3" w:rsidDel="00165D42">
          <w:rPr>
            <w:rStyle w:val="PageNumber"/>
            <w:rFonts w:ascii="Calibri" w:hAnsi="Calibri" w:cs="Calibri"/>
            <w:lang w:val="en-GB"/>
          </w:rPr>
          <w:delText>p</w:delText>
        </w:r>
      </w:del>
      <w:ins w:id="1185" w:author="Author" w:date="2023-02-21T16:49:00Z">
        <w:r w:rsidR="00165D42">
          <w:rPr>
            <w:rStyle w:val="PageNumber"/>
            <w:rFonts w:ascii="Calibri" w:hAnsi="Calibri" w:cs="Calibri"/>
            <w:lang w:val="en-GB"/>
          </w:rPr>
          <w:t>P</w:t>
        </w:r>
      </w:ins>
      <w:r w:rsidRPr="002E20A3">
        <w:rPr>
          <w:rStyle w:val="PageNumber"/>
          <w:rFonts w:ascii="Calibri" w:hAnsi="Calibri" w:cs="Calibri"/>
          <w:lang w:val="en-GB"/>
        </w:rPr>
        <w:t xml:space="preserve">rovince, </w:t>
      </w:r>
      <w:r w:rsidRPr="002E20A3">
        <w:rPr>
          <w:rFonts w:ascii="Calibri" w:hAnsi="Calibri" w:cs="Calibri"/>
          <w:lang w:val="en-GB"/>
        </w:rPr>
        <w:t>chiefly</w:t>
      </w:r>
      <w:r w:rsidRPr="002E20A3">
        <w:rPr>
          <w:rStyle w:val="PageNumber"/>
          <w:rFonts w:ascii="Calibri" w:hAnsi="Calibri" w:cs="Calibri"/>
          <w:lang w:val="en-GB"/>
        </w:rPr>
        <w:t xml:space="preserve"> for economic reasons (theft, illegal exploitation of resources, ransom)</w:t>
      </w:r>
      <w:r w:rsidRPr="002E20A3">
        <w:rPr>
          <w:rFonts w:ascii="Calibri" w:hAnsi="Calibri" w:cs="Calibri"/>
          <w:lang w:val="en-GB"/>
        </w:rPr>
        <w:t xml:space="preserve"> and are perceived as</w:t>
      </w:r>
      <w:r w:rsidRPr="002E20A3">
        <w:rPr>
          <w:rStyle w:val="PageNumber"/>
          <w:rFonts w:ascii="Calibri" w:hAnsi="Calibri" w:cs="Calibri"/>
          <w:lang w:val="en-GB"/>
        </w:rPr>
        <w:t xml:space="preserve"> loyal to their leaders (warlords). Initial information indicates that these groups consist of </w:t>
      </w:r>
      <w:ins w:id="1186" w:author="Author" w:date="2023-02-21T16:49:00Z">
        <w:r w:rsidR="00165D42">
          <w:rPr>
            <w:rStyle w:val="PageNumber"/>
            <w:rFonts w:ascii="Calibri" w:hAnsi="Calibri" w:cs="Calibri"/>
            <w:lang w:val="en-GB"/>
          </w:rPr>
          <w:t xml:space="preserve">between </w:t>
        </w:r>
      </w:ins>
      <w:r w:rsidRPr="002E20A3">
        <w:rPr>
          <w:rStyle w:val="PageNumber"/>
          <w:rFonts w:ascii="Calibri" w:hAnsi="Calibri" w:cs="Calibri"/>
          <w:lang w:val="en-GB"/>
        </w:rPr>
        <w:t xml:space="preserve">300 </w:t>
      </w:r>
      <w:del w:id="1187" w:author="Author" w:date="2023-02-21T16:49:00Z">
        <w:r w:rsidRPr="002E20A3" w:rsidDel="00165D42">
          <w:rPr>
            <w:rStyle w:val="PageNumber"/>
            <w:rFonts w:ascii="Calibri" w:hAnsi="Calibri" w:cs="Calibri"/>
            <w:lang w:val="en-GB"/>
          </w:rPr>
          <w:delText>up to</w:delText>
        </w:r>
      </w:del>
      <w:ins w:id="1188" w:author="Author" w:date="2023-02-21T16:49:00Z">
        <w:r w:rsidR="00165D42">
          <w:rPr>
            <w:rStyle w:val="PageNumber"/>
            <w:rFonts w:ascii="Calibri" w:hAnsi="Calibri" w:cs="Calibri"/>
            <w:lang w:val="en-GB"/>
          </w:rPr>
          <w:t>and</w:t>
        </w:r>
      </w:ins>
      <w:r w:rsidRPr="002E20A3">
        <w:rPr>
          <w:rStyle w:val="PageNumber"/>
          <w:rFonts w:ascii="Calibri" w:hAnsi="Calibri" w:cs="Calibri"/>
          <w:lang w:val="en-GB"/>
        </w:rPr>
        <w:t xml:space="preserve"> 1,000 fighters with light weapons.</w:t>
      </w:r>
    </w:p>
    <w:p w14:paraId="1457C46C" w14:textId="0AB2B4D2" w:rsidR="004C3845" w:rsidRPr="002E20A3" w:rsidRDefault="004C3845" w:rsidP="004C3845">
      <w:pPr>
        <w:jc w:val="both"/>
        <w:rPr>
          <w:rFonts w:ascii="Calibri" w:eastAsia="Arial Unicode MS" w:hAnsi="Calibri" w:cs="Calibri"/>
          <w:lang w:val="en-GB"/>
        </w:rPr>
      </w:pPr>
      <w:r w:rsidRPr="002E20A3">
        <w:rPr>
          <w:rFonts w:ascii="Calibri" w:eastAsia="Arial Unicode MS" w:hAnsi="Calibri" w:cs="Calibri"/>
          <w:lang w:val="en-GB"/>
        </w:rPr>
        <w:t xml:space="preserve">The aims and loyalties of these groups are very </w:t>
      </w:r>
      <w:ins w:id="1189" w:author="Author" w:date="2023-04-14T10:08:00Z">
        <w:r w:rsidR="00C73AB6">
          <w:rPr>
            <w:rFonts w:ascii="Calibri" w:eastAsia="Arial Unicode MS" w:hAnsi="Calibri" w:cs="Calibri"/>
            <w:lang w:val="en-GB"/>
          </w:rPr>
          <w:t>difficult to ascertain</w:t>
        </w:r>
      </w:ins>
      <w:del w:id="1190" w:author="Author" w:date="2023-04-14T10:08:00Z">
        <w:r w:rsidRPr="002E20A3" w:rsidDel="00C73AB6">
          <w:rPr>
            <w:rFonts w:ascii="Calibri" w:eastAsia="Arial Unicode MS" w:hAnsi="Calibri" w:cs="Calibri"/>
            <w:lang w:val="en-GB"/>
          </w:rPr>
          <w:delText>uncertain</w:delText>
        </w:r>
      </w:del>
      <w:r w:rsidRPr="002E20A3">
        <w:rPr>
          <w:rFonts w:ascii="Calibri" w:eastAsia="Arial Unicode MS" w:hAnsi="Calibri" w:cs="Calibri"/>
          <w:lang w:val="en-GB"/>
        </w:rPr>
        <w:t xml:space="preserve"> and the boundary </w:t>
      </w:r>
      <w:del w:id="1191" w:author="Author" w:date="2023-04-14T10:07:00Z">
        <w:r w:rsidRPr="002E20A3" w:rsidDel="00C73AB6">
          <w:rPr>
            <w:rFonts w:ascii="Calibri" w:eastAsia="Arial Unicode MS" w:hAnsi="Calibri" w:cs="Calibri"/>
            <w:lang w:val="en-GB"/>
          </w:rPr>
          <w:delText>from</w:delText>
        </w:r>
      </w:del>
      <w:ins w:id="1192" w:author="Author" w:date="2023-04-14T10:07:00Z">
        <w:r w:rsidR="00C73AB6">
          <w:rPr>
            <w:rFonts w:ascii="Calibri" w:eastAsia="Arial Unicode MS" w:hAnsi="Calibri" w:cs="Calibri"/>
            <w:lang w:val="en-GB"/>
          </w:rPr>
          <w:t>between</w:t>
        </w:r>
      </w:ins>
      <w:r w:rsidRPr="002E20A3">
        <w:rPr>
          <w:rFonts w:ascii="Calibri" w:eastAsia="Arial Unicode MS" w:hAnsi="Calibri" w:cs="Calibri"/>
          <w:lang w:val="en-GB"/>
        </w:rPr>
        <w:t xml:space="preserve"> local militias </w:t>
      </w:r>
      <w:del w:id="1193" w:author="Author" w:date="2023-04-14T10:07:00Z">
        <w:r w:rsidRPr="002E20A3" w:rsidDel="00C73AB6">
          <w:rPr>
            <w:rFonts w:ascii="Calibri" w:eastAsia="Arial Unicode MS" w:hAnsi="Calibri" w:cs="Calibri"/>
            <w:lang w:val="en-GB"/>
          </w:rPr>
          <w:delText>to</w:delText>
        </w:r>
      </w:del>
      <w:ins w:id="1194" w:author="Author" w:date="2023-04-14T10:07:00Z">
        <w:r w:rsidR="00C73AB6">
          <w:rPr>
            <w:rFonts w:ascii="Calibri" w:eastAsia="Arial Unicode MS" w:hAnsi="Calibri" w:cs="Calibri"/>
            <w:lang w:val="en-GB"/>
          </w:rPr>
          <w:t>and</w:t>
        </w:r>
      </w:ins>
      <w:r w:rsidRPr="002E20A3">
        <w:rPr>
          <w:rFonts w:ascii="Calibri" w:eastAsia="Arial Unicode MS" w:hAnsi="Calibri" w:cs="Calibri"/>
          <w:lang w:val="en-GB"/>
        </w:rPr>
        <w:t xml:space="preserve"> armed bandits </w:t>
      </w:r>
      <w:del w:id="1195" w:author="Author" w:date="2023-04-14T10:07:00Z">
        <w:r w:rsidRPr="002E20A3" w:rsidDel="00C73AB6">
          <w:rPr>
            <w:rFonts w:ascii="Calibri" w:eastAsia="Arial Unicode MS" w:hAnsi="Calibri" w:cs="Calibri"/>
            <w:lang w:val="en-GB"/>
          </w:rPr>
          <w:delText>is affluent</w:delText>
        </w:r>
      </w:del>
      <w:ins w:id="1196" w:author="Author" w:date="2023-04-14T10:07:00Z">
        <w:r w:rsidR="00C73AB6">
          <w:rPr>
            <w:rFonts w:ascii="Calibri" w:eastAsia="Arial Unicode MS" w:hAnsi="Calibri" w:cs="Calibri"/>
            <w:lang w:val="en-GB"/>
          </w:rPr>
          <w:t>fluctuates</w:t>
        </w:r>
      </w:ins>
      <w:r w:rsidRPr="002E20A3">
        <w:rPr>
          <w:rFonts w:ascii="Calibri" w:eastAsia="Arial Unicode MS" w:hAnsi="Calibri" w:cs="Calibri"/>
          <w:lang w:val="en-GB"/>
        </w:rPr>
        <w:t>. No</w:t>
      </w:r>
      <w:del w:id="1197" w:author="Author" w:date="2023-02-21T16:50:00Z">
        <w:r w:rsidRPr="002E20A3" w:rsidDel="00165D42">
          <w:rPr>
            <w:rFonts w:ascii="Calibri" w:eastAsia="Arial Unicode MS" w:hAnsi="Calibri" w:cs="Calibri"/>
            <w:lang w:val="en-GB"/>
          </w:rPr>
          <w:delText>ne</w:delText>
        </w:r>
      </w:del>
      <w:r w:rsidRPr="002E20A3">
        <w:rPr>
          <w:rFonts w:ascii="Calibri" w:eastAsia="Arial Unicode MS" w:hAnsi="Calibri" w:cs="Calibri"/>
          <w:lang w:val="en-GB"/>
        </w:rPr>
        <w:t xml:space="preserve"> </w:t>
      </w:r>
      <w:del w:id="1198" w:author="Author" w:date="2023-02-21T16:49:00Z">
        <w:r w:rsidRPr="002E20A3" w:rsidDel="00165D42">
          <w:rPr>
            <w:rFonts w:ascii="Calibri" w:eastAsia="Arial Unicode MS" w:hAnsi="Calibri" w:cs="Calibri"/>
            <w:lang w:val="en-GB"/>
          </w:rPr>
          <w:delText>of these</w:delText>
        </w:r>
      </w:del>
      <w:ins w:id="1199" w:author="Author" w:date="2023-02-21T16:49:00Z">
        <w:r w:rsidR="00165D42">
          <w:rPr>
            <w:rFonts w:ascii="Calibri" w:eastAsia="Arial Unicode MS" w:hAnsi="Calibri" w:cs="Calibri"/>
            <w:lang w:val="en-GB"/>
          </w:rPr>
          <w:t>such</w:t>
        </w:r>
      </w:ins>
      <w:r w:rsidRPr="002E20A3">
        <w:rPr>
          <w:rFonts w:ascii="Calibri" w:eastAsia="Arial Unicode MS" w:hAnsi="Calibri" w:cs="Calibri"/>
          <w:lang w:val="en-GB"/>
        </w:rPr>
        <w:t xml:space="preserve"> groups </w:t>
      </w:r>
      <w:del w:id="1200" w:author="Author" w:date="2023-02-21T16:50:00Z">
        <w:r w:rsidRPr="002E20A3" w:rsidDel="00165D42">
          <w:rPr>
            <w:rFonts w:ascii="Calibri" w:eastAsia="Arial Unicode MS" w:hAnsi="Calibri" w:cs="Calibri"/>
            <w:lang w:val="en-GB"/>
          </w:rPr>
          <w:delText>is</w:delText>
        </w:r>
      </w:del>
      <w:ins w:id="1201" w:author="Author" w:date="2023-02-21T16:50:00Z">
        <w:r w:rsidR="00165D42">
          <w:rPr>
            <w:rFonts w:ascii="Calibri" w:eastAsia="Arial Unicode MS" w:hAnsi="Calibri" w:cs="Calibri"/>
            <w:lang w:val="en-GB"/>
          </w:rPr>
          <w:t>are</w:t>
        </w:r>
      </w:ins>
      <w:r w:rsidRPr="002E20A3">
        <w:rPr>
          <w:rFonts w:ascii="Calibri" w:eastAsia="Arial Unicode MS" w:hAnsi="Calibri" w:cs="Calibri"/>
          <w:lang w:val="en-GB"/>
        </w:rPr>
        <w:t xml:space="preserve"> part of the ongoing peace process.</w:t>
      </w:r>
    </w:p>
    <w:p w14:paraId="06170DDF" w14:textId="77777777" w:rsidR="004C3845" w:rsidRPr="002E20A3" w:rsidRDefault="004C3845" w:rsidP="004C3845">
      <w:pPr>
        <w:jc w:val="both"/>
        <w:rPr>
          <w:rFonts w:ascii="Calibri" w:eastAsia="Arial Unicode MS" w:hAnsi="Calibri" w:cs="Calibri"/>
          <w:lang w:val="en-GB"/>
        </w:rPr>
      </w:pPr>
    </w:p>
    <w:p w14:paraId="25D28E59" w14:textId="77777777" w:rsidR="00165D42" w:rsidRPr="00165D42" w:rsidRDefault="00165D42" w:rsidP="00165D42">
      <w:pPr>
        <w:jc w:val="both"/>
        <w:rPr>
          <w:ins w:id="1202" w:author="Author" w:date="2023-02-21T16:51:00Z"/>
          <w:rFonts w:cstheme="minorHAnsi"/>
          <w:bCs/>
          <w:sz w:val="24"/>
          <w:lang w:val="en-GB"/>
          <w:rPrChange w:id="1203" w:author="Author" w:date="2023-02-21T16:51:00Z">
            <w:rPr>
              <w:ins w:id="1204" w:author="Author" w:date="2023-02-21T16:51:00Z"/>
              <w:rFonts w:cstheme="minorHAnsi"/>
              <w:b/>
              <w:sz w:val="24"/>
              <w:lang w:val="en-GB"/>
            </w:rPr>
          </w:rPrChange>
        </w:rPr>
      </w:pPr>
      <w:moveToRangeStart w:id="1205" w:author="Author" w:date="2023-02-21T16:51:00Z" w:name="move127890706"/>
      <w:moveTo w:id="1206" w:author="Author" w:date="2023-02-21T16:51:00Z">
        <w:r w:rsidRPr="00165D42">
          <w:rPr>
            <w:rFonts w:cstheme="minorHAnsi"/>
            <w:bCs/>
            <w:sz w:val="24"/>
            <w:lang w:val="en-GB"/>
            <w:rPrChange w:id="1207" w:author="Author" w:date="2023-02-21T16:51:00Z">
              <w:rPr>
                <w:rFonts w:cstheme="minorHAnsi"/>
                <w:b/>
                <w:sz w:val="24"/>
                <w:lang w:val="en-GB"/>
              </w:rPr>
            </w:rPrChange>
          </w:rPr>
          <w:t xml:space="preserve">Figure 4 </w:t>
        </w:r>
        <w:del w:id="1208" w:author="Author" w:date="2023-02-21T16:51:00Z">
          <w:r w:rsidRPr="00165D42" w:rsidDel="00165D42">
            <w:rPr>
              <w:rFonts w:cstheme="minorHAnsi"/>
              <w:bCs/>
              <w:sz w:val="24"/>
              <w:lang w:val="en-GB"/>
              <w:rPrChange w:id="1209" w:author="Author" w:date="2023-02-21T16:51:00Z">
                <w:rPr>
                  <w:rFonts w:cstheme="minorHAnsi"/>
                  <w:b/>
                  <w:sz w:val="24"/>
                  <w:lang w:val="en-GB"/>
                </w:rPr>
              </w:rPrChange>
            </w:rPr>
            <w:delText xml:space="preserve">– </w:delText>
          </w:r>
        </w:del>
      </w:moveTo>
    </w:p>
    <w:p w14:paraId="42547CFC" w14:textId="7CC09A4C" w:rsidR="00165D42" w:rsidRPr="002E20A3" w:rsidRDefault="00165D42" w:rsidP="00165D42">
      <w:pPr>
        <w:jc w:val="both"/>
        <w:rPr>
          <w:moveTo w:id="1210" w:author="Author" w:date="2023-02-21T16:51:00Z"/>
          <w:rFonts w:cstheme="minorHAnsi"/>
          <w:b/>
          <w:sz w:val="24"/>
          <w:lang w:val="en-GB"/>
        </w:rPr>
      </w:pPr>
      <w:moveTo w:id="1211" w:author="Author" w:date="2023-02-21T16:51:00Z">
        <w:r w:rsidRPr="002E20A3">
          <w:rPr>
            <w:rFonts w:cstheme="minorHAnsi"/>
            <w:b/>
            <w:sz w:val="24"/>
            <w:lang w:val="en-GB"/>
          </w:rPr>
          <w:t>Overview o</w:t>
        </w:r>
      </w:moveTo>
      <w:ins w:id="1212" w:author="Author" w:date="2023-02-21T16:51:00Z">
        <w:r>
          <w:rPr>
            <w:rFonts w:cstheme="minorHAnsi"/>
            <w:b/>
            <w:sz w:val="24"/>
            <w:lang w:val="en-GB"/>
          </w:rPr>
          <w:t>f</w:t>
        </w:r>
      </w:ins>
      <w:moveTo w:id="1213" w:author="Author" w:date="2023-02-21T16:51:00Z">
        <w:del w:id="1214" w:author="Author" w:date="2023-02-21T16:51:00Z">
          <w:r w:rsidRPr="002E20A3" w:rsidDel="00165D42">
            <w:rPr>
              <w:rFonts w:cstheme="minorHAnsi"/>
              <w:b/>
              <w:sz w:val="24"/>
              <w:lang w:val="en-GB"/>
            </w:rPr>
            <w:delText>n</w:delText>
          </w:r>
        </w:del>
        <w:r w:rsidRPr="002E20A3">
          <w:rPr>
            <w:rFonts w:cstheme="minorHAnsi"/>
            <w:b/>
            <w:sz w:val="24"/>
            <w:lang w:val="en-GB"/>
          </w:rPr>
          <w:t xml:space="preserve"> the rebel-controlled areas</w:t>
        </w:r>
      </w:moveTo>
    </w:p>
    <w:moveToRangeEnd w:id="1205"/>
    <w:p w14:paraId="252428AE" w14:textId="77777777" w:rsidR="00165D42" w:rsidRDefault="00165D42" w:rsidP="004C3845">
      <w:pPr>
        <w:jc w:val="both"/>
        <w:rPr>
          <w:ins w:id="1215" w:author="Author" w:date="2023-02-21T16:51:00Z"/>
          <w:rFonts w:ascii="Calibri" w:hAnsi="Calibri" w:cs="Calibri"/>
          <w:lang w:val="en-GB"/>
        </w:rPr>
      </w:pPr>
    </w:p>
    <w:p w14:paraId="3D7BE50D" w14:textId="63A0A699" w:rsidR="004C3845" w:rsidRPr="002E20A3" w:rsidRDefault="004C3845" w:rsidP="004C3845">
      <w:pPr>
        <w:jc w:val="both"/>
        <w:rPr>
          <w:rFonts w:ascii="Calibri" w:hAnsi="Calibri" w:cs="Calibri"/>
          <w:lang w:val="en-GB"/>
        </w:rPr>
      </w:pPr>
      <w:r w:rsidRPr="002E20A3">
        <w:rPr>
          <w:rFonts w:cstheme="minorHAnsi"/>
          <w:noProof/>
          <w:lang w:val="en-GB" w:eastAsia="en-GB"/>
        </w:rPr>
        <w:lastRenderedPageBreak/>
        <w:drawing>
          <wp:inline distT="0" distB="0" distL="0" distR="0" wp14:anchorId="175AB01E" wp14:editId="0D232D9E">
            <wp:extent cx="5216572" cy="391243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bel areas.jpg"/>
                    <pic:cNvPicPr/>
                  </pic:nvPicPr>
                  <pic:blipFill>
                    <a:blip r:embed="rId26">
                      <a:extLst>
                        <a:ext uri="{28A0092B-C50C-407E-A947-70E740481C1C}">
                          <a14:useLocalDpi xmlns:a14="http://schemas.microsoft.com/office/drawing/2010/main" val="0"/>
                        </a:ext>
                      </a:extLst>
                    </a:blip>
                    <a:stretch>
                      <a:fillRect/>
                    </a:stretch>
                  </pic:blipFill>
                  <pic:spPr>
                    <a:xfrm>
                      <a:off x="0" y="0"/>
                      <a:ext cx="5240123" cy="3930093"/>
                    </a:xfrm>
                    <a:prstGeom prst="rect">
                      <a:avLst/>
                    </a:prstGeom>
                  </pic:spPr>
                </pic:pic>
              </a:graphicData>
            </a:graphic>
          </wp:inline>
        </w:drawing>
      </w:r>
    </w:p>
    <w:p w14:paraId="550EF0AC" w14:textId="2FFFD6DD" w:rsidR="004C3845" w:rsidRPr="002E20A3" w:rsidDel="00165D42" w:rsidRDefault="004C3845" w:rsidP="004C3845">
      <w:pPr>
        <w:jc w:val="both"/>
        <w:rPr>
          <w:moveFrom w:id="1216" w:author="Author" w:date="2023-02-21T16:51:00Z"/>
          <w:rFonts w:cstheme="minorHAnsi"/>
          <w:b/>
          <w:sz w:val="24"/>
          <w:lang w:val="en-GB"/>
        </w:rPr>
      </w:pPr>
      <w:moveFromRangeStart w:id="1217" w:author="Author" w:date="2023-02-21T16:51:00Z" w:name="move127890706"/>
      <w:moveFrom w:id="1218" w:author="Author" w:date="2023-02-21T16:51:00Z">
        <w:r w:rsidRPr="002E20A3" w:rsidDel="00165D42">
          <w:rPr>
            <w:rFonts w:cstheme="minorHAnsi"/>
            <w:b/>
            <w:sz w:val="24"/>
            <w:lang w:val="en-GB"/>
          </w:rPr>
          <w:t xml:space="preserve">Figure 4 </w:t>
        </w:r>
        <w:r w:rsidR="006147EE" w:rsidRPr="002E20A3" w:rsidDel="00165D42">
          <w:rPr>
            <w:rFonts w:cstheme="minorHAnsi"/>
            <w:b/>
            <w:sz w:val="24"/>
            <w:lang w:val="en-GB"/>
          </w:rPr>
          <w:t xml:space="preserve">– </w:t>
        </w:r>
        <w:r w:rsidRPr="002E20A3" w:rsidDel="00165D42">
          <w:rPr>
            <w:rFonts w:cstheme="minorHAnsi"/>
            <w:b/>
            <w:sz w:val="24"/>
            <w:lang w:val="en-GB"/>
          </w:rPr>
          <w:t>Overview on the rebel-controlled areas</w:t>
        </w:r>
      </w:moveFrom>
    </w:p>
    <w:moveFromRangeEnd w:id="1217"/>
    <w:p w14:paraId="3933E53B" w14:textId="77777777" w:rsidR="004C3845" w:rsidRPr="002E20A3" w:rsidRDefault="004C3845" w:rsidP="004C3845">
      <w:pPr>
        <w:jc w:val="both"/>
        <w:rPr>
          <w:rFonts w:ascii="Calibri" w:hAnsi="Calibri" w:cs="Calibri"/>
          <w:lang w:val="en-GB"/>
        </w:rPr>
      </w:pPr>
    </w:p>
    <w:p w14:paraId="16EDCDBF" w14:textId="77777777" w:rsidR="004C3845" w:rsidRPr="002E20A3" w:rsidRDefault="004C3845" w:rsidP="004C3845">
      <w:pPr>
        <w:pStyle w:val="ListParagraph"/>
        <w:ind w:left="0"/>
        <w:jc w:val="both"/>
        <w:rPr>
          <w:rStyle w:val="PageNumber"/>
          <w:rFonts w:ascii="Calibri" w:hAnsi="Calibri" w:cs="Calibri"/>
          <w:b/>
          <w:bCs/>
          <w:sz w:val="24"/>
          <w:szCs w:val="24"/>
          <w:lang w:val="en-GB"/>
        </w:rPr>
      </w:pPr>
      <w:r w:rsidRPr="002E20A3">
        <w:rPr>
          <w:rStyle w:val="PageNumber"/>
          <w:rFonts w:ascii="Calibri" w:hAnsi="Calibri" w:cs="Calibri"/>
          <w:b/>
          <w:bCs/>
          <w:sz w:val="24"/>
          <w:szCs w:val="24"/>
          <w:lang w:val="en-GB"/>
        </w:rPr>
        <w:t>El Hasar Islamist Group</w:t>
      </w:r>
    </w:p>
    <w:p w14:paraId="3BFACC8A" w14:textId="5DF051EF" w:rsidR="004C3845" w:rsidRPr="002E20A3" w:rsidRDefault="004C3845" w:rsidP="004C3845">
      <w:pPr>
        <w:pStyle w:val="Header"/>
        <w:jc w:val="both"/>
        <w:rPr>
          <w:rStyle w:val="PageNumber"/>
          <w:rFonts w:ascii="Calibri" w:hAnsi="Calibri" w:cs="Calibri"/>
          <w:lang w:val="en-GB"/>
        </w:rPr>
      </w:pPr>
      <w:r w:rsidRPr="002E20A3">
        <w:rPr>
          <w:rStyle w:val="PageNumber"/>
          <w:rFonts w:ascii="Calibri" w:hAnsi="Calibri" w:cs="Calibri"/>
          <w:lang w:val="en-GB"/>
        </w:rPr>
        <w:t xml:space="preserve">The El Hasar Islamist group was formed </w:t>
      </w:r>
      <w:r w:rsidRPr="002E20A3">
        <w:rPr>
          <w:rFonts w:ascii="Calibri" w:hAnsi="Calibri" w:cs="Calibri"/>
          <w:lang w:val="en-GB"/>
        </w:rPr>
        <w:t xml:space="preserve">in 2018 </w:t>
      </w:r>
      <w:r w:rsidRPr="002E20A3">
        <w:rPr>
          <w:rStyle w:val="PageNumber"/>
          <w:rFonts w:ascii="Calibri" w:hAnsi="Calibri" w:cs="Calibri"/>
          <w:lang w:val="en-GB"/>
        </w:rPr>
        <w:t>in the neighbouring country of K</w:t>
      </w:r>
      <w:ins w:id="1219" w:author="Author" w:date="2023-02-21T16:58:00Z">
        <w:r w:rsidR="00273CDA">
          <w:rPr>
            <w:rStyle w:val="PageNumber"/>
            <w:rFonts w:ascii="Calibri" w:hAnsi="Calibri" w:cs="Calibri"/>
            <w:lang w:val="en-GB"/>
          </w:rPr>
          <w:t>atasi</w:t>
        </w:r>
      </w:ins>
      <w:del w:id="1220" w:author="Author" w:date="2023-02-21T16:58:00Z">
        <w:r w:rsidRPr="002E20A3" w:rsidDel="00273CDA">
          <w:rPr>
            <w:rStyle w:val="PageNumber"/>
            <w:rFonts w:ascii="Calibri" w:hAnsi="Calibri" w:cs="Calibri"/>
            <w:lang w:val="en-GB"/>
          </w:rPr>
          <w:delText>ATASI</w:delText>
        </w:r>
      </w:del>
      <w:r w:rsidRPr="002E20A3">
        <w:rPr>
          <w:rStyle w:val="PageNumber"/>
          <w:rFonts w:ascii="Calibri" w:hAnsi="Calibri" w:cs="Calibri"/>
          <w:lang w:val="en-GB"/>
        </w:rPr>
        <w:t xml:space="preserve"> and </w:t>
      </w:r>
      <w:del w:id="1221" w:author="Author" w:date="2023-04-14T10:08:00Z">
        <w:r w:rsidRPr="002E20A3" w:rsidDel="009B5782">
          <w:rPr>
            <w:rStyle w:val="PageNumber"/>
            <w:rFonts w:ascii="Calibri" w:hAnsi="Calibri" w:cs="Calibri"/>
            <w:lang w:val="en-GB"/>
          </w:rPr>
          <w:delText>turned into</w:delText>
        </w:r>
      </w:del>
      <w:ins w:id="1222" w:author="Author" w:date="2023-04-14T10:08:00Z">
        <w:r w:rsidR="009B5782">
          <w:rPr>
            <w:rStyle w:val="PageNumber"/>
            <w:rFonts w:ascii="Calibri" w:hAnsi="Calibri" w:cs="Calibri"/>
            <w:lang w:val="en-GB"/>
          </w:rPr>
          <w:t>became</w:t>
        </w:r>
      </w:ins>
      <w:r w:rsidRPr="002E20A3">
        <w:rPr>
          <w:rStyle w:val="PageNumber"/>
          <w:rFonts w:ascii="Calibri" w:hAnsi="Calibri" w:cs="Calibri"/>
          <w:lang w:val="en-GB"/>
        </w:rPr>
        <w:t xml:space="preserve"> a “terror organi</w:t>
      </w:r>
      <w:del w:id="1223" w:author="Author" w:date="2023-02-21T16:58:00Z">
        <w:r w:rsidRPr="002E20A3" w:rsidDel="00273CDA">
          <w:rPr>
            <w:rStyle w:val="PageNumber"/>
            <w:rFonts w:ascii="Calibri" w:hAnsi="Calibri" w:cs="Calibri"/>
            <w:lang w:val="en-GB"/>
          </w:rPr>
          <w:delText>s</w:delText>
        </w:r>
      </w:del>
      <w:ins w:id="1224" w:author="Author" w:date="2023-02-21T16:58:00Z">
        <w:r w:rsidR="00273CDA">
          <w:rPr>
            <w:rStyle w:val="PageNumber"/>
            <w:rFonts w:ascii="Calibri" w:hAnsi="Calibri" w:cs="Calibri"/>
            <w:lang w:val="en-GB"/>
          </w:rPr>
          <w:t>z</w:t>
        </w:r>
      </w:ins>
      <w:r w:rsidRPr="002E20A3">
        <w:rPr>
          <w:rStyle w:val="PageNumber"/>
          <w:rFonts w:ascii="Calibri" w:hAnsi="Calibri" w:cs="Calibri"/>
          <w:lang w:val="en-GB"/>
        </w:rPr>
        <w:t>ation”</w:t>
      </w:r>
      <w:ins w:id="1225" w:author="Author" w:date="2023-04-14T10:08:00Z">
        <w:r w:rsidR="009B5782">
          <w:rPr>
            <w:rStyle w:val="PageNumber"/>
            <w:rFonts w:ascii="Calibri" w:hAnsi="Calibri" w:cs="Calibri"/>
            <w:lang w:val="en-GB"/>
          </w:rPr>
          <w:t>,</w:t>
        </w:r>
      </w:ins>
      <w:r w:rsidRPr="002E20A3">
        <w:rPr>
          <w:rStyle w:val="PageNumber"/>
          <w:rFonts w:ascii="Calibri" w:hAnsi="Calibri" w:cs="Calibri"/>
          <w:lang w:val="en-GB"/>
        </w:rPr>
        <w:t xml:space="preserve"> requesting </w:t>
      </w:r>
      <w:del w:id="1226" w:author="Author" w:date="2023-04-14T10:08:00Z">
        <w:r w:rsidRPr="002E20A3" w:rsidDel="009B5782">
          <w:rPr>
            <w:rStyle w:val="PageNumber"/>
            <w:rFonts w:ascii="Calibri" w:hAnsi="Calibri" w:cs="Calibri"/>
            <w:lang w:val="en-GB"/>
          </w:rPr>
          <w:delText>their</w:delText>
        </w:r>
      </w:del>
      <w:ins w:id="1227" w:author="Author" w:date="2023-04-14T10:08:00Z">
        <w:r w:rsidR="009B5782">
          <w:rPr>
            <w:rStyle w:val="PageNumber"/>
            <w:rFonts w:ascii="Calibri" w:hAnsi="Calibri" w:cs="Calibri"/>
            <w:lang w:val="en-GB"/>
          </w:rPr>
          <w:t>its</w:t>
        </w:r>
      </w:ins>
      <w:r w:rsidRPr="002E20A3">
        <w:rPr>
          <w:rStyle w:val="PageNumber"/>
          <w:rFonts w:ascii="Calibri" w:hAnsi="Calibri" w:cs="Calibri"/>
          <w:lang w:val="en-GB"/>
        </w:rPr>
        <w:t xml:space="preserve"> own state and engaging in guerrilla</w:t>
      </w:r>
      <w:r w:rsidR="00490861" w:rsidRPr="002E20A3">
        <w:rPr>
          <w:rStyle w:val="PageNumber"/>
          <w:rFonts w:ascii="Calibri" w:hAnsi="Calibri" w:cs="Calibri"/>
          <w:lang w:val="en-GB"/>
        </w:rPr>
        <w:t>-</w:t>
      </w:r>
      <w:r w:rsidRPr="002E20A3">
        <w:rPr>
          <w:rStyle w:val="PageNumber"/>
          <w:rFonts w:ascii="Calibri" w:hAnsi="Calibri" w:cs="Calibri"/>
          <w:lang w:val="en-GB"/>
        </w:rPr>
        <w:t xml:space="preserve">type terror operations against the </w:t>
      </w:r>
      <w:del w:id="1228" w:author="Author" w:date="2023-02-21T16:59:00Z">
        <w:r w:rsidRPr="002E20A3" w:rsidDel="00273CDA">
          <w:rPr>
            <w:rStyle w:val="PageNumber"/>
            <w:rFonts w:ascii="Calibri" w:hAnsi="Calibri" w:cs="Calibri"/>
            <w:lang w:val="en-GB"/>
          </w:rPr>
          <w:delText>KATASI g</w:delText>
        </w:r>
      </w:del>
      <w:ins w:id="1229" w:author="Author" w:date="2023-02-21T16:59:00Z">
        <w:r w:rsidR="00273CDA">
          <w:rPr>
            <w:rStyle w:val="PageNumber"/>
            <w:rFonts w:ascii="Calibri" w:hAnsi="Calibri" w:cs="Calibri"/>
            <w:lang w:val="en-GB"/>
          </w:rPr>
          <w:t>G</w:t>
        </w:r>
      </w:ins>
      <w:r w:rsidRPr="002E20A3">
        <w:rPr>
          <w:rStyle w:val="PageNumber"/>
          <w:rFonts w:ascii="Calibri" w:hAnsi="Calibri" w:cs="Calibri"/>
          <w:lang w:val="en-GB"/>
        </w:rPr>
        <w:t>overnment</w:t>
      </w:r>
      <w:ins w:id="1230" w:author="Author" w:date="2023-02-21T16:59:00Z">
        <w:r w:rsidR="00273CDA">
          <w:rPr>
            <w:rStyle w:val="PageNumber"/>
            <w:rFonts w:ascii="Calibri" w:hAnsi="Calibri" w:cs="Calibri"/>
            <w:lang w:val="en-GB"/>
          </w:rPr>
          <w:t xml:space="preserve"> of Katasi</w:t>
        </w:r>
      </w:ins>
      <w:r w:rsidRPr="002E20A3">
        <w:rPr>
          <w:rStyle w:val="PageNumber"/>
          <w:rFonts w:ascii="Calibri" w:hAnsi="Calibri" w:cs="Calibri"/>
          <w:lang w:val="en-GB"/>
        </w:rPr>
        <w:t>. Recently, following anti-terror operations conducted by the Government of K</w:t>
      </w:r>
      <w:ins w:id="1231" w:author="Author" w:date="2023-02-21T16:59:00Z">
        <w:r w:rsidR="00273CDA">
          <w:rPr>
            <w:rStyle w:val="PageNumber"/>
            <w:rFonts w:ascii="Calibri" w:hAnsi="Calibri" w:cs="Calibri"/>
            <w:lang w:val="en-GB"/>
          </w:rPr>
          <w:t>atasi</w:t>
        </w:r>
      </w:ins>
      <w:del w:id="1232" w:author="Author" w:date="2023-02-21T16:59:00Z">
        <w:r w:rsidRPr="002E20A3" w:rsidDel="00273CDA">
          <w:rPr>
            <w:rStyle w:val="PageNumber"/>
            <w:rFonts w:ascii="Calibri" w:hAnsi="Calibri" w:cs="Calibri"/>
            <w:lang w:val="en-GB"/>
          </w:rPr>
          <w:delText>ATASI</w:delText>
        </w:r>
      </w:del>
      <w:r w:rsidRPr="002E20A3">
        <w:rPr>
          <w:rStyle w:val="PageNumber"/>
          <w:rFonts w:ascii="Calibri" w:hAnsi="Calibri" w:cs="Calibri"/>
          <w:lang w:val="en-GB"/>
        </w:rPr>
        <w:t xml:space="preserve"> </w:t>
      </w:r>
      <w:ins w:id="1233" w:author="Author" w:date="2023-02-21T16:59:00Z">
        <w:r w:rsidR="00273CDA">
          <w:rPr>
            <w:rStyle w:val="PageNumber"/>
            <w:rFonts w:ascii="Calibri" w:hAnsi="Calibri" w:cs="Calibri"/>
            <w:lang w:val="en-GB"/>
          </w:rPr>
          <w:t xml:space="preserve">with the </w:t>
        </w:r>
      </w:ins>
      <w:r w:rsidRPr="002E20A3">
        <w:rPr>
          <w:rStyle w:val="PageNumber"/>
          <w:rFonts w:ascii="Calibri" w:hAnsi="Calibri" w:cs="Calibri"/>
          <w:lang w:val="en-GB"/>
        </w:rPr>
        <w:t>support</w:t>
      </w:r>
      <w:del w:id="1234" w:author="Author" w:date="2023-02-21T16:59:00Z">
        <w:r w:rsidRPr="002E20A3" w:rsidDel="00273CDA">
          <w:rPr>
            <w:rStyle w:val="PageNumber"/>
            <w:rFonts w:ascii="Calibri" w:hAnsi="Calibri" w:cs="Calibri"/>
            <w:lang w:val="en-GB"/>
          </w:rPr>
          <w:delText>ed</w:delText>
        </w:r>
      </w:del>
      <w:r w:rsidRPr="002E20A3">
        <w:rPr>
          <w:rStyle w:val="PageNumber"/>
          <w:rFonts w:ascii="Calibri" w:hAnsi="Calibri" w:cs="Calibri"/>
          <w:lang w:val="en-GB"/>
        </w:rPr>
        <w:t xml:space="preserve"> </w:t>
      </w:r>
      <w:del w:id="1235" w:author="Author" w:date="2023-02-21T16:59:00Z">
        <w:r w:rsidRPr="002E20A3" w:rsidDel="00273CDA">
          <w:rPr>
            <w:rStyle w:val="PageNumber"/>
            <w:rFonts w:ascii="Calibri" w:hAnsi="Calibri" w:cs="Calibri"/>
            <w:lang w:val="en-GB"/>
          </w:rPr>
          <w:delText>by the</w:delText>
        </w:r>
      </w:del>
      <w:ins w:id="1236" w:author="Author" w:date="2023-02-21T16:59:00Z">
        <w:r w:rsidR="00273CDA">
          <w:rPr>
            <w:rStyle w:val="PageNumber"/>
            <w:rFonts w:ascii="Calibri" w:hAnsi="Calibri" w:cs="Calibri"/>
            <w:lang w:val="en-GB"/>
          </w:rPr>
          <w:t>of</w:t>
        </w:r>
      </w:ins>
      <w:r w:rsidRPr="002E20A3">
        <w:rPr>
          <w:rStyle w:val="PageNumber"/>
          <w:rFonts w:ascii="Calibri" w:hAnsi="Calibri" w:cs="Calibri"/>
          <w:lang w:val="en-GB"/>
        </w:rPr>
        <w:t xml:space="preserve"> French </w:t>
      </w:r>
      <w:del w:id="1237" w:author="Author" w:date="2023-02-21T16:59:00Z">
        <w:r w:rsidRPr="002E20A3" w:rsidDel="00273CDA">
          <w:rPr>
            <w:rStyle w:val="PageNumber"/>
            <w:rFonts w:ascii="Calibri" w:hAnsi="Calibri" w:cs="Calibri"/>
            <w:lang w:val="en-GB"/>
          </w:rPr>
          <w:delText>F</w:delText>
        </w:r>
      </w:del>
      <w:ins w:id="1238" w:author="Author" w:date="2023-02-21T16:59:00Z">
        <w:r w:rsidR="00273CDA">
          <w:rPr>
            <w:rStyle w:val="PageNumber"/>
            <w:rFonts w:ascii="Calibri" w:hAnsi="Calibri" w:cs="Calibri"/>
            <w:lang w:val="en-GB"/>
          </w:rPr>
          <w:t>f</w:t>
        </w:r>
      </w:ins>
      <w:r w:rsidRPr="002E20A3">
        <w:rPr>
          <w:rStyle w:val="PageNumber"/>
          <w:rFonts w:ascii="Calibri" w:hAnsi="Calibri" w:cs="Calibri"/>
          <w:lang w:val="en-GB"/>
        </w:rPr>
        <w:t>orces, El Hasar fighters/elements crossed the border into C</w:t>
      </w:r>
      <w:ins w:id="1239" w:author="Author" w:date="2023-02-21T16:59:00Z">
        <w:r w:rsidR="00273CDA">
          <w:rPr>
            <w:rStyle w:val="PageNumber"/>
            <w:rFonts w:ascii="Calibri" w:hAnsi="Calibri" w:cs="Calibri"/>
            <w:lang w:val="en-GB"/>
          </w:rPr>
          <w:t>arana,</w:t>
        </w:r>
      </w:ins>
      <w:del w:id="1240" w:author="Author" w:date="2023-02-21T16:59:00Z">
        <w:r w:rsidRPr="002E20A3" w:rsidDel="00273CDA">
          <w:rPr>
            <w:rStyle w:val="PageNumber"/>
            <w:rFonts w:ascii="Calibri" w:hAnsi="Calibri" w:cs="Calibri"/>
            <w:lang w:val="en-GB"/>
          </w:rPr>
          <w:delText>ARANA</w:delText>
        </w:r>
      </w:del>
      <w:r w:rsidRPr="002E20A3">
        <w:rPr>
          <w:rStyle w:val="PageNumber"/>
          <w:rFonts w:ascii="Calibri" w:hAnsi="Calibri" w:cs="Calibri"/>
          <w:lang w:val="en-GB"/>
        </w:rPr>
        <w:t xml:space="preserve"> in the western parts of the K</w:t>
      </w:r>
      <w:ins w:id="1241" w:author="Author" w:date="2023-02-21T16:59:00Z">
        <w:r w:rsidR="00273CDA">
          <w:rPr>
            <w:rStyle w:val="PageNumber"/>
            <w:rFonts w:ascii="Calibri" w:hAnsi="Calibri" w:cs="Calibri"/>
            <w:lang w:val="en-GB"/>
          </w:rPr>
          <w:t>oloni</w:t>
        </w:r>
      </w:ins>
      <w:del w:id="1242" w:author="Author" w:date="2023-02-21T16:59:00Z">
        <w:r w:rsidRPr="002E20A3" w:rsidDel="00273CDA">
          <w:rPr>
            <w:rStyle w:val="PageNumber"/>
            <w:rFonts w:ascii="Calibri" w:hAnsi="Calibri" w:cs="Calibri"/>
            <w:lang w:val="en-GB"/>
          </w:rPr>
          <w:delText>OLONI</w:delText>
        </w:r>
      </w:del>
      <w:r w:rsidRPr="002E20A3">
        <w:rPr>
          <w:rStyle w:val="PageNumber"/>
          <w:rFonts w:ascii="Calibri" w:hAnsi="Calibri" w:cs="Calibri"/>
          <w:lang w:val="en-GB"/>
        </w:rPr>
        <w:t xml:space="preserve"> and T</w:t>
      </w:r>
      <w:ins w:id="1243" w:author="Author" w:date="2023-02-21T17:00:00Z">
        <w:r w:rsidR="00273CDA">
          <w:rPr>
            <w:rStyle w:val="PageNumber"/>
            <w:rFonts w:ascii="Calibri" w:hAnsi="Calibri" w:cs="Calibri"/>
            <w:lang w:val="en-GB"/>
          </w:rPr>
          <w:t>ereni</w:t>
        </w:r>
      </w:ins>
      <w:del w:id="1244" w:author="Author" w:date="2023-02-21T17:00:00Z">
        <w:r w:rsidRPr="002E20A3" w:rsidDel="00273CDA">
          <w:rPr>
            <w:rStyle w:val="PageNumber"/>
            <w:rFonts w:ascii="Calibri" w:hAnsi="Calibri" w:cs="Calibri"/>
            <w:lang w:val="en-GB"/>
          </w:rPr>
          <w:delText>ERENI</w:delText>
        </w:r>
      </w:del>
      <w:r w:rsidRPr="002E20A3">
        <w:rPr>
          <w:rStyle w:val="PageNumber"/>
          <w:rFonts w:ascii="Calibri" w:hAnsi="Calibri" w:cs="Calibri"/>
          <w:lang w:val="en-GB"/>
        </w:rPr>
        <w:t xml:space="preserve"> Region</w:t>
      </w:r>
      <w:ins w:id="1245" w:author="Author" w:date="2023-02-21T17:00:00Z">
        <w:r w:rsidR="00273CDA">
          <w:rPr>
            <w:rStyle w:val="PageNumber"/>
            <w:rFonts w:ascii="Calibri" w:hAnsi="Calibri" w:cs="Calibri"/>
            <w:lang w:val="en-GB"/>
          </w:rPr>
          <w:t>s</w:t>
        </w:r>
      </w:ins>
      <w:r w:rsidRPr="002E20A3">
        <w:rPr>
          <w:rStyle w:val="PageNumber"/>
          <w:rFonts w:ascii="Calibri" w:hAnsi="Calibri" w:cs="Calibri"/>
          <w:lang w:val="en-GB"/>
        </w:rPr>
        <w:t xml:space="preserve">. Local communities report armed attacks and raids on villages by these elements, </w:t>
      </w:r>
      <w:del w:id="1246" w:author="Author" w:date="2023-02-21T17:00:00Z">
        <w:r w:rsidRPr="002E20A3" w:rsidDel="00273CDA">
          <w:rPr>
            <w:rStyle w:val="PageNumber"/>
            <w:rFonts w:ascii="Calibri" w:hAnsi="Calibri" w:cs="Calibri"/>
            <w:lang w:val="en-GB"/>
          </w:rPr>
          <w:delText>the latter</w:delText>
        </w:r>
      </w:del>
      <w:ins w:id="1247" w:author="Author" w:date="2023-02-21T17:00:00Z">
        <w:r w:rsidR="00273CDA">
          <w:rPr>
            <w:rStyle w:val="PageNumber"/>
            <w:rFonts w:ascii="Calibri" w:hAnsi="Calibri" w:cs="Calibri"/>
            <w:lang w:val="en-GB"/>
          </w:rPr>
          <w:t>who have been</w:t>
        </w:r>
      </w:ins>
      <w:r w:rsidRPr="002E20A3">
        <w:rPr>
          <w:rStyle w:val="PageNumber"/>
          <w:rFonts w:ascii="Calibri" w:hAnsi="Calibri" w:cs="Calibri"/>
          <w:lang w:val="en-GB"/>
        </w:rPr>
        <w:t xml:space="preserve"> stealing money, food, supply items </w:t>
      </w:r>
      <w:del w:id="1248" w:author="Author" w:date="2023-02-21T17:00:00Z">
        <w:r w:rsidRPr="002E20A3" w:rsidDel="00273CDA">
          <w:rPr>
            <w:rStyle w:val="PageNumber"/>
            <w:rFonts w:ascii="Calibri" w:hAnsi="Calibri" w:cs="Calibri"/>
            <w:lang w:val="en-GB"/>
          </w:rPr>
          <w:delText>like</w:delText>
        </w:r>
      </w:del>
      <w:ins w:id="1249" w:author="Author" w:date="2023-02-21T17:00:00Z">
        <w:r w:rsidR="00273CDA">
          <w:rPr>
            <w:rStyle w:val="PageNumber"/>
            <w:rFonts w:ascii="Calibri" w:hAnsi="Calibri" w:cs="Calibri"/>
            <w:lang w:val="en-GB"/>
          </w:rPr>
          <w:t>such as</w:t>
        </w:r>
      </w:ins>
      <w:r w:rsidRPr="002E20A3">
        <w:rPr>
          <w:rStyle w:val="PageNumber"/>
          <w:rFonts w:ascii="Calibri" w:hAnsi="Calibri" w:cs="Calibri"/>
          <w:lang w:val="en-GB"/>
        </w:rPr>
        <w:t xml:space="preserve"> spare parts, gas and ammunition. Reports also indicate violence against civilians</w:t>
      </w:r>
      <w:ins w:id="1250" w:author="Author" w:date="2023-02-21T17:00:00Z">
        <w:r w:rsidR="00273CDA">
          <w:rPr>
            <w:rStyle w:val="PageNumber"/>
            <w:rFonts w:ascii="Calibri" w:hAnsi="Calibri" w:cs="Calibri"/>
            <w:lang w:val="en-GB"/>
          </w:rPr>
          <w:t>, including</w:t>
        </w:r>
      </w:ins>
      <w:del w:id="1251" w:author="Author" w:date="2023-02-21T17:00:00Z">
        <w:r w:rsidRPr="002E20A3" w:rsidDel="00273CDA">
          <w:rPr>
            <w:rStyle w:val="PageNumber"/>
            <w:rFonts w:ascii="Calibri" w:hAnsi="Calibri" w:cs="Calibri"/>
            <w:lang w:val="en-GB"/>
          </w:rPr>
          <w:delText xml:space="preserve"> such as</w:delText>
        </w:r>
      </w:del>
      <w:r w:rsidRPr="002E20A3">
        <w:rPr>
          <w:rStyle w:val="PageNumber"/>
          <w:rFonts w:ascii="Calibri" w:hAnsi="Calibri" w:cs="Calibri"/>
          <w:lang w:val="en-GB"/>
        </w:rPr>
        <w:t xml:space="preserve"> rape, torture and other </w:t>
      </w:r>
      <w:del w:id="1252" w:author="Author" w:date="2023-02-21T17:00:00Z">
        <w:r w:rsidRPr="002E20A3" w:rsidDel="00273CDA">
          <w:rPr>
            <w:rStyle w:val="PageNumber"/>
            <w:rFonts w:ascii="Calibri" w:hAnsi="Calibri" w:cs="Calibri"/>
            <w:lang w:val="en-GB"/>
          </w:rPr>
          <w:delText>casualti</w:delText>
        </w:r>
      </w:del>
      <w:del w:id="1253" w:author="Author" w:date="2023-02-21T17:01:00Z">
        <w:r w:rsidRPr="002E20A3" w:rsidDel="00273CDA">
          <w:rPr>
            <w:rStyle w:val="PageNumber"/>
            <w:rFonts w:ascii="Calibri" w:hAnsi="Calibri" w:cs="Calibri"/>
            <w:lang w:val="en-GB"/>
          </w:rPr>
          <w:delText>es</w:delText>
        </w:r>
      </w:del>
      <w:ins w:id="1254" w:author="Author" w:date="2023-02-21T17:01:00Z">
        <w:r w:rsidR="00273CDA">
          <w:rPr>
            <w:rStyle w:val="PageNumber"/>
            <w:rFonts w:ascii="Calibri" w:hAnsi="Calibri" w:cs="Calibri"/>
            <w:lang w:val="en-GB"/>
          </w:rPr>
          <w:t>acts of physical violence</w:t>
        </w:r>
      </w:ins>
      <w:r w:rsidRPr="002E20A3">
        <w:rPr>
          <w:rStyle w:val="PageNumber"/>
          <w:rFonts w:ascii="Calibri" w:hAnsi="Calibri" w:cs="Calibri"/>
          <w:lang w:val="en-GB"/>
        </w:rPr>
        <w:t>.</w:t>
      </w:r>
    </w:p>
    <w:p w14:paraId="7DC92DC0" w14:textId="77777777" w:rsidR="00895908" w:rsidRPr="002E20A3" w:rsidRDefault="00895908" w:rsidP="004C3845">
      <w:pPr>
        <w:pStyle w:val="Header"/>
        <w:jc w:val="both"/>
        <w:rPr>
          <w:rFonts w:ascii="Calibri" w:hAnsi="Calibri" w:cs="Calibri"/>
          <w:lang w:val="en-GB"/>
        </w:rPr>
      </w:pPr>
    </w:p>
    <w:p w14:paraId="1F858DCC" w14:textId="5D94D4A1" w:rsidR="004C3845" w:rsidRPr="002E20A3" w:rsidRDefault="004C3845" w:rsidP="00DC34BB">
      <w:pPr>
        <w:jc w:val="both"/>
        <w:rPr>
          <w:rFonts w:ascii="Calibri" w:hAnsi="Calibri" w:cs="Calibri"/>
          <w:lang w:val="en-GB"/>
        </w:rPr>
      </w:pPr>
      <w:r w:rsidRPr="002E20A3">
        <w:rPr>
          <w:rFonts w:ascii="Calibri" w:hAnsi="Calibri" w:cs="Calibri"/>
          <w:lang w:val="en-GB"/>
        </w:rPr>
        <w:t>Unconfirmed reports claim the fundamentalist elements from both the Tatsi and Kori communities are supporting</w:t>
      </w:r>
      <w:del w:id="1255" w:author="Author" w:date="2023-02-21T17:01:00Z">
        <w:r w:rsidRPr="002E20A3" w:rsidDel="00273CDA">
          <w:rPr>
            <w:rFonts w:ascii="Calibri" w:hAnsi="Calibri" w:cs="Calibri"/>
            <w:lang w:val="en-GB"/>
          </w:rPr>
          <w:delText>/</w:delText>
        </w:r>
      </w:del>
      <w:ins w:id="1256" w:author="Author" w:date="2023-02-21T17:01:00Z">
        <w:r w:rsidR="00273CDA">
          <w:rPr>
            <w:rFonts w:ascii="Calibri" w:hAnsi="Calibri" w:cs="Calibri"/>
            <w:lang w:val="en-GB"/>
          </w:rPr>
          <w:t xml:space="preserve"> and/or</w:t>
        </w:r>
      </w:ins>
      <w:r w:rsidRPr="002E20A3">
        <w:rPr>
          <w:rFonts w:ascii="Calibri" w:hAnsi="Calibri" w:cs="Calibri"/>
          <w:lang w:val="en-GB"/>
        </w:rPr>
        <w:t xml:space="preserve"> sympathi</w:t>
      </w:r>
      <w:del w:id="1257" w:author="Author" w:date="2023-02-21T17:01:00Z">
        <w:r w:rsidRPr="002E20A3" w:rsidDel="00273CDA">
          <w:rPr>
            <w:rFonts w:ascii="Calibri" w:hAnsi="Calibri" w:cs="Calibri"/>
            <w:lang w:val="en-GB"/>
          </w:rPr>
          <w:delText>s</w:delText>
        </w:r>
      </w:del>
      <w:ins w:id="1258" w:author="Author" w:date="2023-02-21T17:01:00Z">
        <w:r w:rsidR="00273CDA">
          <w:rPr>
            <w:rFonts w:ascii="Calibri" w:hAnsi="Calibri" w:cs="Calibri"/>
            <w:lang w:val="en-GB"/>
          </w:rPr>
          <w:t>z</w:t>
        </w:r>
      </w:ins>
      <w:r w:rsidRPr="002E20A3">
        <w:rPr>
          <w:rFonts w:ascii="Calibri" w:hAnsi="Calibri" w:cs="Calibri"/>
          <w:lang w:val="en-GB"/>
        </w:rPr>
        <w:t>ing with the El Hasar fighters/</w:t>
      </w:r>
      <w:r w:rsidRPr="002E20A3">
        <w:rPr>
          <w:rFonts w:ascii="Calibri" w:eastAsia="Arial Unicode MS" w:hAnsi="Calibri" w:cs="Calibri"/>
          <w:lang w:val="en-GB"/>
        </w:rPr>
        <w:t>elements</w:t>
      </w:r>
      <w:r w:rsidRPr="002E20A3">
        <w:rPr>
          <w:rFonts w:ascii="Calibri" w:hAnsi="Calibri" w:cs="Calibri"/>
          <w:lang w:val="en-GB"/>
        </w:rPr>
        <w:t>.</w:t>
      </w:r>
    </w:p>
    <w:p w14:paraId="7B5532FB" w14:textId="77777777" w:rsidR="00471CAD" w:rsidRPr="002E20A3" w:rsidRDefault="00471CAD" w:rsidP="00DC34BB">
      <w:pPr>
        <w:pStyle w:val="Header"/>
        <w:spacing w:before="240" w:after="240"/>
        <w:jc w:val="both"/>
        <w:rPr>
          <w:rFonts w:ascii="Calibri" w:hAnsi="Calibri" w:cs="Calibri"/>
          <w:lang w:val="en-GB"/>
        </w:rPr>
      </w:pPr>
    </w:p>
    <w:p w14:paraId="722DB0BD" w14:textId="77777777" w:rsidR="004C3845" w:rsidRPr="002E20A3" w:rsidRDefault="004C3845" w:rsidP="004C3845">
      <w:pPr>
        <w:pStyle w:val="ListParagraph"/>
        <w:ind w:left="0"/>
        <w:jc w:val="both"/>
        <w:rPr>
          <w:rStyle w:val="PageNumber"/>
          <w:rFonts w:ascii="Calibri" w:hAnsi="Calibri" w:cs="Calibri"/>
          <w:b/>
          <w:bCs/>
          <w:sz w:val="24"/>
          <w:szCs w:val="24"/>
          <w:lang w:val="en-GB"/>
        </w:rPr>
      </w:pPr>
      <w:r w:rsidRPr="002E20A3">
        <w:rPr>
          <w:rStyle w:val="PageNumber"/>
          <w:rFonts w:ascii="Calibri" w:hAnsi="Calibri" w:cs="Calibri"/>
          <w:b/>
          <w:bCs/>
          <w:sz w:val="24"/>
          <w:szCs w:val="24"/>
          <w:lang w:val="en-GB"/>
        </w:rPr>
        <w:t>Elassi Liberation Front (ELF)</w:t>
      </w:r>
    </w:p>
    <w:p w14:paraId="5DE23B71" w14:textId="0F08C1FA" w:rsidR="004C3845" w:rsidRPr="002E20A3" w:rsidRDefault="004C3845" w:rsidP="004C3845">
      <w:pPr>
        <w:pStyle w:val="Header"/>
        <w:jc w:val="both"/>
        <w:rPr>
          <w:rStyle w:val="PageNumber"/>
          <w:rFonts w:ascii="Calibri" w:hAnsi="Calibri" w:cs="Calibri"/>
          <w:lang w:val="en-GB"/>
        </w:rPr>
      </w:pPr>
      <w:del w:id="1259" w:author="Author" w:date="2023-02-21T17:07:00Z">
        <w:r w:rsidRPr="002E20A3" w:rsidDel="00273CDA">
          <w:rPr>
            <w:rStyle w:val="PageNumber"/>
            <w:rFonts w:ascii="Calibri" w:hAnsi="Calibri" w:cs="Calibri"/>
            <w:lang w:val="en-GB"/>
          </w:rPr>
          <w:delText xml:space="preserve">The </w:delText>
        </w:r>
      </w:del>
      <w:r w:rsidRPr="002E20A3">
        <w:rPr>
          <w:rStyle w:val="PageNumber"/>
          <w:rFonts w:ascii="Calibri" w:hAnsi="Calibri" w:cs="Calibri"/>
          <w:lang w:val="en-GB"/>
        </w:rPr>
        <w:t xml:space="preserve">ELF was formed </w:t>
      </w:r>
      <w:r w:rsidRPr="002E20A3">
        <w:rPr>
          <w:rFonts w:ascii="Calibri" w:hAnsi="Calibri" w:cs="Calibri"/>
          <w:lang w:val="en-GB"/>
        </w:rPr>
        <w:t xml:space="preserve">in 2018 </w:t>
      </w:r>
      <w:r w:rsidRPr="002E20A3">
        <w:rPr>
          <w:rStyle w:val="PageNumber"/>
          <w:rFonts w:ascii="Calibri" w:hAnsi="Calibri" w:cs="Calibri"/>
          <w:lang w:val="en-GB"/>
        </w:rPr>
        <w:t>in the neighbouring country of R</w:t>
      </w:r>
      <w:ins w:id="1260" w:author="Author" w:date="2023-02-21T17:07:00Z">
        <w:r w:rsidR="00273CDA">
          <w:rPr>
            <w:rStyle w:val="PageNumber"/>
            <w:rFonts w:ascii="Calibri" w:hAnsi="Calibri" w:cs="Calibri"/>
            <w:lang w:val="en-GB"/>
          </w:rPr>
          <w:t>imosa</w:t>
        </w:r>
      </w:ins>
      <w:del w:id="1261" w:author="Author" w:date="2023-02-21T17:07:00Z">
        <w:r w:rsidRPr="002E20A3" w:rsidDel="00273CDA">
          <w:rPr>
            <w:rStyle w:val="PageNumber"/>
            <w:rFonts w:ascii="Calibri" w:hAnsi="Calibri" w:cs="Calibri"/>
            <w:lang w:val="en-GB"/>
          </w:rPr>
          <w:delText>IMOSA</w:delText>
        </w:r>
      </w:del>
      <w:r w:rsidRPr="002E20A3">
        <w:rPr>
          <w:rStyle w:val="PageNumber"/>
          <w:rFonts w:ascii="Calibri" w:hAnsi="Calibri" w:cs="Calibri"/>
          <w:lang w:val="en-GB"/>
        </w:rPr>
        <w:t xml:space="preserve"> and is conducting insurgency operations against the </w:t>
      </w:r>
      <w:del w:id="1262" w:author="Author" w:date="2023-02-21T17:07:00Z">
        <w:r w:rsidRPr="002E20A3" w:rsidDel="00273CDA">
          <w:rPr>
            <w:rStyle w:val="PageNumber"/>
            <w:rFonts w:ascii="Calibri" w:hAnsi="Calibri" w:cs="Calibri"/>
            <w:lang w:val="en-GB"/>
          </w:rPr>
          <w:delText>RIMOSA g</w:delText>
        </w:r>
      </w:del>
      <w:ins w:id="1263" w:author="Author" w:date="2023-02-21T17:07:00Z">
        <w:r w:rsidR="00273CDA">
          <w:rPr>
            <w:rStyle w:val="PageNumber"/>
            <w:rFonts w:ascii="Calibri" w:hAnsi="Calibri" w:cs="Calibri"/>
            <w:lang w:val="en-GB"/>
          </w:rPr>
          <w:t>G</w:t>
        </w:r>
      </w:ins>
      <w:r w:rsidRPr="002E20A3">
        <w:rPr>
          <w:rStyle w:val="PageNumber"/>
          <w:rFonts w:ascii="Calibri" w:hAnsi="Calibri" w:cs="Calibri"/>
          <w:lang w:val="en-GB"/>
        </w:rPr>
        <w:t>overnment</w:t>
      </w:r>
      <w:ins w:id="1264" w:author="Author" w:date="2023-02-21T17:08:00Z">
        <w:r w:rsidR="00273CDA">
          <w:rPr>
            <w:rStyle w:val="PageNumber"/>
            <w:rFonts w:ascii="Calibri" w:hAnsi="Calibri" w:cs="Calibri"/>
            <w:lang w:val="en-GB"/>
          </w:rPr>
          <w:t xml:space="preserve"> of Rimosa</w:t>
        </w:r>
      </w:ins>
      <w:r w:rsidRPr="002E20A3">
        <w:rPr>
          <w:rStyle w:val="PageNumber"/>
          <w:rFonts w:ascii="Calibri" w:hAnsi="Calibri" w:cs="Calibri"/>
          <w:lang w:val="en-GB"/>
        </w:rPr>
        <w:t>. They mainly operate south of the C</w:t>
      </w:r>
      <w:ins w:id="1265" w:author="Author" w:date="2023-02-21T17:09:00Z">
        <w:r w:rsidR="005B7C02">
          <w:rPr>
            <w:rStyle w:val="PageNumber"/>
            <w:rFonts w:ascii="Calibri" w:hAnsi="Calibri" w:cs="Calibri"/>
            <w:lang w:val="en-GB"/>
          </w:rPr>
          <w:t>arana</w:t>
        </w:r>
      </w:ins>
      <w:del w:id="1266" w:author="Author" w:date="2023-02-21T17:09: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xml:space="preserve"> border in R</w:t>
      </w:r>
      <w:ins w:id="1267" w:author="Author" w:date="2023-02-21T17:09:00Z">
        <w:r w:rsidR="005B7C02">
          <w:rPr>
            <w:rStyle w:val="PageNumber"/>
            <w:rFonts w:ascii="Calibri" w:hAnsi="Calibri" w:cs="Calibri"/>
            <w:lang w:val="en-GB"/>
          </w:rPr>
          <w:t>imosa</w:t>
        </w:r>
      </w:ins>
      <w:del w:id="1268" w:author="Author" w:date="2023-02-21T17:09:00Z">
        <w:r w:rsidRPr="002E20A3" w:rsidDel="005B7C02">
          <w:rPr>
            <w:rStyle w:val="PageNumber"/>
            <w:rFonts w:ascii="Calibri" w:hAnsi="Calibri" w:cs="Calibri"/>
            <w:lang w:val="en-GB"/>
          </w:rPr>
          <w:delText>IMOSA</w:delText>
        </w:r>
      </w:del>
      <w:r w:rsidRPr="002E20A3">
        <w:rPr>
          <w:rStyle w:val="PageNumber"/>
          <w:rFonts w:ascii="Calibri" w:hAnsi="Calibri" w:cs="Calibri"/>
          <w:lang w:val="en-GB"/>
        </w:rPr>
        <w:t xml:space="preserve">, but have begun to challenge </w:t>
      </w:r>
      <w:del w:id="1269" w:author="Author" w:date="2023-02-21T17:09:00Z">
        <w:r w:rsidR="00A34C72" w:rsidRPr="002E20A3" w:rsidDel="005B7C02">
          <w:rPr>
            <w:rStyle w:val="PageNumber"/>
            <w:rFonts w:ascii="Calibri" w:hAnsi="Calibri" w:cs="Calibri"/>
            <w:lang w:val="en-GB"/>
          </w:rPr>
          <w:delText xml:space="preserve">the </w:delText>
        </w:r>
      </w:del>
      <w:r w:rsidRPr="002E20A3">
        <w:rPr>
          <w:rStyle w:val="PageNumber"/>
          <w:rFonts w:ascii="Calibri" w:hAnsi="Calibri" w:cs="Calibri"/>
          <w:lang w:val="en-GB"/>
        </w:rPr>
        <w:t>CISC in southern C</w:t>
      </w:r>
      <w:ins w:id="1270" w:author="Author" w:date="2023-02-21T17:09:00Z">
        <w:r w:rsidR="005B7C02">
          <w:rPr>
            <w:rStyle w:val="PageNumber"/>
            <w:rFonts w:ascii="Calibri" w:hAnsi="Calibri" w:cs="Calibri"/>
            <w:lang w:val="en-GB"/>
          </w:rPr>
          <w:t>arana</w:t>
        </w:r>
      </w:ins>
      <w:del w:id="1271" w:author="Author" w:date="2023-02-21T17:09: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xml:space="preserve"> and collaborate with some CISC splinter groups. Recruitment for </w:t>
      </w:r>
      <w:del w:id="1272" w:author="Author" w:date="2023-02-21T17:09:00Z">
        <w:r w:rsidR="00A34C72" w:rsidRPr="002E20A3" w:rsidDel="005B7C02">
          <w:rPr>
            <w:rStyle w:val="PageNumber"/>
            <w:rFonts w:ascii="Calibri" w:hAnsi="Calibri" w:cs="Calibri"/>
            <w:lang w:val="en-GB"/>
          </w:rPr>
          <w:delText xml:space="preserve">the </w:delText>
        </w:r>
      </w:del>
      <w:r w:rsidRPr="002E20A3">
        <w:rPr>
          <w:rStyle w:val="PageNumber"/>
          <w:rFonts w:ascii="Calibri" w:hAnsi="Calibri" w:cs="Calibri"/>
          <w:lang w:val="en-GB"/>
        </w:rPr>
        <w:t>ELF has surged</w:t>
      </w:r>
      <w:ins w:id="1273" w:author="Author" w:date="2023-02-21T17:09:00Z">
        <w:r w:rsidR="005B7C02">
          <w:rPr>
            <w:rStyle w:val="PageNumber"/>
            <w:rFonts w:ascii="Calibri" w:hAnsi="Calibri" w:cs="Calibri"/>
            <w:lang w:val="en-GB"/>
          </w:rPr>
          <w:t xml:space="preserve"> in</w:t>
        </w:r>
      </w:ins>
      <w:r w:rsidRPr="002E20A3">
        <w:rPr>
          <w:rStyle w:val="PageNumber"/>
          <w:rFonts w:ascii="Calibri" w:hAnsi="Calibri" w:cs="Calibri"/>
          <w:lang w:val="en-GB"/>
        </w:rPr>
        <w:t xml:space="preserve"> both </w:t>
      </w:r>
      <w:del w:id="1274" w:author="Author" w:date="2023-02-21T17:09:00Z">
        <w:r w:rsidRPr="002E20A3" w:rsidDel="005B7C02">
          <w:rPr>
            <w:rStyle w:val="PageNumber"/>
            <w:rFonts w:ascii="Calibri" w:hAnsi="Calibri" w:cs="Calibri"/>
            <w:lang w:val="en-GB"/>
          </w:rPr>
          <w:delText xml:space="preserve">in </w:delText>
        </w:r>
      </w:del>
      <w:r w:rsidRPr="002E20A3">
        <w:rPr>
          <w:rStyle w:val="PageNumber"/>
          <w:rFonts w:ascii="Calibri" w:hAnsi="Calibri" w:cs="Calibri"/>
          <w:lang w:val="en-GB"/>
        </w:rPr>
        <w:t>C</w:t>
      </w:r>
      <w:ins w:id="1275" w:author="Author" w:date="2023-02-21T17:09:00Z">
        <w:r w:rsidR="005B7C02">
          <w:rPr>
            <w:rStyle w:val="PageNumber"/>
            <w:rFonts w:ascii="Calibri" w:hAnsi="Calibri" w:cs="Calibri"/>
            <w:lang w:val="en-GB"/>
          </w:rPr>
          <w:t>arana</w:t>
        </w:r>
      </w:ins>
      <w:del w:id="1276" w:author="Author" w:date="2023-02-21T17:09: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xml:space="preserve"> and R</w:t>
      </w:r>
      <w:ins w:id="1277" w:author="Author" w:date="2023-02-21T17:09:00Z">
        <w:r w:rsidR="005B7C02">
          <w:rPr>
            <w:rStyle w:val="PageNumber"/>
            <w:rFonts w:ascii="Calibri" w:hAnsi="Calibri" w:cs="Calibri"/>
            <w:lang w:val="en-GB"/>
          </w:rPr>
          <w:t>imosa</w:t>
        </w:r>
      </w:ins>
      <w:del w:id="1278" w:author="Author" w:date="2023-02-21T17:09:00Z">
        <w:r w:rsidRPr="002E20A3" w:rsidDel="005B7C02">
          <w:rPr>
            <w:rStyle w:val="PageNumber"/>
            <w:rFonts w:ascii="Calibri" w:hAnsi="Calibri" w:cs="Calibri"/>
            <w:lang w:val="en-GB"/>
          </w:rPr>
          <w:delText>IMOSA</w:delText>
        </w:r>
      </w:del>
      <w:r w:rsidRPr="002E20A3">
        <w:rPr>
          <w:rStyle w:val="PageNumber"/>
          <w:rFonts w:ascii="Calibri" w:hAnsi="Calibri" w:cs="Calibri"/>
          <w:lang w:val="en-GB"/>
        </w:rPr>
        <w:t xml:space="preserve"> during the past year</w:t>
      </w:r>
      <w:r w:rsidRPr="009B5782">
        <w:rPr>
          <w:rStyle w:val="PageNumber"/>
          <w:rFonts w:ascii="Calibri" w:hAnsi="Calibri" w:cs="Calibri"/>
          <w:lang w:val="en-GB"/>
        </w:rPr>
        <w:t xml:space="preserve">. </w:t>
      </w:r>
      <w:del w:id="1279" w:author="Author" w:date="2023-04-14T10:09:00Z">
        <w:r w:rsidRPr="009B5782" w:rsidDel="009B5782">
          <w:rPr>
            <w:rStyle w:val="PageNumber"/>
            <w:rFonts w:ascii="Calibri" w:hAnsi="Calibri" w:cs="Calibri"/>
            <w:lang w:val="en-GB"/>
          </w:rPr>
          <w:delText>C</w:delText>
        </w:r>
      </w:del>
      <w:ins w:id="1280" w:author="Author" w:date="2023-02-21T17:09:00Z">
        <w:del w:id="1281" w:author="Author" w:date="2023-04-14T10:09:00Z">
          <w:r w:rsidR="005B7C02" w:rsidRPr="009B5782" w:rsidDel="009B5782">
            <w:rPr>
              <w:rStyle w:val="PageNumber"/>
              <w:rFonts w:ascii="Calibri" w:hAnsi="Calibri" w:cs="Calibri"/>
              <w:lang w:val="en-GB"/>
            </w:rPr>
            <w:delText>arana</w:delText>
          </w:r>
        </w:del>
      </w:ins>
      <w:del w:id="1282" w:author="Author" w:date="2023-04-14T10:09:00Z">
        <w:r w:rsidRPr="009B5782" w:rsidDel="009B5782">
          <w:rPr>
            <w:rStyle w:val="PageNumber"/>
            <w:rFonts w:ascii="Calibri" w:hAnsi="Calibri" w:cs="Calibri"/>
            <w:lang w:val="en-GB"/>
          </w:rPr>
          <w:delText>ARANA communities along the border report armed attacks and raids on villages by ELF elements.</w:delText>
        </w:r>
        <w:r w:rsidRPr="002E20A3" w:rsidDel="009B5782">
          <w:rPr>
            <w:rStyle w:val="PageNumber"/>
            <w:rFonts w:ascii="Calibri" w:hAnsi="Calibri" w:cs="Calibri"/>
            <w:lang w:val="en-GB"/>
          </w:rPr>
          <w:delText xml:space="preserve"> </w:delText>
        </w:r>
      </w:del>
      <w:del w:id="1283" w:author="Author" w:date="2023-02-21T17:10:00Z">
        <w:r w:rsidR="00A34C72" w:rsidRPr="002E20A3" w:rsidDel="005B7C02">
          <w:rPr>
            <w:rStyle w:val="PageNumber"/>
            <w:rFonts w:ascii="Calibri" w:hAnsi="Calibri" w:cs="Calibri"/>
            <w:lang w:val="en-GB"/>
          </w:rPr>
          <w:delText xml:space="preserve">The </w:delText>
        </w:r>
      </w:del>
      <w:r w:rsidRPr="002E20A3">
        <w:rPr>
          <w:rStyle w:val="PageNumber"/>
          <w:rFonts w:ascii="Calibri" w:hAnsi="Calibri" w:cs="Calibri"/>
          <w:lang w:val="en-GB"/>
        </w:rPr>
        <w:t xml:space="preserve">ELF plans the establishment of </w:t>
      </w:r>
      <w:r w:rsidRPr="002E20A3">
        <w:rPr>
          <w:rStyle w:val="PageNumber"/>
          <w:rFonts w:ascii="Calibri" w:hAnsi="Calibri" w:cs="Calibri"/>
          <w:lang w:val="en-GB"/>
        </w:rPr>
        <w:lastRenderedPageBreak/>
        <w:t>an Islamic Caliphate in R</w:t>
      </w:r>
      <w:ins w:id="1284" w:author="Author" w:date="2023-02-21T17:10:00Z">
        <w:r w:rsidR="005B7C02">
          <w:rPr>
            <w:rStyle w:val="PageNumber"/>
            <w:rFonts w:ascii="Calibri" w:hAnsi="Calibri" w:cs="Calibri"/>
            <w:lang w:val="en-GB"/>
          </w:rPr>
          <w:t>imosa</w:t>
        </w:r>
      </w:ins>
      <w:del w:id="1285" w:author="Author" w:date="2023-02-21T17:10:00Z">
        <w:r w:rsidRPr="002E20A3" w:rsidDel="005B7C02">
          <w:rPr>
            <w:rStyle w:val="PageNumber"/>
            <w:rFonts w:ascii="Calibri" w:hAnsi="Calibri" w:cs="Calibri"/>
            <w:lang w:val="en-GB"/>
          </w:rPr>
          <w:delText>IMOSA</w:delText>
        </w:r>
      </w:del>
      <w:r w:rsidRPr="002E20A3">
        <w:rPr>
          <w:rStyle w:val="PageNumber"/>
          <w:rFonts w:ascii="Calibri" w:hAnsi="Calibri" w:cs="Calibri"/>
          <w:lang w:val="en-GB"/>
        </w:rPr>
        <w:t>, possibly to be extended to C</w:t>
      </w:r>
      <w:ins w:id="1286" w:author="Author" w:date="2023-02-21T17:10:00Z">
        <w:r w:rsidR="005B7C02">
          <w:rPr>
            <w:rStyle w:val="PageNumber"/>
            <w:rFonts w:ascii="Calibri" w:hAnsi="Calibri" w:cs="Calibri"/>
            <w:lang w:val="en-GB"/>
          </w:rPr>
          <w:t>arana</w:t>
        </w:r>
      </w:ins>
      <w:del w:id="1287" w:author="Author" w:date="2023-02-21T17:10: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xml:space="preserve">, as </w:t>
      </w:r>
      <w:ins w:id="1288" w:author="Author" w:date="2023-02-21T17:10:00Z">
        <w:r w:rsidR="005B7C02">
          <w:rPr>
            <w:rStyle w:val="PageNumber"/>
            <w:rFonts w:ascii="Calibri" w:hAnsi="Calibri" w:cs="Calibri"/>
            <w:lang w:val="en-GB"/>
          </w:rPr>
          <w:t xml:space="preserve">a </w:t>
        </w:r>
      </w:ins>
      <w:r w:rsidRPr="002E20A3">
        <w:rPr>
          <w:rStyle w:val="PageNumber"/>
          <w:rFonts w:ascii="Calibri" w:hAnsi="Calibri" w:cs="Calibri"/>
          <w:lang w:val="en-GB"/>
        </w:rPr>
        <w:t>non-negotiable</w:t>
      </w:r>
      <w:ins w:id="1289" w:author="Author" w:date="2023-02-21T17:10:00Z">
        <w:r w:rsidR="005B7C02">
          <w:rPr>
            <w:rStyle w:val="PageNumber"/>
            <w:rFonts w:ascii="Calibri" w:hAnsi="Calibri" w:cs="Calibri"/>
            <w:lang w:val="en-GB"/>
          </w:rPr>
          <w:t xml:space="preserve"> objective,</w:t>
        </w:r>
      </w:ins>
      <w:r w:rsidRPr="002E20A3">
        <w:rPr>
          <w:rStyle w:val="PageNumber"/>
          <w:rFonts w:ascii="Calibri" w:hAnsi="Calibri" w:cs="Calibri"/>
          <w:lang w:val="en-GB"/>
        </w:rPr>
        <w:t xml:space="preserve"> and is not part of the peace negotiations.</w:t>
      </w:r>
    </w:p>
    <w:p w14:paraId="081150AB" w14:textId="77777777" w:rsidR="00895908" w:rsidRPr="002E20A3" w:rsidRDefault="00895908" w:rsidP="004C3845">
      <w:pPr>
        <w:pStyle w:val="Header"/>
        <w:jc w:val="both"/>
        <w:rPr>
          <w:rFonts w:ascii="Calibri" w:hAnsi="Calibri" w:cs="Calibri"/>
          <w:lang w:val="en-GB"/>
        </w:rPr>
      </w:pPr>
    </w:p>
    <w:p w14:paraId="4B0F56C3" w14:textId="44477C2B" w:rsidR="004C3845" w:rsidRPr="002E20A3" w:rsidRDefault="004C3845" w:rsidP="00DC34BB">
      <w:pPr>
        <w:jc w:val="both"/>
        <w:rPr>
          <w:rStyle w:val="PageNumber"/>
          <w:rFonts w:ascii="Calibri" w:hAnsi="Calibri" w:cs="Calibri"/>
          <w:lang w:val="en-GB"/>
        </w:rPr>
      </w:pPr>
      <w:r w:rsidRPr="002E20A3">
        <w:rPr>
          <w:rStyle w:val="PageNumber"/>
          <w:rFonts w:ascii="Calibri" w:hAnsi="Calibri" w:cs="Calibri"/>
          <w:lang w:val="en-GB"/>
        </w:rPr>
        <w:t>C</w:t>
      </w:r>
      <w:ins w:id="1290" w:author="Author" w:date="2023-02-21T17:10:00Z">
        <w:r w:rsidR="005B7C02">
          <w:rPr>
            <w:rStyle w:val="PageNumber"/>
            <w:rFonts w:ascii="Calibri" w:hAnsi="Calibri" w:cs="Calibri"/>
            <w:lang w:val="en-GB"/>
          </w:rPr>
          <w:t>arana</w:t>
        </w:r>
      </w:ins>
      <w:del w:id="1291" w:author="Author" w:date="2023-02-21T17:10: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xml:space="preserve"> communities along the border report armed attacks and raids on villages by ELF elements, who are </w:t>
      </w:r>
      <w:del w:id="1292" w:author="Author" w:date="2023-02-21T17:10:00Z">
        <w:r w:rsidRPr="002E20A3" w:rsidDel="005B7C02">
          <w:rPr>
            <w:rStyle w:val="PageNumber"/>
            <w:rFonts w:ascii="Calibri" w:hAnsi="Calibri" w:cs="Calibri"/>
            <w:lang w:val="en-GB"/>
          </w:rPr>
          <w:delText>held</w:delText>
        </w:r>
      </w:del>
      <w:ins w:id="1293" w:author="Author" w:date="2023-02-21T17:10:00Z">
        <w:r w:rsidR="005B7C02">
          <w:rPr>
            <w:rStyle w:val="PageNumber"/>
            <w:rFonts w:ascii="Calibri" w:hAnsi="Calibri" w:cs="Calibri"/>
            <w:lang w:val="en-GB"/>
          </w:rPr>
          <w:t>reported</w:t>
        </w:r>
      </w:ins>
      <w:r w:rsidRPr="002E20A3">
        <w:rPr>
          <w:rStyle w:val="PageNumber"/>
          <w:rFonts w:ascii="Calibri" w:hAnsi="Calibri" w:cs="Calibri"/>
          <w:lang w:val="en-GB"/>
        </w:rPr>
        <w:t xml:space="preserve"> to be stealing money, food, supply items like spare parts, gas and ammunition. Reports also indicate violence against civilians </w:t>
      </w:r>
      <w:r w:rsidR="00A34C72" w:rsidRPr="002E20A3">
        <w:rPr>
          <w:rStyle w:val="PageNumber"/>
          <w:rFonts w:ascii="Calibri" w:hAnsi="Calibri" w:cs="Calibri"/>
          <w:lang w:val="en-GB"/>
        </w:rPr>
        <w:t xml:space="preserve">such as </w:t>
      </w:r>
      <w:r w:rsidRPr="002E20A3">
        <w:rPr>
          <w:rStyle w:val="PageNumber"/>
          <w:rFonts w:ascii="Calibri" w:hAnsi="Calibri" w:cs="Calibri"/>
          <w:lang w:val="en-GB"/>
        </w:rPr>
        <w:t xml:space="preserve">rape, torture and other </w:t>
      </w:r>
      <w:ins w:id="1294" w:author="Author" w:date="2023-02-21T17:10:00Z">
        <w:r w:rsidR="005B7C02">
          <w:rPr>
            <w:rStyle w:val="PageNumber"/>
            <w:rFonts w:ascii="Calibri" w:hAnsi="Calibri" w:cs="Calibri"/>
            <w:lang w:val="en-GB"/>
          </w:rPr>
          <w:t>acts of phys</w:t>
        </w:r>
      </w:ins>
      <w:ins w:id="1295" w:author="Author" w:date="2023-02-21T17:11:00Z">
        <w:r w:rsidR="005B7C02">
          <w:rPr>
            <w:rStyle w:val="PageNumber"/>
            <w:rFonts w:ascii="Calibri" w:hAnsi="Calibri" w:cs="Calibri"/>
            <w:lang w:val="en-GB"/>
          </w:rPr>
          <w:t>ical violence</w:t>
        </w:r>
      </w:ins>
      <w:del w:id="1296" w:author="Author" w:date="2023-02-21T17:11:00Z">
        <w:r w:rsidRPr="002E20A3" w:rsidDel="005B7C02">
          <w:rPr>
            <w:rStyle w:val="PageNumber"/>
            <w:rFonts w:ascii="Calibri" w:hAnsi="Calibri" w:cs="Calibri"/>
            <w:lang w:val="en-GB"/>
          </w:rPr>
          <w:delText>casualties</w:delText>
        </w:r>
      </w:del>
      <w:r w:rsidRPr="002E20A3">
        <w:rPr>
          <w:rStyle w:val="PageNumber"/>
          <w:rFonts w:ascii="Calibri" w:hAnsi="Calibri" w:cs="Calibri"/>
          <w:lang w:val="en-GB"/>
        </w:rPr>
        <w:t>.</w:t>
      </w:r>
    </w:p>
    <w:p w14:paraId="26804238" w14:textId="77777777" w:rsidR="004C3845" w:rsidRPr="002E20A3" w:rsidRDefault="004C3845" w:rsidP="004C3845">
      <w:pPr>
        <w:jc w:val="both"/>
        <w:rPr>
          <w:lang w:val="en-GB"/>
        </w:rPr>
      </w:pPr>
    </w:p>
    <w:p w14:paraId="21792DD8" w14:textId="77777777" w:rsidR="004C3845" w:rsidRPr="002E20A3" w:rsidRDefault="004C3845" w:rsidP="004C3845">
      <w:pPr>
        <w:jc w:val="both"/>
        <w:rPr>
          <w:rFonts w:ascii="Calibri" w:hAnsi="Calibri" w:cs="Calibri"/>
          <w:b/>
          <w:bCs/>
          <w:sz w:val="24"/>
          <w:szCs w:val="24"/>
          <w:lang w:val="en-GB"/>
        </w:rPr>
      </w:pPr>
      <w:r w:rsidRPr="002E20A3">
        <w:rPr>
          <w:rFonts w:ascii="Calibri" w:hAnsi="Calibri" w:cs="Calibri"/>
          <w:b/>
          <w:bCs/>
          <w:sz w:val="24"/>
          <w:szCs w:val="24"/>
          <w:lang w:val="en-GB"/>
        </w:rPr>
        <w:t>Humanitarian situation</w:t>
      </w:r>
    </w:p>
    <w:p w14:paraId="40E08698" w14:textId="07E48EC9" w:rsidR="004C3845" w:rsidRPr="002E20A3" w:rsidRDefault="004C3845" w:rsidP="004C3845">
      <w:pPr>
        <w:jc w:val="both"/>
        <w:rPr>
          <w:rFonts w:ascii="Calibri" w:hAnsi="Calibri" w:cs="Calibri"/>
          <w:lang w:val="en-GB"/>
        </w:rPr>
      </w:pPr>
      <w:r w:rsidRPr="002E20A3">
        <w:rPr>
          <w:rFonts w:ascii="Calibri" w:eastAsia="Arial Unicode MS" w:hAnsi="Calibri" w:cs="Calibri"/>
          <w:lang w:val="en-GB"/>
        </w:rPr>
        <w:t xml:space="preserve">As </w:t>
      </w:r>
      <w:ins w:id="1297" w:author="Author" w:date="2023-02-21T17:11:00Z">
        <w:r w:rsidR="005B7C02">
          <w:rPr>
            <w:rFonts w:ascii="Calibri" w:eastAsia="Arial Unicode MS" w:hAnsi="Calibri" w:cs="Calibri"/>
            <w:lang w:val="en-GB"/>
          </w:rPr>
          <w:t xml:space="preserve">a </w:t>
        </w:r>
      </w:ins>
      <w:r w:rsidRPr="002E20A3">
        <w:rPr>
          <w:rFonts w:ascii="Calibri" w:eastAsia="Arial Unicode MS" w:hAnsi="Calibri" w:cs="Calibri"/>
          <w:lang w:val="en-GB"/>
        </w:rPr>
        <w:t>result of the fighting, many people in C</w:t>
      </w:r>
      <w:ins w:id="1298" w:author="Author" w:date="2023-02-21T17:11:00Z">
        <w:r w:rsidR="005B7C02">
          <w:rPr>
            <w:rFonts w:ascii="Calibri" w:eastAsia="Arial Unicode MS" w:hAnsi="Calibri" w:cs="Calibri"/>
            <w:lang w:val="en-GB"/>
          </w:rPr>
          <w:t>arana</w:t>
        </w:r>
      </w:ins>
      <w:del w:id="1299" w:author="Author" w:date="2023-02-21T17:11:00Z">
        <w:r w:rsidRPr="002E20A3" w:rsidDel="005B7C02">
          <w:rPr>
            <w:rFonts w:ascii="Calibri" w:eastAsia="Arial Unicode MS" w:hAnsi="Calibri" w:cs="Calibri"/>
            <w:lang w:val="en-GB"/>
          </w:rPr>
          <w:delText>ARANA</w:delText>
        </w:r>
      </w:del>
      <w:r w:rsidRPr="002E20A3">
        <w:rPr>
          <w:rFonts w:ascii="Calibri" w:eastAsia="Arial Unicode MS" w:hAnsi="Calibri" w:cs="Calibri"/>
          <w:lang w:val="en-GB"/>
        </w:rPr>
        <w:t xml:space="preserve"> </w:t>
      </w:r>
      <w:ins w:id="1300" w:author="Author" w:date="2023-02-21T17:11:00Z">
        <w:r w:rsidR="005B7C02">
          <w:rPr>
            <w:rFonts w:ascii="Calibri" w:eastAsia="Arial Unicode MS" w:hAnsi="Calibri" w:cs="Calibri"/>
            <w:lang w:val="en-GB"/>
          </w:rPr>
          <w:t xml:space="preserve">have </w:t>
        </w:r>
      </w:ins>
      <w:r w:rsidRPr="002E20A3">
        <w:rPr>
          <w:rFonts w:ascii="Calibri" w:eastAsia="Arial Unicode MS" w:hAnsi="Calibri" w:cs="Calibri"/>
          <w:lang w:val="en-GB"/>
        </w:rPr>
        <w:t xml:space="preserve">fled their homelands, but most </w:t>
      </w:r>
      <w:ins w:id="1301" w:author="Author" w:date="2023-02-21T17:11:00Z">
        <w:r w:rsidR="005B7C02">
          <w:rPr>
            <w:rFonts w:ascii="Calibri" w:eastAsia="Arial Unicode MS" w:hAnsi="Calibri" w:cs="Calibri"/>
            <w:lang w:val="en-GB"/>
          </w:rPr>
          <w:t xml:space="preserve">have </w:t>
        </w:r>
      </w:ins>
      <w:r w:rsidRPr="002E20A3">
        <w:rPr>
          <w:rFonts w:ascii="Calibri" w:eastAsia="Arial Unicode MS" w:hAnsi="Calibri" w:cs="Calibri"/>
          <w:lang w:val="en-GB"/>
        </w:rPr>
        <w:t>remained in the country. An estimated 100,000 have taken refuge in the neighbouring countries of S</w:t>
      </w:r>
      <w:ins w:id="1302" w:author="Author" w:date="2023-02-21T17:12:00Z">
        <w:r w:rsidR="005B7C02">
          <w:rPr>
            <w:rFonts w:ascii="Calibri" w:eastAsia="Arial Unicode MS" w:hAnsi="Calibri" w:cs="Calibri"/>
            <w:lang w:val="en-GB"/>
          </w:rPr>
          <w:t>umora</w:t>
        </w:r>
      </w:ins>
      <w:del w:id="1303" w:author="Author" w:date="2023-02-21T17:12:00Z">
        <w:r w:rsidRPr="002E20A3" w:rsidDel="005B7C02">
          <w:rPr>
            <w:rFonts w:ascii="Calibri" w:eastAsia="Arial Unicode MS" w:hAnsi="Calibri" w:cs="Calibri"/>
            <w:lang w:val="en-GB"/>
          </w:rPr>
          <w:delText>UMORA</w:delText>
        </w:r>
      </w:del>
      <w:r w:rsidRPr="002E20A3">
        <w:rPr>
          <w:rFonts w:ascii="Calibri" w:eastAsia="Arial Unicode MS" w:hAnsi="Calibri" w:cs="Calibri"/>
          <w:lang w:val="en-GB"/>
        </w:rPr>
        <w:t xml:space="preserve"> (app</w:t>
      </w:r>
      <w:ins w:id="1304" w:author="Author" w:date="2023-02-21T17:12:00Z">
        <w:r w:rsidR="005B7C02">
          <w:rPr>
            <w:rFonts w:ascii="Calibri" w:eastAsia="Arial Unicode MS" w:hAnsi="Calibri" w:cs="Calibri"/>
            <w:lang w:val="en-GB"/>
          </w:rPr>
          <w:t>roximately</w:t>
        </w:r>
      </w:ins>
      <w:del w:id="1305" w:author="Author" w:date="2023-02-21T17:12:00Z">
        <w:r w:rsidRPr="002E20A3" w:rsidDel="005B7C02">
          <w:rPr>
            <w:rFonts w:ascii="Calibri" w:eastAsia="Arial Unicode MS" w:hAnsi="Calibri" w:cs="Calibri"/>
            <w:lang w:val="en-GB"/>
          </w:rPr>
          <w:delText>.</w:delText>
        </w:r>
      </w:del>
      <w:r w:rsidRPr="002E20A3">
        <w:rPr>
          <w:rFonts w:ascii="Calibri" w:eastAsia="Arial Unicode MS" w:hAnsi="Calibri" w:cs="Calibri"/>
          <w:lang w:val="en-GB"/>
        </w:rPr>
        <w:t xml:space="preserve"> 40,000 refugees), K</w:t>
      </w:r>
      <w:ins w:id="1306" w:author="Author" w:date="2023-02-21T17:12:00Z">
        <w:r w:rsidR="005B7C02">
          <w:rPr>
            <w:rFonts w:ascii="Calibri" w:eastAsia="Arial Unicode MS" w:hAnsi="Calibri" w:cs="Calibri"/>
            <w:lang w:val="en-GB"/>
          </w:rPr>
          <w:t>atasi</w:t>
        </w:r>
      </w:ins>
      <w:del w:id="1307" w:author="Author" w:date="2023-02-21T17:12:00Z">
        <w:r w:rsidRPr="002E20A3" w:rsidDel="005B7C02">
          <w:rPr>
            <w:rFonts w:ascii="Calibri" w:eastAsia="Arial Unicode MS" w:hAnsi="Calibri" w:cs="Calibri"/>
            <w:lang w:val="en-GB"/>
          </w:rPr>
          <w:delText>ATASI</w:delText>
        </w:r>
      </w:del>
      <w:r w:rsidRPr="002E20A3">
        <w:rPr>
          <w:rFonts w:ascii="Calibri" w:eastAsia="Arial Unicode MS" w:hAnsi="Calibri" w:cs="Calibri"/>
          <w:lang w:val="en-GB"/>
        </w:rPr>
        <w:t xml:space="preserve"> (app</w:t>
      </w:r>
      <w:ins w:id="1308" w:author="Author" w:date="2023-02-21T17:12:00Z">
        <w:r w:rsidR="005B7C02">
          <w:rPr>
            <w:rFonts w:ascii="Calibri" w:eastAsia="Arial Unicode MS" w:hAnsi="Calibri" w:cs="Calibri"/>
            <w:lang w:val="en-GB"/>
          </w:rPr>
          <w:t>roximately</w:t>
        </w:r>
      </w:ins>
      <w:del w:id="1309" w:author="Author" w:date="2023-02-21T17:12:00Z">
        <w:r w:rsidRPr="002E20A3" w:rsidDel="005B7C02">
          <w:rPr>
            <w:rFonts w:ascii="Calibri" w:eastAsia="Arial Unicode MS" w:hAnsi="Calibri" w:cs="Calibri"/>
            <w:lang w:val="en-GB"/>
          </w:rPr>
          <w:delText>r.</w:delText>
        </w:r>
      </w:del>
      <w:r w:rsidRPr="002E20A3">
        <w:rPr>
          <w:rFonts w:ascii="Calibri" w:eastAsia="Arial Unicode MS" w:hAnsi="Calibri" w:cs="Calibri"/>
          <w:lang w:val="en-GB"/>
        </w:rPr>
        <w:t xml:space="preserve"> 40,000 refugees) and R</w:t>
      </w:r>
      <w:ins w:id="1310" w:author="Author" w:date="2023-02-21T17:12:00Z">
        <w:r w:rsidR="005B7C02">
          <w:rPr>
            <w:rFonts w:ascii="Calibri" w:eastAsia="Arial Unicode MS" w:hAnsi="Calibri" w:cs="Calibri"/>
            <w:lang w:val="en-GB"/>
          </w:rPr>
          <w:t>imosa</w:t>
        </w:r>
      </w:ins>
      <w:del w:id="1311" w:author="Author" w:date="2023-02-21T17:12:00Z">
        <w:r w:rsidRPr="002E20A3" w:rsidDel="005B7C02">
          <w:rPr>
            <w:rFonts w:ascii="Calibri" w:eastAsia="Arial Unicode MS" w:hAnsi="Calibri" w:cs="Calibri"/>
            <w:lang w:val="en-GB"/>
          </w:rPr>
          <w:delText>IMOSA</w:delText>
        </w:r>
      </w:del>
      <w:r w:rsidRPr="002E20A3">
        <w:rPr>
          <w:rFonts w:ascii="Calibri" w:eastAsia="Arial Unicode MS" w:hAnsi="Calibri" w:cs="Calibri"/>
          <w:lang w:val="en-GB"/>
        </w:rPr>
        <w:t xml:space="preserve"> (app</w:t>
      </w:r>
      <w:ins w:id="1312" w:author="Author" w:date="2023-02-21T17:12:00Z">
        <w:r w:rsidR="005B7C02">
          <w:rPr>
            <w:rFonts w:ascii="Calibri" w:eastAsia="Arial Unicode MS" w:hAnsi="Calibri" w:cs="Calibri"/>
            <w:lang w:val="en-GB"/>
          </w:rPr>
          <w:t>roximately</w:t>
        </w:r>
      </w:ins>
      <w:del w:id="1313" w:author="Author" w:date="2023-02-21T17:12:00Z">
        <w:r w:rsidRPr="002E20A3" w:rsidDel="005B7C02">
          <w:rPr>
            <w:rFonts w:ascii="Calibri" w:eastAsia="Arial Unicode MS" w:hAnsi="Calibri" w:cs="Calibri"/>
            <w:lang w:val="en-GB"/>
          </w:rPr>
          <w:delText>r.</w:delText>
        </w:r>
      </w:del>
      <w:r w:rsidRPr="002E20A3">
        <w:rPr>
          <w:rFonts w:ascii="Calibri" w:eastAsia="Arial Unicode MS" w:hAnsi="Calibri" w:cs="Calibri"/>
          <w:lang w:val="en-GB"/>
        </w:rPr>
        <w:t xml:space="preserve"> 20,000 refugees). Another 700,000 </w:t>
      </w:r>
      <w:ins w:id="1314" w:author="Author" w:date="2023-02-21T17:12:00Z">
        <w:r w:rsidR="005B7C02">
          <w:rPr>
            <w:rFonts w:ascii="Calibri" w:eastAsia="Arial Unicode MS" w:hAnsi="Calibri" w:cs="Calibri"/>
            <w:lang w:val="en-GB"/>
          </w:rPr>
          <w:t xml:space="preserve">are </w:t>
        </w:r>
      </w:ins>
      <w:r w:rsidRPr="002E20A3">
        <w:rPr>
          <w:rFonts w:ascii="Calibri" w:eastAsia="Arial Unicode MS" w:hAnsi="Calibri" w:cs="Calibri"/>
          <w:lang w:val="en-GB"/>
        </w:rPr>
        <w:t xml:space="preserve">settled in camps for </w:t>
      </w:r>
      <w:del w:id="1315" w:author="Author" w:date="2023-02-21T17:12:00Z">
        <w:r w:rsidRPr="002E20A3" w:rsidDel="005B7C02">
          <w:rPr>
            <w:rFonts w:ascii="Calibri" w:eastAsia="Arial Unicode MS" w:hAnsi="Calibri" w:cs="Calibri"/>
            <w:lang w:val="en-GB"/>
          </w:rPr>
          <w:delText>I</w:delText>
        </w:r>
      </w:del>
      <w:ins w:id="1316" w:author="Author" w:date="2023-02-21T17:12:00Z">
        <w:r w:rsidR="005B7C02">
          <w:rPr>
            <w:rFonts w:ascii="Calibri" w:eastAsia="Arial Unicode MS" w:hAnsi="Calibri" w:cs="Calibri"/>
            <w:lang w:val="en-GB"/>
          </w:rPr>
          <w:t>i</w:t>
        </w:r>
      </w:ins>
      <w:r w:rsidRPr="002E20A3">
        <w:rPr>
          <w:rFonts w:ascii="Calibri" w:eastAsia="Arial Unicode MS" w:hAnsi="Calibri" w:cs="Calibri"/>
          <w:lang w:val="en-GB"/>
        </w:rPr>
        <w:t xml:space="preserve">nternally </w:t>
      </w:r>
      <w:del w:id="1317" w:author="Author" w:date="2023-02-21T17:12:00Z">
        <w:r w:rsidRPr="002E20A3" w:rsidDel="005B7C02">
          <w:rPr>
            <w:rFonts w:ascii="Calibri" w:eastAsia="Arial Unicode MS" w:hAnsi="Calibri" w:cs="Calibri"/>
            <w:lang w:val="en-GB"/>
          </w:rPr>
          <w:delText>D</w:delText>
        </w:r>
      </w:del>
      <w:ins w:id="1318" w:author="Author" w:date="2023-02-21T17:12:00Z">
        <w:r w:rsidR="005B7C02">
          <w:rPr>
            <w:rFonts w:ascii="Calibri" w:eastAsia="Arial Unicode MS" w:hAnsi="Calibri" w:cs="Calibri"/>
            <w:lang w:val="en-GB"/>
          </w:rPr>
          <w:t>d</w:t>
        </w:r>
      </w:ins>
      <w:r w:rsidRPr="002E20A3">
        <w:rPr>
          <w:rFonts w:ascii="Calibri" w:eastAsia="Arial Unicode MS" w:hAnsi="Calibri" w:cs="Calibri"/>
          <w:lang w:val="en-GB"/>
        </w:rPr>
        <w:t xml:space="preserve">isplaced </w:t>
      </w:r>
      <w:del w:id="1319" w:author="Author" w:date="2023-02-21T17:12:00Z">
        <w:r w:rsidRPr="002E20A3" w:rsidDel="005B7C02">
          <w:rPr>
            <w:rFonts w:ascii="Calibri" w:eastAsia="Arial Unicode MS" w:hAnsi="Calibri" w:cs="Calibri"/>
            <w:lang w:val="en-GB"/>
          </w:rPr>
          <w:delText>P</w:delText>
        </w:r>
      </w:del>
      <w:ins w:id="1320" w:author="Author" w:date="2023-02-21T17:12:00Z">
        <w:r w:rsidR="005B7C02">
          <w:rPr>
            <w:rFonts w:ascii="Calibri" w:eastAsia="Arial Unicode MS" w:hAnsi="Calibri" w:cs="Calibri"/>
            <w:lang w:val="en-GB"/>
          </w:rPr>
          <w:t>p</w:t>
        </w:r>
      </w:ins>
      <w:r w:rsidRPr="002E20A3">
        <w:rPr>
          <w:rFonts w:ascii="Calibri" w:eastAsia="Arial Unicode MS" w:hAnsi="Calibri" w:cs="Calibri"/>
          <w:lang w:val="en-GB"/>
        </w:rPr>
        <w:t xml:space="preserve">ersons </w:t>
      </w:r>
      <w:del w:id="1321" w:author="Author" w:date="2023-02-21T17:12:00Z">
        <w:r w:rsidRPr="002E20A3" w:rsidDel="005B7C02">
          <w:rPr>
            <w:rFonts w:ascii="Calibri" w:eastAsia="Arial Unicode MS" w:hAnsi="Calibri" w:cs="Calibri"/>
            <w:lang w:val="en-GB"/>
          </w:rPr>
          <w:delText xml:space="preserve">(IDPs) </w:delText>
        </w:r>
      </w:del>
      <w:r w:rsidRPr="002E20A3">
        <w:rPr>
          <w:rFonts w:ascii="Calibri" w:eastAsia="Arial Unicode MS" w:hAnsi="Calibri" w:cs="Calibri"/>
          <w:lang w:val="en-GB"/>
        </w:rPr>
        <w:t>around the harbour cities</w:t>
      </w:r>
      <w:ins w:id="1322" w:author="Author" w:date="2023-02-21T17:13:00Z">
        <w:r w:rsidR="005B7C02">
          <w:rPr>
            <w:rFonts w:ascii="Calibri" w:eastAsia="Arial Unicode MS" w:hAnsi="Calibri" w:cs="Calibri"/>
            <w:lang w:val="en-GB"/>
          </w:rPr>
          <w:t>,</w:t>
        </w:r>
      </w:ins>
      <w:r w:rsidRPr="002E20A3">
        <w:rPr>
          <w:rFonts w:ascii="Calibri" w:eastAsia="Arial Unicode MS" w:hAnsi="Calibri" w:cs="Calibri"/>
          <w:lang w:val="en-GB"/>
        </w:rPr>
        <w:t xml:space="preserve"> where they are now clustered in makeshift camps and shantytowns in or near urban areas. </w:t>
      </w:r>
      <w:del w:id="1323" w:author="Author" w:date="2023-02-21T17:13:00Z">
        <w:r w:rsidRPr="002E20A3" w:rsidDel="005B7C02">
          <w:rPr>
            <w:rFonts w:ascii="Calibri" w:eastAsia="Arial Unicode MS" w:hAnsi="Calibri" w:cs="Calibri"/>
            <w:lang w:val="en-GB"/>
          </w:rPr>
          <w:delText>The largest part of</w:delText>
        </w:r>
      </w:del>
      <w:ins w:id="1324" w:author="Author" w:date="2023-02-21T17:13:00Z">
        <w:r w:rsidR="005B7C02">
          <w:rPr>
            <w:rFonts w:ascii="Calibri" w:eastAsia="Arial Unicode MS" w:hAnsi="Calibri" w:cs="Calibri"/>
            <w:lang w:val="en-GB"/>
          </w:rPr>
          <w:t>Most</w:t>
        </w:r>
      </w:ins>
      <w:r w:rsidRPr="002E20A3">
        <w:rPr>
          <w:rFonts w:ascii="Calibri" w:eastAsia="Arial Unicode MS" w:hAnsi="Calibri" w:cs="Calibri"/>
          <w:lang w:val="en-GB"/>
        </w:rPr>
        <w:t xml:space="preserve"> </w:t>
      </w:r>
      <w:ins w:id="1325" w:author="Author" w:date="2023-02-21T17:13:00Z">
        <w:r w:rsidR="005B7C02">
          <w:rPr>
            <w:rFonts w:ascii="Calibri" w:eastAsia="Arial Unicode MS" w:hAnsi="Calibri" w:cs="Calibri"/>
            <w:lang w:val="en-GB"/>
          </w:rPr>
          <w:t>i</w:t>
        </w:r>
        <w:r w:rsidR="005B7C02" w:rsidRPr="002E20A3">
          <w:rPr>
            <w:rFonts w:ascii="Calibri" w:eastAsia="Arial Unicode MS" w:hAnsi="Calibri" w:cs="Calibri"/>
            <w:lang w:val="en-GB"/>
          </w:rPr>
          <w:t xml:space="preserve">nternally </w:t>
        </w:r>
        <w:r w:rsidR="005B7C02">
          <w:rPr>
            <w:rFonts w:ascii="Calibri" w:eastAsia="Arial Unicode MS" w:hAnsi="Calibri" w:cs="Calibri"/>
            <w:lang w:val="en-GB"/>
          </w:rPr>
          <w:t>d</w:t>
        </w:r>
        <w:r w:rsidR="005B7C02" w:rsidRPr="002E20A3">
          <w:rPr>
            <w:rFonts w:ascii="Calibri" w:eastAsia="Arial Unicode MS" w:hAnsi="Calibri" w:cs="Calibri"/>
            <w:lang w:val="en-GB"/>
          </w:rPr>
          <w:t xml:space="preserve">isplaced </w:t>
        </w:r>
        <w:r w:rsidR="005B7C02">
          <w:rPr>
            <w:rFonts w:ascii="Calibri" w:eastAsia="Arial Unicode MS" w:hAnsi="Calibri" w:cs="Calibri"/>
            <w:lang w:val="en-GB"/>
          </w:rPr>
          <w:t>p</w:t>
        </w:r>
        <w:r w:rsidR="005B7C02" w:rsidRPr="002E20A3">
          <w:rPr>
            <w:rFonts w:ascii="Calibri" w:eastAsia="Arial Unicode MS" w:hAnsi="Calibri" w:cs="Calibri"/>
            <w:lang w:val="en-GB"/>
          </w:rPr>
          <w:t>ersons</w:t>
        </w:r>
        <w:r w:rsidR="005B7C02" w:rsidRPr="002E20A3" w:rsidDel="005B7C02">
          <w:rPr>
            <w:rFonts w:ascii="Calibri" w:eastAsia="Arial Unicode MS" w:hAnsi="Calibri" w:cs="Calibri"/>
            <w:lang w:val="en-GB"/>
          </w:rPr>
          <w:t xml:space="preserve"> </w:t>
        </w:r>
      </w:ins>
      <w:del w:id="1326" w:author="Author" w:date="2023-02-21T17:13:00Z">
        <w:r w:rsidRPr="002E20A3" w:rsidDel="005B7C02">
          <w:rPr>
            <w:rFonts w:ascii="Calibri" w:eastAsia="Arial Unicode MS" w:hAnsi="Calibri" w:cs="Calibri"/>
            <w:lang w:val="en-GB"/>
          </w:rPr>
          <w:delText>these IDPs</w:delText>
        </w:r>
      </w:del>
      <w:r w:rsidRPr="002E20A3">
        <w:rPr>
          <w:rFonts w:ascii="Calibri" w:eastAsia="Arial Unicode MS" w:hAnsi="Calibri" w:cs="Calibri"/>
          <w:lang w:val="en-GB"/>
        </w:rPr>
        <w:t xml:space="preserve"> currently live in the camps around G</w:t>
      </w:r>
      <w:ins w:id="1327" w:author="Author" w:date="2023-02-21T17:13:00Z">
        <w:r w:rsidR="005B7C02">
          <w:rPr>
            <w:rFonts w:ascii="Calibri" w:eastAsia="Arial Unicode MS" w:hAnsi="Calibri" w:cs="Calibri"/>
            <w:lang w:val="en-GB"/>
          </w:rPr>
          <w:t>alasi</w:t>
        </w:r>
      </w:ins>
      <w:del w:id="1328" w:author="Author" w:date="2023-02-21T17:13:00Z">
        <w:r w:rsidRPr="002E20A3" w:rsidDel="005B7C02">
          <w:rPr>
            <w:rFonts w:ascii="Calibri" w:eastAsia="Arial Unicode MS" w:hAnsi="Calibri" w:cs="Calibri"/>
            <w:lang w:val="en-GB"/>
          </w:rPr>
          <w:delText>ALASI</w:delText>
        </w:r>
      </w:del>
      <w:r w:rsidR="00A34C72" w:rsidRPr="002E20A3">
        <w:rPr>
          <w:rFonts w:ascii="Calibri" w:eastAsia="Arial Unicode MS" w:hAnsi="Calibri" w:cs="Calibri"/>
          <w:lang w:val="en-GB"/>
        </w:rPr>
        <w:t>. T</w:t>
      </w:r>
      <w:r w:rsidRPr="002E20A3">
        <w:rPr>
          <w:rFonts w:ascii="Calibri" w:eastAsia="Arial Unicode MS" w:hAnsi="Calibri" w:cs="Calibri"/>
          <w:lang w:val="en-GB"/>
        </w:rPr>
        <w:t xml:space="preserve">he majority arrived within the </w:t>
      </w:r>
      <w:del w:id="1329" w:author="Author" w:date="2023-02-21T17:13:00Z">
        <w:r w:rsidRPr="002E20A3" w:rsidDel="005B7C02">
          <w:rPr>
            <w:rFonts w:ascii="Calibri" w:eastAsia="Arial Unicode MS" w:hAnsi="Calibri" w:cs="Calibri"/>
            <w:lang w:val="en-GB"/>
          </w:rPr>
          <w:delText>l</w:delText>
        </w:r>
      </w:del>
      <w:ins w:id="1330" w:author="Author" w:date="2023-02-21T17:13:00Z">
        <w:r w:rsidR="005B7C02">
          <w:rPr>
            <w:rFonts w:ascii="Calibri" w:eastAsia="Arial Unicode MS" w:hAnsi="Calibri" w:cs="Calibri"/>
            <w:lang w:val="en-GB"/>
          </w:rPr>
          <w:t>p</w:t>
        </w:r>
      </w:ins>
      <w:r w:rsidRPr="002E20A3">
        <w:rPr>
          <w:rFonts w:ascii="Calibri" w:eastAsia="Arial Unicode MS" w:hAnsi="Calibri" w:cs="Calibri"/>
          <w:lang w:val="en-GB"/>
        </w:rPr>
        <w:t>ast 12 months.</w:t>
      </w:r>
    </w:p>
    <w:p w14:paraId="009847DE" w14:textId="77777777" w:rsidR="004C3845" w:rsidRPr="002E20A3" w:rsidRDefault="004C3845" w:rsidP="004C3845">
      <w:pPr>
        <w:jc w:val="both"/>
        <w:rPr>
          <w:rFonts w:ascii="Calibri" w:hAnsi="Calibri" w:cs="Calibri"/>
          <w:lang w:val="en-GB"/>
        </w:rPr>
      </w:pPr>
    </w:p>
    <w:p w14:paraId="6D09D089" w14:textId="1BABDE57" w:rsidR="004C3845" w:rsidRPr="002E20A3" w:rsidRDefault="004C3845" w:rsidP="00DC34BB">
      <w:pPr>
        <w:jc w:val="both"/>
        <w:rPr>
          <w:rFonts w:ascii="Calibri" w:hAnsi="Calibri" w:cs="Calibri"/>
          <w:lang w:val="en-GB"/>
        </w:rPr>
      </w:pPr>
      <w:r w:rsidRPr="002E20A3">
        <w:rPr>
          <w:rStyle w:val="PageNumber"/>
          <w:rFonts w:ascii="Calibri" w:hAnsi="Calibri" w:cs="Calibri"/>
          <w:lang w:val="en-GB"/>
        </w:rPr>
        <w:t>The country of R</w:t>
      </w:r>
      <w:ins w:id="1331" w:author="Author" w:date="2023-02-21T17:14:00Z">
        <w:r w:rsidR="005B7C02">
          <w:rPr>
            <w:rStyle w:val="PageNumber"/>
            <w:rFonts w:ascii="Calibri" w:hAnsi="Calibri" w:cs="Calibri"/>
            <w:lang w:val="en-GB"/>
          </w:rPr>
          <w:t>imosa</w:t>
        </w:r>
      </w:ins>
      <w:del w:id="1332" w:author="Author" w:date="2023-02-21T17:14:00Z">
        <w:r w:rsidRPr="002E20A3" w:rsidDel="005B7C02">
          <w:rPr>
            <w:rStyle w:val="PageNumber"/>
            <w:rFonts w:ascii="Calibri" w:hAnsi="Calibri" w:cs="Calibri"/>
            <w:lang w:val="en-GB"/>
          </w:rPr>
          <w:delText>IMOSA</w:delText>
        </w:r>
      </w:del>
      <w:r w:rsidRPr="002E20A3">
        <w:rPr>
          <w:rStyle w:val="PageNumber"/>
          <w:rFonts w:ascii="Calibri" w:hAnsi="Calibri" w:cs="Calibri"/>
          <w:lang w:val="en-GB"/>
        </w:rPr>
        <w:t>, sharing a border of approximately 200 km with C</w:t>
      </w:r>
      <w:ins w:id="1333" w:author="Author" w:date="2023-02-21T17:15:00Z">
        <w:r w:rsidR="005B7C02">
          <w:rPr>
            <w:rStyle w:val="PageNumber"/>
            <w:rFonts w:ascii="Calibri" w:hAnsi="Calibri" w:cs="Calibri"/>
            <w:lang w:val="en-GB"/>
          </w:rPr>
          <w:t>arana</w:t>
        </w:r>
      </w:ins>
      <w:del w:id="1334" w:author="Author" w:date="2023-02-21T17:15: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has suffered from civil conflict between the two rival ethnic groups, the majority Tatsi and the minority Elassi. As a result, approximately 30,000 Elassi have taken refuge in southern C</w:t>
      </w:r>
      <w:ins w:id="1335" w:author="Author" w:date="2023-02-21T17:15:00Z">
        <w:r w:rsidR="005B7C02">
          <w:rPr>
            <w:rStyle w:val="PageNumber"/>
            <w:rFonts w:ascii="Calibri" w:hAnsi="Calibri" w:cs="Calibri"/>
            <w:lang w:val="en-GB"/>
          </w:rPr>
          <w:t>arana</w:t>
        </w:r>
      </w:ins>
      <w:del w:id="1336" w:author="Author" w:date="2023-02-21T17:15:00Z">
        <w:r w:rsidRPr="002E20A3" w:rsidDel="005B7C02">
          <w:rPr>
            <w:rStyle w:val="PageNumber"/>
            <w:rFonts w:ascii="Calibri" w:hAnsi="Calibri" w:cs="Calibri"/>
            <w:lang w:val="en-GB"/>
          </w:rPr>
          <w:delText>ARANA</w:delText>
        </w:r>
      </w:del>
      <w:r w:rsidRPr="002E20A3">
        <w:rPr>
          <w:rStyle w:val="PageNumber"/>
          <w:rFonts w:ascii="Calibri" w:hAnsi="Calibri" w:cs="Calibri"/>
          <w:lang w:val="en-GB"/>
        </w:rPr>
        <w:t>. Most of these Elassi refugees are sheltered in Camp Lora near the village of L</w:t>
      </w:r>
      <w:ins w:id="1337" w:author="Author" w:date="2023-02-21T17:15:00Z">
        <w:r w:rsidR="005B7C02">
          <w:rPr>
            <w:rStyle w:val="PageNumber"/>
            <w:rFonts w:ascii="Calibri" w:hAnsi="Calibri" w:cs="Calibri"/>
            <w:lang w:val="en-GB"/>
          </w:rPr>
          <w:t>ora</w:t>
        </w:r>
      </w:ins>
      <w:del w:id="1338" w:author="Author" w:date="2023-02-21T17:15:00Z">
        <w:r w:rsidRPr="002E20A3" w:rsidDel="005B7C02">
          <w:rPr>
            <w:rStyle w:val="PageNumber"/>
            <w:rFonts w:ascii="Calibri" w:hAnsi="Calibri" w:cs="Calibri"/>
            <w:lang w:val="en-GB"/>
          </w:rPr>
          <w:delText>ORA</w:delText>
        </w:r>
      </w:del>
      <w:r w:rsidRPr="002E20A3">
        <w:rPr>
          <w:rFonts w:ascii="Calibri" w:hAnsi="Calibri" w:cs="Calibri"/>
          <w:lang w:val="en-GB"/>
        </w:rPr>
        <w:t>,</w:t>
      </w:r>
      <w:r w:rsidRPr="002E20A3">
        <w:rPr>
          <w:rStyle w:val="PageNumber"/>
          <w:rFonts w:ascii="Calibri" w:hAnsi="Calibri" w:cs="Calibri"/>
          <w:lang w:val="en-GB"/>
        </w:rPr>
        <w:t xml:space="preserve"> approximately 50 km from the </w:t>
      </w:r>
      <w:ins w:id="1339" w:author="Author" w:date="2023-02-21T17:15:00Z">
        <w:r w:rsidR="005B7C02">
          <w:rPr>
            <w:rStyle w:val="PageNumber"/>
            <w:rFonts w:ascii="Calibri" w:hAnsi="Calibri" w:cs="Calibri"/>
            <w:lang w:val="en-GB"/>
          </w:rPr>
          <w:t xml:space="preserve">border with </w:t>
        </w:r>
      </w:ins>
      <w:r w:rsidRPr="002E20A3">
        <w:rPr>
          <w:rStyle w:val="PageNumber"/>
          <w:rFonts w:ascii="Calibri" w:hAnsi="Calibri" w:cs="Calibri"/>
          <w:lang w:val="en-GB"/>
        </w:rPr>
        <w:t>Rimosa</w:t>
      </w:r>
      <w:del w:id="1340" w:author="Author" w:date="2023-02-21T17:15:00Z">
        <w:r w:rsidRPr="002E20A3" w:rsidDel="005B7C02">
          <w:rPr>
            <w:rStyle w:val="PageNumber"/>
            <w:rFonts w:ascii="Calibri" w:hAnsi="Calibri" w:cs="Calibri"/>
            <w:lang w:val="en-GB"/>
          </w:rPr>
          <w:delText>n border</w:delText>
        </w:r>
      </w:del>
      <w:r w:rsidRPr="002E20A3">
        <w:rPr>
          <w:rStyle w:val="PageNumber"/>
          <w:rFonts w:ascii="Calibri" w:hAnsi="Calibri" w:cs="Calibri"/>
          <w:lang w:val="en-GB"/>
        </w:rPr>
        <w:t xml:space="preserve">, and are a source of potential instability within </w:t>
      </w:r>
      <w:del w:id="1341" w:author="Author" w:date="2023-02-21T17:15:00Z">
        <w:r w:rsidRPr="002E20A3" w:rsidDel="005B7C02">
          <w:rPr>
            <w:rStyle w:val="PageNumber"/>
            <w:rFonts w:ascii="Calibri" w:hAnsi="Calibri" w:cs="Calibri"/>
            <w:lang w:val="en-GB"/>
          </w:rPr>
          <w:delText xml:space="preserve">the </w:delText>
        </w:r>
      </w:del>
      <w:r w:rsidRPr="002E20A3">
        <w:rPr>
          <w:rStyle w:val="PageNumber"/>
          <w:rFonts w:ascii="Calibri" w:hAnsi="Calibri" w:cs="Calibri"/>
          <w:lang w:val="en-GB"/>
        </w:rPr>
        <w:t>Tatsi</w:t>
      </w:r>
      <w:ins w:id="1342" w:author="Author" w:date="2023-02-21T17:15:00Z">
        <w:r w:rsidR="005B7C02">
          <w:rPr>
            <w:rStyle w:val="PageNumber"/>
            <w:rFonts w:ascii="Calibri" w:hAnsi="Calibri" w:cs="Calibri"/>
            <w:lang w:val="en-GB"/>
          </w:rPr>
          <w:t>-</w:t>
        </w:r>
      </w:ins>
      <w:del w:id="1343" w:author="Author" w:date="2023-02-21T17:15:00Z">
        <w:r w:rsidRPr="002E20A3" w:rsidDel="005B7C02">
          <w:rPr>
            <w:rStyle w:val="PageNumber"/>
            <w:rFonts w:ascii="Calibri" w:hAnsi="Calibri" w:cs="Calibri"/>
            <w:lang w:val="en-GB"/>
          </w:rPr>
          <w:delText xml:space="preserve"> </w:delText>
        </w:r>
      </w:del>
      <w:r w:rsidRPr="002E20A3">
        <w:rPr>
          <w:rStyle w:val="PageNumber"/>
          <w:rFonts w:ascii="Calibri" w:hAnsi="Calibri" w:cs="Calibri"/>
          <w:lang w:val="en-GB"/>
        </w:rPr>
        <w:t>dominated L</w:t>
      </w:r>
      <w:ins w:id="1344" w:author="Author" w:date="2023-02-21T17:15:00Z">
        <w:r w:rsidR="005B7C02">
          <w:rPr>
            <w:rStyle w:val="PageNumber"/>
            <w:rFonts w:ascii="Calibri" w:hAnsi="Calibri" w:cs="Calibri"/>
            <w:lang w:val="en-GB"/>
          </w:rPr>
          <w:t>eppko</w:t>
        </w:r>
      </w:ins>
      <w:del w:id="1345" w:author="Author" w:date="2023-02-21T17:15:00Z">
        <w:r w:rsidRPr="002E20A3" w:rsidDel="005B7C02">
          <w:rPr>
            <w:rStyle w:val="PageNumber"/>
            <w:rFonts w:ascii="Calibri" w:hAnsi="Calibri" w:cs="Calibri"/>
            <w:lang w:val="en-GB"/>
          </w:rPr>
          <w:delText>EPPKO</w:delText>
        </w:r>
      </w:del>
      <w:r w:rsidRPr="002E20A3">
        <w:rPr>
          <w:rStyle w:val="PageNumber"/>
          <w:rFonts w:ascii="Calibri" w:hAnsi="Calibri" w:cs="Calibri"/>
          <w:lang w:val="en-GB"/>
        </w:rPr>
        <w:t xml:space="preserve"> Province. </w:t>
      </w:r>
      <w:ins w:id="1346" w:author="Author" w:date="2023-02-21T17:16:00Z">
        <w:r w:rsidR="005B7C02">
          <w:rPr>
            <w:rStyle w:val="PageNumber"/>
            <w:rFonts w:ascii="Calibri" w:hAnsi="Calibri" w:cs="Calibri"/>
            <w:lang w:val="en-GB"/>
          </w:rPr>
          <w:t xml:space="preserve">The </w:t>
        </w:r>
        <w:r w:rsidR="005B7C02" w:rsidRPr="005B7C02">
          <w:rPr>
            <w:rStyle w:val="PageNumber"/>
            <w:rFonts w:ascii="Calibri" w:hAnsi="Calibri" w:cs="Calibri"/>
            <w:lang w:val="en-GB"/>
          </w:rPr>
          <w:t xml:space="preserve">Office of the United Nations High Commissioner for Refugees </w:t>
        </w:r>
        <w:r w:rsidR="005B7C02">
          <w:rPr>
            <w:rStyle w:val="PageNumber"/>
            <w:rFonts w:ascii="Calibri" w:hAnsi="Calibri" w:cs="Calibri"/>
            <w:lang w:val="en-GB"/>
          </w:rPr>
          <w:t>(</w:t>
        </w:r>
      </w:ins>
      <w:r w:rsidRPr="002E20A3">
        <w:rPr>
          <w:rStyle w:val="PageNumber"/>
          <w:rFonts w:ascii="Calibri" w:hAnsi="Calibri" w:cs="Calibri"/>
          <w:lang w:val="en-GB"/>
        </w:rPr>
        <w:t>UNHCR</w:t>
      </w:r>
      <w:ins w:id="1347" w:author="Author" w:date="2023-02-21T17:16:00Z">
        <w:r w:rsidR="005B7C02">
          <w:rPr>
            <w:rStyle w:val="PageNumber"/>
            <w:rFonts w:ascii="Calibri" w:hAnsi="Calibri" w:cs="Calibri"/>
            <w:lang w:val="en-GB"/>
          </w:rPr>
          <w:t>)</w:t>
        </w:r>
      </w:ins>
      <w:r w:rsidRPr="002E20A3">
        <w:rPr>
          <w:rStyle w:val="PageNumber"/>
          <w:rFonts w:ascii="Calibri" w:hAnsi="Calibri" w:cs="Calibri"/>
          <w:lang w:val="en-GB"/>
        </w:rPr>
        <w:t xml:space="preserve"> and two </w:t>
      </w:r>
      <w:ins w:id="1348" w:author="Author" w:date="2023-02-21T17:17:00Z">
        <w:r w:rsidR="005B7C02" w:rsidRPr="005B7C02">
          <w:rPr>
            <w:rStyle w:val="PageNumber"/>
            <w:rFonts w:ascii="Calibri" w:hAnsi="Calibri" w:cs="Calibri"/>
            <w:lang w:val="en-GB"/>
          </w:rPr>
          <w:t>non-governmental organization</w:t>
        </w:r>
      </w:ins>
      <w:del w:id="1349" w:author="Author" w:date="2023-02-21T17:17:00Z">
        <w:r w:rsidRPr="002E20A3" w:rsidDel="005B7C02">
          <w:rPr>
            <w:rStyle w:val="PageNumber"/>
            <w:rFonts w:ascii="Calibri" w:hAnsi="Calibri" w:cs="Calibri"/>
            <w:lang w:val="en-GB"/>
          </w:rPr>
          <w:delText>NGO</w:delText>
        </w:r>
      </w:del>
      <w:r w:rsidRPr="002E20A3">
        <w:rPr>
          <w:rStyle w:val="PageNumber"/>
          <w:rFonts w:ascii="Calibri" w:hAnsi="Calibri" w:cs="Calibri"/>
          <w:lang w:val="en-GB"/>
        </w:rPr>
        <w:t xml:space="preserve"> implementing partners, Refugees International and Care for the Children, maintain Camp Lora.</w:t>
      </w:r>
    </w:p>
    <w:p w14:paraId="2C91FD26" w14:textId="77777777" w:rsidR="004C3845" w:rsidRPr="002E20A3" w:rsidRDefault="004C3845" w:rsidP="004C3845">
      <w:pPr>
        <w:jc w:val="both"/>
        <w:rPr>
          <w:lang w:val="en-GB"/>
        </w:rPr>
      </w:pPr>
    </w:p>
    <w:p w14:paraId="77A9770A" w14:textId="50B735AB" w:rsidR="004C3845" w:rsidRPr="002E20A3" w:rsidRDefault="004C3845" w:rsidP="004C3845">
      <w:pPr>
        <w:jc w:val="both"/>
        <w:rPr>
          <w:b/>
          <w:bCs/>
          <w:sz w:val="24"/>
          <w:szCs w:val="24"/>
          <w:lang w:val="en-GB"/>
        </w:rPr>
      </w:pPr>
      <w:r w:rsidRPr="002E20A3">
        <w:rPr>
          <w:b/>
          <w:bCs/>
          <w:sz w:val="24"/>
          <w:szCs w:val="24"/>
          <w:lang w:val="en-GB"/>
        </w:rPr>
        <w:t xml:space="preserve">Peace </w:t>
      </w:r>
      <w:del w:id="1350" w:author="Author" w:date="2023-02-21T17:14:00Z">
        <w:r w:rsidRPr="002E20A3" w:rsidDel="005B7C02">
          <w:rPr>
            <w:b/>
            <w:bCs/>
            <w:sz w:val="24"/>
            <w:szCs w:val="24"/>
            <w:lang w:val="en-GB"/>
          </w:rPr>
          <w:delText>A</w:delText>
        </w:r>
      </w:del>
      <w:ins w:id="1351" w:author="Author" w:date="2023-02-21T17:14:00Z">
        <w:r w:rsidR="005B7C02">
          <w:rPr>
            <w:b/>
            <w:bCs/>
            <w:sz w:val="24"/>
            <w:szCs w:val="24"/>
            <w:lang w:val="en-GB"/>
          </w:rPr>
          <w:t>a</w:t>
        </w:r>
      </w:ins>
      <w:r w:rsidRPr="002E20A3">
        <w:rPr>
          <w:b/>
          <w:bCs/>
          <w:sz w:val="24"/>
          <w:szCs w:val="24"/>
          <w:lang w:val="en-GB"/>
        </w:rPr>
        <w:t>greement</w:t>
      </w:r>
    </w:p>
    <w:p w14:paraId="3B48AB7A" w14:textId="3CC2228A" w:rsidR="004C3845" w:rsidRPr="002E20A3" w:rsidRDefault="004C3845" w:rsidP="004C3845">
      <w:pPr>
        <w:jc w:val="both"/>
        <w:rPr>
          <w:rStyle w:val="PageNumber"/>
          <w:rFonts w:ascii="Calibri" w:hAnsi="Calibri" w:cs="Calibri"/>
          <w:lang w:val="en-GB"/>
        </w:rPr>
      </w:pPr>
      <w:r w:rsidRPr="002E20A3">
        <w:rPr>
          <w:rFonts w:ascii="Calibri" w:hAnsi="Calibri" w:cs="Calibri"/>
          <w:u w:color="FF0000"/>
          <w:lang w:val="en-GB"/>
        </w:rPr>
        <w:t>In November 2020</w:t>
      </w:r>
      <w:r w:rsidRPr="002E20A3">
        <w:rPr>
          <w:rFonts w:ascii="Calibri" w:hAnsi="Calibri" w:cs="Calibri"/>
          <w:u w:color="0000CC"/>
          <w:lang w:val="en-GB"/>
        </w:rPr>
        <w:t xml:space="preserve">, </w:t>
      </w:r>
      <w:r w:rsidRPr="002E20A3">
        <w:rPr>
          <w:rFonts w:ascii="Calibri" w:hAnsi="Calibri" w:cs="Calibri"/>
          <w:shd w:val="clear" w:color="auto" w:fill="FFFFFF"/>
          <w:lang w:val="en-GB"/>
        </w:rPr>
        <w:t>negotiations for a ceasefire and peace agreement, the Kalari Peace Treaty, g</w:t>
      </w:r>
      <w:r w:rsidR="00940841" w:rsidRPr="002E20A3">
        <w:rPr>
          <w:rFonts w:ascii="Calibri" w:hAnsi="Calibri" w:cs="Calibri"/>
          <w:shd w:val="clear" w:color="auto" w:fill="FFFFFF"/>
          <w:lang w:val="en-GB"/>
        </w:rPr>
        <w:t>a</w:t>
      </w:r>
      <w:r w:rsidRPr="002E20A3">
        <w:rPr>
          <w:rFonts w:ascii="Calibri" w:hAnsi="Calibri" w:cs="Calibri"/>
          <w:shd w:val="clear" w:color="auto" w:fill="FFFFFF"/>
          <w:lang w:val="en-GB"/>
        </w:rPr>
        <w:t xml:space="preserve">ve hope </w:t>
      </w:r>
      <w:ins w:id="1352" w:author="Author" w:date="2023-02-21T17:25:00Z">
        <w:r w:rsidR="009353D5">
          <w:rPr>
            <w:rFonts w:ascii="Calibri" w:hAnsi="Calibri" w:cs="Calibri"/>
            <w:shd w:val="clear" w:color="auto" w:fill="FFFFFF"/>
            <w:lang w:val="en-GB"/>
          </w:rPr>
          <w:t xml:space="preserve">for an </w:t>
        </w:r>
      </w:ins>
      <w:del w:id="1353" w:author="Author" w:date="2023-02-21T17:25:00Z">
        <w:r w:rsidRPr="002E20A3" w:rsidDel="009353D5">
          <w:rPr>
            <w:rFonts w:ascii="Calibri" w:hAnsi="Calibri" w:cs="Calibri"/>
            <w:shd w:val="clear" w:color="auto" w:fill="FFFFFF"/>
            <w:lang w:val="en-GB"/>
          </w:rPr>
          <w:delText xml:space="preserve">to </w:delText>
        </w:r>
      </w:del>
      <w:r w:rsidRPr="002E20A3">
        <w:rPr>
          <w:rFonts w:ascii="Calibri" w:hAnsi="Calibri" w:cs="Calibri"/>
          <w:shd w:val="clear" w:color="auto" w:fill="FFFFFF"/>
          <w:lang w:val="en-GB"/>
        </w:rPr>
        <w:t xml:space="preserve">end </w:t>
      </w:r>
      <w:ins w:id="1354" w:author="Author" w:date="2023-02-21T17:25:00Z">
        <w:r w:rsidR="009353D5">
          <w:rPr>
            <w:rFonts w:ascii="Calibri" w:hAnsi="Calibri" w:cs="Calibri"/>
            <w:shd w:val="clear" w:color="auto" w:fill="FFFFFF"/>
            <w:lang w:val="en-GB"/>
          </w:rPr>
          <w:t xml:space="preserve">to </w:t>
        </w:r>
      </w:ins>
      <w:r w:rsidRPr="002E20A3">
        <w:rPr>
          <w:rFonts w:ascii="Calibri" w:hAnsi="Calibri" w:cs="Calibri"/>
          <w:shd w:val="clear" w:color="auto" w:fill="FFFFFF"/>
          <w:lang w:val="en-GB"/>
        </w:rPr>
        <w:t>almost</w:t>
      </w:r>
      <w:r w:rsidRPr="002E20A3">
        <w:rPr>
          <w:rStyle w:val="PageNumber"/>
          <w:rFonts w:ascii="Calibri" w:hAnsi="Calibri" w:cs="Calibri"/>
          <w:lang w:val="en-GB"/>
        </w:rPr>
        <w:t xml:space="preserve"> 10 years of civil war and a legacy of ethnic discrimination and conflict. </w:t>
      </w:r>
      <w:r w:rsidR="00940841" w:rsidRPr="002E20A3">
        <w:rPr>
          <w:rStyle w:val="PageNumber"/>
          <w:rFonts w:ascii="Calibri" w:hAnsi="Calibri" w:cs="Calibri"/>
          <w:lang w:val="en-GB"/>
        </w:rPr>
        <w:t>Following n</w:t>
      </w:r>
      <w:r w:rsidRPr="002E20A3">
        <w:rPr>
          <w:rFonts w:ascii="Calibri" w:hAnsi="Calibri" w:cs="Calibri"/>
          <w:lang w:val="en-GB"/>
        </w:rPr>
        <w:t>egotiations facilitated by the Fasia Union</w:t>
      </w:r>
      <w:del w:id="1355" w:author="Author" w:date="2023-02-21T17:25:00Z">
        <w:r w:rsidRPr="002E20A3" w:rsidDel="009353D5">
          <w:rPr>
            <w:rFonts w:ascii="Calibri" w:hAnsi="Calibri" w:cs="Calibri"/>
            <w:lang w:val="en-GB"/>
          </w:rPr>
          <w:delText xml:space="preserve"> (FU)</w:delText>
        </w:r>
      </w:del>
      <w:r w:rsidRPr="002E20A3">
        <w:rPr>
          <w:rFonts w:ascii="Calibri" w:hAnsi="Calibri" w:cs="Calibri"/>
          <w:lang w:val="en-GB"/>
        </w:rPr>
        <w:t>, t</w:t>
      </w:r>
      <w:r w:rsidRPr="002E20A3">
        <w:rPr>
          <w:rStyle w:val="PageNumber"/>
          <w:rFonts w:ascii="Calibri" w:hAnsi="Calibri" w:cs="Calibri"/>
          <w:lang w:val="en-GB"/>
        </w:rPr>
        <w:t xml:space="preserve">he ceasefire agreement paved the way for a United Nations </w:t>
      </w:r>
      <w:del w:id="1356" w:author="Author" w:date="2023-02-21T17:27:00Z">
        <w:r w:rsidR="009244FD" w:rsidRPr="002E20A3" w:rsidDel="009353D5">
          <w:rPr>
            <w:rStyle w:val="PageNumber"/>
            <w:rFonts w:ascii="Calibri" w:hAnsi="Calibri" w:cs="Calibri"/>
            <w:lang w:val="en-GB"/>
          </w:rPr>
          <w:delText>Advisory</w:delText>
        </w:r>
        <w:r w:rsidRPr="002E20A3" w:rsidDel="009353D5">
          <w:rPr>
            <w:rStyle w:val="PageNumber"/>
            <w:rFonts w:ascii="Calibri" w:hAnsi="Calibri" w:cs="Calibri"/>
            <w:lang w:val="en-GB"/>
          </w:rPr>
          <w:delText xml:space="preserve"> </w:delText>
        </w:r>
      </w:del>
      <w:ins w:id="1357" w:author="Author" w:date="2023-02-21T17:27:00Z">
        <w:r w:rsidR="009353D5">
          <w:rPr>
            <w:rStyle w:val="PageNumber"/>
            <w:rFonts w:ascii="Calibri" w:hAnsi="Calibri" w:cs="Calibri"/>
            <w:lang w:val="en-GB"/>
          </w:rPr>
          <w:t>Assistance</w:t>
        </w:r>
        <w:r w:rsidR="009353D5" w:rsidRPr="002E20A3">
          <w:rPr>
            <w:rStyle w:val="PageNumber"/>
            <w:rFonts w:ascii="Calibri" w:hAnsi="Calibri" w:cs="Calibri"/>
            <w:lang w:val="en-GB"/>
          </w:rPr>
          <w:t xml:space="preserve"> </w:t>
        </w:r>
      </w:ins>
      <w:r w:rsidRPr="002E20A3">
        <w:rPr>
          <w:rStyle w:val="PageNumber"/>
          <w:rFonts w:ascii="Calibri" w:hAnsi="Calibri" w:cs="Calibri"/>
          <w:lang w:val="en-GB"/>
        </w:rPr>
        <w:t>Mission in Carana (UNAC)</w:t>
      </w:r>
      <w:ins w:id="1358" w:author="Author" w:date="2023-02-21T17:25:00Z">
        <w:r w:rsidR="009353D5">
          <w:rPr>
            <w:rStyle w:val="PageNumber"/>
            <w:rFonts w:ascii="Calibri" w:hAnsi="Calibri" w:cs="Calibri"/>
            <w:lang w:val="en-GB"/>
          </w:rPr>
          <w:t>, which</w:t>
        </w:r>
      </w:ins>
      <w:del w:id="1359" w:author="Author" w:date="2023-02-21T17:25:00Z">
        <w:r w:rsidRPr="002E20A3" w:rsidDel="009353D5">
          <w:rPr>
            <w:rStyle w:val="PageNumber"/>
            <w:rFonts w:ascii="Calibri" w:hAnsi="Calibri" w:cs="Calibri"/>
            <w:lang w:val="en-GB"/>
          </w:rPr>
          <w:delText xml:space="preserve"> that</w:delText>
        </w:r>
      </w:del>
      <w:r w:rsidRPr="002E20A3">
        <w:rPr>
          <w:rStyle w:val="PageNumber"/>
          <w:rFonts w:ascii="Calibri" w:hAnsi="Calibri" w:cs="Calibri"/>
          <w:lang w:val="en-GB"/>
        </w:rPr>
        <w:t xml:space="preserve"> took over from the Fasia Union Advisory Mission in Carana</w:t>
      </w:r>
      <w:del w:id="1360" w:author="Author" w:date="2023-02-21T17:25:00Z">
        <w:r w:rsidRPr="002E20A3" w:rsidDel="009353D5">
          <w:rPr>
            <w:rStyle w:val="PageNumber"/>
            <w:rFonts w:ascii="Calibri" w:hAnsi="Calibri" w:cs="Calibri"/>
            <w:lang w:val="en-GB"/>
          </w:rPr>
          <w:delText xml:space="preserve"> (FUAMC)</w:delText>
        </w:r>
      </w:del>
      <w:r w:rsidRPr="002E20A3">
        <w:rPr>
          <w:rStyle w:val="PageNumber"/>
          <w:rFonts w:ascii="Calibri" w:hAnsi="Calibri" w:cs="Calibri"/>
          <w:lang w:val="en-GB"/>
        </w:rPr>
        <w:t xml:space="preserve"> to assist in overseeing and verifying the ceasefire</w:t>
      </w:r>
      <w:ins w:id="1361" w:author="Author" w:date="2023-02-21T17:25:00Z">
        <w:r w:rsidR="009353D5">
          <w:rPr>
            <w:rStyle w:val="PageNumber"/>
            <w:rFonts w:ascii="Calibri" w:hAnsi="Calibri" w:cs="Calibri"/>
            <w:lang w:val="en-GB"/>
          </w:rPr>
          <w:t>,</w:t>
        </w:r>
      </w:ins>
      <w:r w:rsidRPr="002E20A3">
        <w:rPr>
          <w:rStyle w:val="PageNumber"/>
          <w:rFonts w:ascii="Calibri" w:hAnsi="Calibri" w:cs="Calibri"/>
          <w:lang w:val="en-GB"/>
        </w:rPr>
        <w:t xml:space="preserve"> as well as in the stabili</w:t>
      </w:r>
      <w:del w:id="1362" w:author="Author" w:date="2023-02-21T17:25:00Z">
        <w:r w:rsidRPr="002E20A3" w:rsidDel="009353D5">
          <w:rPr>
            <w:rStyle w:val="PageNumber"/>
            <w:rFonts w:ascii="Calibri" w:hAnsi="Calibri" w:cs="Calibri"/>
            <w:lang w:val="en-GB"/>
          </w:rPr>
          <w:delText>s</w:delText>
        </w:r>
      </w:del>
      <w:ins w:id="1363" w:author="Author" w:date="2023-02-21T17:25:00Z">
        <w:r w:rsidR="009353D5">
          <w:rPr>
            <w:rStyle w:val="PageNumber"/>
            <w:rFonts w:ascii="Calibri" w:hAnsi="Calibri" w:cs="Calibri"/>
            <w:lang w:val="en-GB"/>
          </w:rPr>
          <w:t>z</w:t>
        </w:r>
      </w:ins>
      <w:r w:rsidRPr="002E20A3">
        <w:rPr>
          <w:rStyle w:val="PageNumber"/>
          <w:rFonts w:ascii="Calibri" w:hAnsi="Calibri" w:cs="Calibri"/>
          <w:lang w:val="en-GB"/>
        </w:rPr>
        <w:t>ation of the country.</w:t>
      </w:r>
    </w:p>
    <w:p w14:paraId="6DE73013" w14:textId="1CAB5EA8" w:rsidR="004C3845" w:rsidRPr="002E20A3" w:rsidRDefault="004C3845" w:rsidP="004C3845">
      <w:pPr>
        <w:jc w:val="both"/>
        <w:rPr>
          <w:rStyle w:val="PageNumber"/>
          <w:rFonts w:ascii="Calibri" w:hAnsi="Calibri" w:cs="Calibri"/>
          <w:lang w:val="en-GB"/>
        </w:rPr>
      </w:pPr>
      <w:r w:rsidRPr="002E20A3">
        <w:rPr>
          <w:rStyle w:val="PageNumber"/>
          <w:rFonts w:ascii="Calibri" w:hAnsi="Calibri" w:cs="Calibri"/>
          <w:lang w:val="en-GB"/>
        </w:rPr>
        <w:t>Despite the cessation of violence, C</w:t>
      </w:r>
      <w:ins w:id="1364" w:author="Author" w:date="2023-02-21T17:25:00Z">
        <w:r w:rsidR="009353D5">
          <w:rPr>
            <w:rStyle w:val="PageNumber"/>
            <w:rFonts w:ascii="Calibri" w:hAnsi="Calibri" w:cs="Calibri"/>
            <w:lang w:val="en-GB"/>
          </w:rPr>
          <w:t>arana</w:t>
        </w:r>
      </w:ins>
      <w:del w:id="1365" w:author="Author" w:date="2023-02-21T17:25:00Z">
        <w:r w:rsidRPr="002E20A3" w:rsidDel="009353D5">
          <w:rPr>
            <w:rStyle w:val="PageNumber"/>
            <w:rFonts w:ascii="Calibri" w:hAnsi="Calibri" w:cs="Calibri"/>
            <w:lang w:val="en-GB"/>
          </w:rPr>
          <w:delText>ARANA</w:delText>
        </w:r>
      </w:del>
      <w:r w:rsidRPr="002E20A3">
        <w:rPr>
          <w:rStyle w:val="PageNumber"/>
          <w:rFonts w:ascii="Calibri" w:hAnsi="Calibri" w:cs="Calibri"/>
          <w:lang w:val="en-GB"/>
        </w:rPr>
        <w:t xml:space="preserve"> remains a politically unstable country</w:t>
      </w:r>
      <w:r w:rsidR="00990AF8" w:rsidRPr="002E20A3">
        <w:rPr>
          <w:rStyle w:val="PageNumber"/>
          <w:rFonts w:ascii="Calibri" w:hAnsi="Calibri" w:cs="Calibri"/>
          <w:lang w:val="en-GB"/>
        </w:rPr>
        <w:t xml:space="preserve">. The </w:t>
      </w:r>
      <w:r w:rsidRPr="002E20A3">
        <w:rPr>
          <w:rStyle w:val="PageNumber"/>
          <w:rFonts w:ascii="Calibri" w:hAnsi="Calibri" w:cs="Calibri"/>
          <w:lang w:val="en-GB"/>
        </w:rPr>
        <w:t xml:space="preserve">transitional government under the leadership of President Ogavo has had limited success in re-establishing order and the rule of law in the country. Small uprisings and violent clashes still occur in the rebel-controlled regions of </w:t>
      </w:r>
      <w:del w:id="1366" w:author="Author" w:date="2023-02-21T17:26:00Z">
        <w:r w:rsidRPr="002E20A3" w:rsidDel="009353D5">
          <w:rPr>
            <w:rStyle w:val="PageNumber"/>
            <w:rFonts w:ascii="Calibri" w:hAnsi="Calibri" w:cs="Calibri"/>
            <w:lang w:val="en-GB"/>
          </w:rPr>
          <w:delText>W</w:delText>
        </w:r>
      </w:del>
      <w:ins w:id="1367" w:author="Author" w:date="2023-02-21T17:26:00Z">
        <w:r w:rsidR="009353D5">
          <w:rPr>
            <w:rStyle w:val="PageNumber"/>
            <w:rFonts w:ascii="Calibri" w:hAnsi="Calibri" w:cs="Calibri"/>
            <w:lang w:val="en-GB"/>
          </w:rPr>
          <w:t>w</w:t>
        </w:r>
      </w:ins>
      <w:r w:rsidRPr="002E20A3">
        <w:rPr>
          <w:rStyle w:val="PageNumber"/>
          <w:rFonts w:ascii="Calibri" w:hAnsi="Calibri" w:cs="Calibri"/>
          <w:lang w:val="en-GB"/>
        </w:rPr>
        <w:t xml:space="preserve">est and </w:t>
      </w:r>
      <w:del w:id="1368" w:author="Author" w:date="2023-02-21T17:26:00Z">
        <w:r w:rsidRPr="002E20A3" w:rsidDel="009353D5">
          <w:rPr>
            <w:rFonts w:ascii="Calibri" w:hAnsi="Calibri" w:cs="Calibri"/>
            <w:lang w:val="en-GB"/>
          </w:rPr>
          <w:delText>S</w:delText>
        </w:r>
      </w:del>
      <w:ins w:id="1369" w:author="Author" w:date="2023-02-21T17:26:00Z">
        <w:r w:rsidR="009353D5">
          <w:rPr>
            <w:rFonts w:ascii="Calibri" w:hAnsi="Calibri" w:cs="Calibri"/>
            <w:lang w:val="en-GB"/>
          </w:rPr>
          <w:t>s</w:t>
        </w:r>
      </w:ins>
      <w:r w:rsidRPr="002E20A3">
        <w:rPr>
          <w:rStyle w:val="PageNumber"/>
          <w:rFonts w:ascii="Calibri" w:hAnsi="Calibri" w:cs="Calibri"/>
          <w:lang w:val="en-GB"/>
        </w:rPr>
        <w:t>outh C</w:t>
      </w:r>
      <w:ins w:id="1370" w:author="Author" w:date="2023-02-21T17:26:00Z">
        <w:r w:rsidR="009353D5">
          <w:rPr>
            <w:rStyle w:val="PageNumber"/>
            <w:rFonts w:ascii="Calibri" w:hAnsi="Calibri" w:cs="Calibri"/>
            <w:lang w:val="en-GB"/>
          </w:rPr>
          <w:t>arana</w:t>
        </w:r>
      </w:ins>
      <w:del w:id="1371" w:author="Author" w:date="2023-02-21T17:26:00Z">
        <w:r w:rsidRPr="002E20A3" w:rsidDel="009353D5">
          <w:rPr>
            <w:rStyle w:val="PageNumber"/>
            <w:rFonts w:ascii="Calibri" w:hAnsi="Calibri" w:cs="Calibri"/>
            <w:lang w:val="en-GB"/>
          </w:rPr>
          <w:delText>ARANA</w:delText>
        </w:r>
      </w:del>
      <w:r w:rsidRPr="002E20A3">
        <w:rPr>
          <w:rStyle w:val="PageNumber"/>
          <w:rFonts w:ascii="Calibri" w:hAnsi="Calibri" w:cs="Calibri"/>
          <w:lang w:val="en-GB"/>
        </w:rPr>
        <w:t>.</w:t>
      </w:r>
    </w:p>
    <w:p w14:paraId="3BA67DDD" w14:textId="7D375129" w:rsidR="00964887" w:rsidRPr="002E20A3" w:rsidRDefault="00964887" w:rsidP="004C3845">
      <w:pPr>
        <w:jc w:val="both"/>
        <w:rPr>
          <w:rStyle w:val="PageNumber"/>
          <w:rFonts w:ascii="Calibri" w:hAnsi="Calibri" w:cs="Calibri"/>
          <w:lang w:val="en-GB"/>
        </w:rPr>
      </w:pPr>
    </w:p>
    <w:p w14:paraId="4E3195D8" w14:textId="5F4E545C" w:rsidR="00964887" w:rsidRPr="002E20A3" w:rsidRDefault="00964887" w:rsidP="004C3845">
      <w:pPr>
        <w:jc w:val="both"/>
        <w:rPr>
          <w:rStyle w:val="PageNumber"/>
          <w:rFonts w:ascii="Calibri" w:hAnsi="Calibri" w:cs="Calibri"/>
          <w:lang w:val="en-GB"/>
        </w:rPr>
      </w:pPr>
    </w:p>
    <w:p w14:paraId="5B0745E8" w14:textId="4111B21E" w:rsidR="00964887" w:rsidRPr="002E20A3" w:rsidRDefault="00964887" w:rsidP="004C3845">
      <w:pPr>
        <w:jc w:val="both"/>
        <w:rPr>
          <w:rStyle w:val="PageNumber"/>
          <w:rFonts w:ascii="Calibri" w:hAnsi="Calibri" w:cs="Calibri"/>
          <w:lang w:val="en-GB"/>
        </w:rPr>
      </w:pPr>
    </w:p>
    <w:p w14:paraId="5EEB04C2" w14:textId="79227AD6" w:rsidR="00964887" w:rsidRPr="002E20A3" w:rsidRDefault="00964887" w:rsidP="004C3845">
      <w:pPr>
        <w:jc w:val="both"/>
        <w:rPr>
          <w:rStyle w:val="PageNumber"/>
          <w:rFonts w:ascii="Calibri" w:hAnsi="Calibri" w:cs="Calibri"/>
          <w:lang w:val="en-GB"/>
        </w:rPr>
      </w:pPr>
    </w:p>
    <w:p w14:paraId="3ACF6751" w14:textId="41BB66C4" w:rsidR="00964887" w:rsidRPr="002E20A3" w:rsidRDefault="00964887" w:rsidP="004C3845">
      <w:pPr>
        <w:jc w:val="both"/>
        <w:rPr>
          <w:rStyle w:val="PageNumber"/>
          <w:rFonts w:ascii="Calibri" w:hAnsi="Calibri" w:cs="Calibri"/>
          <w:lang w:val="en-GB"/>
        </w:rPr>
      </w:pPr>
    </w:p>
    <w:p w14:paraId="4D624CF6" w14:textId="4F2F5873" w:rsidR="00964887" w:rsidRPr="002E20A3" w:rsidRDefault="00964887" w:rsidP="004C3845">
      <w:pPr>
        <w:jc w:val="both"/>
        <w:rPr>
          <w:rStyle w:val="PageNumber"/>
          <w:rFonts w:ascii="Calibri" w:hAnsi="Calibri" w:cs="Calibri"/>
          <w:lang w:val="en-GB"/>
        </w:rPr>
      </w:pPr>
    </w:p>
    <w:p w14:paraId="666120DF" w14:textId="3736F6D6" w:rsidR="00964887" w:rsidRPr="002E20A3" w:rsidRDefault="00964887" w:rsidP="004C3845">
      <w:pPr>
        <w:jc w:val="both"/>
        <w:rPr>
          <w:rStyle w:val="PageNumber"/>
          <w:rFonts w:ascii="Calibri" w:hAnsi="Calibri" w:cs="Calibri"/>
          <w:lang w:val="en-GB"/>
        </w:rPr>
      </w:pPr>
    </w:p>
    <w:p w14:paraId="52A831D4" w14:textId="198C73CD" w:rsidR="00964887" w:rsidRPr="002E20A3" w:rsidRDefault="00964887" w:rsidP="004C3845">
      <w:pPr>
        <w:jc w:val="both"/>
        <w:rPr>
          <w:rStyle w:val="PageNumber"/>
          <w:rFonts w:ascii="Calibri" w:hAnsi="Calibri" w:cs="Calibri"/>
          <w:lang w:val="en-GB"/>
        </w:rPr>
      </w:pPr>
    </w:p>
    <w:p w14:paraId="1148A460" w14:textId="77777777" w:rsidR="00964887" w:rsidRPr="002E20A3" w:rsidRDefault="00964887" w:rsidP="004C3845">
      <w:pPr>
        <w:jc w:val="both"/>
        <w:rPr>
          <w:lang w:val="en-GB"/>
        </w:rPr>
      </w:pPr>
    </w:p>
    <w:p w14:paraId="7788DF71" w14:textId="58F0F6AC" w:rsidR="00301675" w:rsidRPr="002E20A3" w:rsidRDefault="00301675" w:rsidP="004C3845">
      <w:pPr>
        <w:jc w:val="both"/>
        <w:rPr>
          <w:lang w:val="en-GB"/>
        </w:rPr>
      </w:pPr>
    </w:p>
    <w:p w14:paraId="2F3411CE" w14:textId="7B9BE632" w:rsidR="00301675" w:rsidRPr="002E20A3" w:rsidRDefault="00301675" w:rsidP="004C3845">
      <w:pPr>
        <w:jc w:val="both"/>
        <w:rPr>
          <w:lang w:val="en-GB"/>
        </w:rPr>
      </w:pPr>
    </w:p>
    <w:p w14:paraId="26DB0E9E" w14:textId="3CCC8004" w:rsidR="00301675" w:rsidRPr="002E20A3" w:rsidRDefault="00301675" w:rsidP="004C3845">
      <w:pPr>
        <w:jc w:val="both"/>
        <w:rPr>
          <w:lang w:val="en-GB"/>
        </w:rPr>
      </w:pPr>
    </w:p>
    <w:p w14:paraId="0C57F146" w14:textId="24CFB969" w:rsidR="00301675" w:rsidRPr="002E20A3" w:rsidRDefault="00301675" w:rsidP="004C3845">
      <w:pPr>
        <w:jc w:val="both"/>
        <w:rPr>
          <w:lang w:val="en-GB"/>
        </w:rPr>
      </w:pPr>
    </w:p>
    <w:p w14:paraId="5008C6B6" w14:textId="1A3BD5D8" w:rsidR="00301675" w:rsidRPr="002E20A3" w:rsidRDefault="00301675" w:rsidP="004C3845">
      <w:pPr>
        <w:jc w:val="both"/>
        <w:rPr>
          <w:lang w:val="en-GB"/>
        </w:rPr>
      </w:pPr>
    </w:p>
    <w:p w14:paraId="048784DB" w14:textId="5E0080AD" w:rsidR="00611086" w:rsidRPr="002E20A3" w:rsidRDefault="00611086" w:rsidP="004C3845">
      <w:pPr>
        <w:jc w:val="both"/>
        <w:rPr>
          <w:lang w:val="en-GB"/>
        </w:rPr>
      </w:pPr>
    </w:p>
    <w:p w14:paraId="545552C0" w14:textId="68546AC9" w:rsidR="00611086" w:rsidRPr="002E20A3" w:rsidRDefault="00611086" w:rsidP="004C3845">
      <w:pPr>
        <w:jc w:val="both"/>
        <w:rPr>
          <w:lang w:val="en-GB"/>
        </w:rPr>
      </w:pPr>
    </w:p>
    <w:p w14:paraId="09919576" w14:textId="311F8DAF" w:rsidR="00611086" w:rsidRPr="002E20A3" w:rsidRDefault="00611086" w:rsidP="004C3845">
      <w:pPr>
        <w:jc w:val="both"/>
        <w:rPr>
          <w:lang w:val="en-GB"/>
        </w:rPr>
      </w:pPr>
    </w:p>
    <w:p w14:paraId="228B46CC" w14:textId="55F5387D" w:rsidR="00611086" w:rsidRPr="002E20A3" w:rsidRDefault="00611086" w:rsidP="004C3845">
      <w:pPr>
        <w:jc w:val="both"/>
        <w:rPr>
          <w:lang w:val="en-GB"/>
        </w:rPr>
      </w:pPr>
    </w:p>
    <w:p w14:paraId="3B84EA41" w14:textId="751B8718" w:rsidR="00895908" w:rsidRPr="002E20A3" w:rsidRDefault="00895908" w:rsidP="004C3845">
      <w:pPr>
        <w:jc w:val="both"/>
        <w:rPr>
          <w:lang w:val="en-GB"/>
        </w:rPr>
      </w:pPr>
    </w:p>
    <w:p w14:paraId="3C1A887F" w14:textId="60F355D0" w:rsidR="00895908" w:rsidRPr="002E20A3" w:rsidRDefault="00895908" w:rsidP="004C3845">
      <w:pPr>
        <w:jc w:val="both"/>
        <w:rPr>
          <w:lang w:val="en-GB"/>
        </w:rPr>
      </w:pPr>
    </w:p>
    <w:p w14:paraId="722FF90E" w14:textId="35728EE3" w:rsidR="00895908" w:rsidRPr="002E20A3" w:rsidRDefault="00895908" w:rsidP="004C3845">
      <w:pPr>
        <w:jc w:val="both"/>
        <w:rPr>
          <w:lang w:val="en-GB"/>
        </w:rPr>
      </w:pPr>
    </w:p>
    <w:p w14:paraId="06E07D99" w14:textId="6D3F15F8" w:rsidR="00895908" w:rsidRPr="002E20A3" w:rsidRDefault="00895908" w:rsidP="004C3845">
      <w:pPr>
        <w:jc w:val="both"/>
        <w:rPr>
          <w:lang w:val="en-GB"/>
        </w:rPr>
      </w:pPr>
    </w:p>
    <w:p w14:paraId="283ABE8F" w14:textId="70AD4A57" w:rsidR="00895908" w:rsidRPr="002E20A3" w:rsidRDefault="00895908" w:rsidP="004C3845">
      <w:pPr>
        <w:jc w:val="both"/>
        <w:rPr>
          <w:lang w:val="en-GB"/>
        </w:rPr>
      </w:pPr>
    </w:p>
    <w:p w14:paraId="4309D601" w14:textId="6B63BB81" w:rsidR="00895908" w:rsidRPr="002E20A3" w:rsidRDefault="00895908" w:rsidP="004C3845">
      <w:pPr>
        <w:jc w:val="both"/>
        <w:rPr>
          <w:lang w:val="en-GB"/>
        </w:rPr>
      </w:pPr>
    </w:p>
    <w:p w14:paraId="6C1D2737" w14:textId="357663CA" w:rsidR="00895908" w:rsidRPr="002E20A3" w:rsidRDefault="00895908" w:rsidP="004C3845">
      <w:pPr>
        <w:jc w:val="both"/>
        <w:rPr>
          <w:lang w:val="en-GB"/>
        </w:rPr>
      </w:pPr>
    </w:p>
    <w:p w14:paraId="19DF0B23" w14:textId="33312A7F" w:rsidR="00895908" w:rsidRPr="002E20A3" w:rsidRDefault="0066649C" w:rsidP="004C3845">
      <w:pPr>
        <w:jc w:val="both"/>
        <w:rPr>
          <w:lang w:val="en-GB"/>
        </w:rPr>
      </w:pPr>
      <w:r w:rsidRPr="002E20A3">
        <w:rPr>
          <w:lang w:val="en-GB"/>
        </w:rPr>
        <w:br/>
      </w:r>
      <w:r w:rsidRPr="002E20A3">
        <w:rPr>
          <w:lang w:val="en-GB"/>
        </w:rPr>
        <w:br/>
      </w:r>
      <w:r w:rsidRPr="002E20A3">
        <w:rPr>
          <w:lang w:val="en-GB"/>
        </w:rPr>
        <w:br/>
      </w:r>
    </w:p>
    <w:p w14:paraId="00380675" w14:textId="5427464C" w:rsidR="0066649C" w:rsidRPr="002E20A3" w:rsidRDefault="0066649C" w:rsidP="004C3845">
      <w:pPr>
        <w:jc w:val="both"/>
        <w:rPr>
          <w:lang w:val="en-GB"/>
        </w:rPr>
      </w:pPr>
    </w:p>
    <w:p w14:paraId="01C0C155" w14:textId="343A5C69" w:rsidR="0066649C" w:rsidRPr="002E20A3" w:rsidRDefault="0066649C" w:rsidP="004C3845">
      <w:pPr>
        <w:jc w:val="both"/>
        <w:rPr>
          <w:lang w:val="en-GB"/>
        </w:rPr>
      </w:pPr>
    </w:p>
    <w:p w14:paraId="3DF801E9" w14:textId="46C10027" w:rsidR="0066649C" w:rsidRPr="002E20A3" w:rsidRDefault="0066649C" w:rsidP="004C3845">
      <w:pPr>
        <w:jc w:val="both"/>
        <w:rPr>
          <w:lang w:val="en-GB"/>
        </w:rPr>
      </w:pPr>
    </w:p>
    <w:p w14:paraId="752F9FB9" w14:textId="37BE249D" w:rsidR="0066649C" w:rsidRPr="002E20A3" w:rsidRDefault="0066649C" w:rsidP="004C3845">
      <w:pPr>
        <w:jc w:val="both"/>
        <w:rPr>
          <w:lang w:val="en-GB"/>
        </w:rPr>
      </w:pPr>
    </w:p>
    <w:p w14:paraId="148F6DFC" w14:textId="2BBA90B4" w:rsidR="0066649C" w:rsidRPr="002E20A3" w:rsidRDefault="0066649C" w:rsidP="004C3845">
      <w:pPr>
        <w:jc w:val="both"/>
        <w:rPr>
          <w:lang w:val="en-GB"/>
        </w:rPr>
      </w:pPr>
    </w:p>
    <w:p w14:paraId="2F4E0C87" w14:textId="74F0CAD2" w:rsidR="0066649C" w:rsidRPr="002E20A3" w:rsidRDefault="0066649C" w:rsidP="004C3845">
      <w:pPr>
        <w:jc w:val="both"/>
        <w:rPr>
          <w:lang w:val="en-GB"/>
        </w:rPr>
      </w:pPr>
    </w:p>
    <w:p w14:paraId="54A1C1B0" w14:textId="23D71626" w:rsidR="0066649C" w:rsidRPr="002E20A3" w:rsidRDefault="0066649C" w:rsidP="004C3845">
      <w:pPr>
        <w:jc w:val="both"/>
        <w:rPr>
          <w:lang w:val="en-GB"/>
        </w:rPr>
      </w:pPr>
    </w:p>
    <w:p w14:paraId="0D797950" w14:textId="796979FC" w:rsidR="0066649C" w:rsidRPr="002E20A3" w:rsidRDefault="0066649C" w:rsidP="004C3845">
      <w:pPr>
        <w:jc w:val="both"/>
        <w:rPr>
          <w:lang w:val="en-GB"/>
        </w:rPr>
      </w:pPr>
    </w:p>
    <w:p w14:paraId="729FB98E" w14:textId="65A8D63E" w:rsidR="0066649C" w:rsidRPr="002E20A3" w:rsidRDefault="0066649C" w:rsidP="004C3845">
      <w:pPr>
        <w:jc w:val="both"/>
        <w:rPr>
          <w:lang w:val="en-GB"/>
        </w:rPr>
      </w:pPr>
    </w:p>
    <w:p w14:paraId="19300714" w14:textId="77777777" w:rsidR="0066649C" w:rsidRPr="002E20A3" w:rsidRDefault="0066649C" w:rsidP="004C3845">
      <w:pPr>
        <w:jc w:val="both"/>
        <w:rPr>
          <w:sz w:val="28"/>
          <w:szCs w:val="28"/>
          <w:lang w:val="en-GB"/>
        </w:rPr>
      </w:pPr>
    </w:p>
    <w:p w14:paraId="1312C84E" w14:textId="055A0D7E" w:rsidR="00611086" w:rsidRPr="002E20A3" w:rsidRDefault="00611086" w:rsidP="00450E19">
      <w:pPr>
        <w:pStyle w:val="Title"/>
        <w:numPr>
          <w:ilvl w:val="0"/>
          <w:numId w:val="131"/>
        </w:numPr>
        <w:jc w:val="center"/>
        <w:rPr>
          <w:sz w:val="96"/>
          <w:szCs w:val="96"/>
          <w:lang w:val="en-GB"/>
        </w:rPr>
      </w:pPr>
      <w:r w:rsidRPr="002E20A3">
        <w:rPr>
          <w:sz w:val="96"/>
          <w:szCs w:val="96"/>
          <w:lang w:val="en-GB"/>
        </w:rPr>
        <w:t>CASE STUDIES</w:t>
      </w:r>
      <w:r w:rsidR="0066649C" w:rsidRPr="002E20A3">
        <w:rPr>
          <w:sz w:val="96"/>
          <w:szCs w:val="96"/>
          <w:lang w:val="en-GB"/>
        </w:rPr>
        <w:t xml:space="preserve"> – </w:t>
      </w:r>
    </w:p>
    <w:p w14:paraId="1AADE05C" w14:textId="4BFD22E4" w:rsidR="0066649C" w:rsidRPr="002E20A3" w:rsidRDefault="0066649C">
      <w:pPr>
        <w:rPr>
          <w:b/>
          <w:bCs/>
          <w:color w:val="2E74B5" w:themeColor="accent5" w:themeShade="BF"/>
          <w:sz w:val="144"/>
          <w:szCs w:val="144"/>
          <w:lang w:val="en-GB"/>
        </w:rPr>
      </w:pPr>
      <w:r w:rsidRPr="002E20A3">
        <w:rPr>
          <w:b/>
          <w:bCs/>
          <w:color w:val="2E74B5" w:themeColor="accent5" w:themeShade="BF"/>
          <w:sz w:val="144"/>
          <w:szCs w:val="144"/>
          <w:lang w:val="en-GB"/>
        </w:rPr>
        <w:br w:type="page"/>
      </w:r>
    </w:p>
    <w:p w14:paraId="0E27D21C" w14:textId="61137FC9" w:rsidR="00593349" w:rsidRPr="002E20A3" w:rsidRDefault="00593349" w:rsidP="00DC34BB">
      <w:pPr>
        <w:pStyle w:val="Heading1"/>
        <w:rPr>
          <w:b/>
          <w:bCs/>
          <w:lang w:val="en-GB"/>
        </w:rPr>
      </w:pPr>
      <w:bookmarkStart w:id="1372" w:name="_Toc101956195"/>
      <w:commentRangeStart w:id="1373"/>
      <w:r w:rsidRPr="002E20A3">
        <w:rPr>
          <w:b/>
          <w:bCs/>
          <w:lang w:val="en-GB"/>
        </w:rPr>
        <w:lastRenderedPageBreak/>
        <w:t>SECTION 1:</w:t>
      </w:r>
      <w:commentRangeEnd w:id="1373"/>
      <w:r w:rsidR="006E55DE">
        <w:rPr>
          <w:rStyle w:val="CommentReference"/>
          <w:rFonts w:asciiTheme="minorHAnsi" w:eastAsiaTheme="minorHAnsi" w:hAnsiTheme="minorHAnsi" w:cstheme="minorBidi"/>
          <w:color w:val="auto"/>
        </w:rPr>
        <w:commentReference w:id="1373"/>
      </w:r>
      <w:r w:rsidRPr="002E20A3">
        <w:rPr>
          <w:b/>
          <w:bCs/>
          <w:lang w:val="en-GB"/>
        </w:rPr>
        <w:t xml:space="preserve"> COMMANDING AND PLANNING OPERATIONS</w:t>
      </w:r>
      <w:bookmarkEnd w:id="1372"/>
    </w:p>
    <w:p w14:paraId="3385CB6E" w14:textId="77777777" w:rsidR="00593349" w:rsidRPr="002E20A3" w:rsidRDefault="00593349" w:rsidP="00593349">
      <w:pPr>
        <w:jc w:val="center"/>
        <w:rPr>
          <w:b/>
          <w:bCs/>
          <w:color w:val="2E74B5" w:themeColor="accent5" w:themeShade="BF"/>
          <w:sz w:val="44"/>
          <w:szCs w:val="44"/>
          <w:lang w:val="en-GB"/>
        </w:rPr>
      </w:pPr>
    </w:p>
    <w:p w14:paraId="2EDA164D" w14:textId="77777777" w:rsidR="00593349" w:rsidRPr="002E20A3" w:rsidRDefault="00593349" w:rsidP="00593349">
      <w:pPr>
        <w:rPr>
          <w:rFonts w:cstheme="minorHAnsi"/>
          <w:lang w:val="en-GB"/>
        </w:rPr>
      </w:pPr>
      <w:r w:rsidRPr="002E20A3">
        <w:rPr>
          <w:rFonts w:cstheme="minorHAnsi"/>
          <w:lang w:val="en-GB"/>
        </w:rPr>
        <w:t>This section includes the following case studies:</w:t>
      </w:r>
    </w:p>
    <w:p w14:paraId="7F964B8E" w14:textId="77777777" w:rsidR="00593349" w:rsidRPr="002E20A3" w:rsidRDefault="00593349" w:rsidP="00450E19">
      <w:pPr>
        <w:pStyle w:val="ListParagraph"/>
        <w:numPr>
          <w:ilvl w:val="1"/>
          <w:numId w:val="55"/>
        </w:numPr>
        <w:rPr>
          <w:rFonts w:cstheme="minorHAnsi"/>
          <w:lang w:val="en-GB"/>
        </w:rPr>
      </w:pPr>
      <w:r w:rsidRPr="002E20A3">
        <w:rPr>
          <w:b/>
          <w:bCs/>
          <w:lang w:val="en-GB"/>
        </w:rPr>
        <w:t>Case study 1</w:t>
      </w:r>
      <w:r w:rsidRPr="002E20A3">
        <w:rPr>
          <w:lang w:val="en-GB"/>
        </w:rPr>
        <w:t xml:space="preserve">: </w:t>
      </w:r>
      <w:commentRangeStart w:id="1374"/>
      <w:r w:rsidRPr="002E20A3">
        <w:rPr>
          <w:rFonts w:cstheme="minorHAnsi"/>
          <w:lang w:val="en-GB"/>
        </w:rPr>
        <w:t xml:space="preserve">Carrying out </w:t>
      </w:r>
      <w:commentRangeEnd w:id="1374"/>
      <w:r w:rsidR="006E55DE">
        <w:rPr>
          <w:rStyle w:val="CommentReference"/>
        </w:rPr>
        <w:commentReference w:id="1374"/>
      </w:r>
      <w:r w:rsidRPr="002E20A3">
        <w:rPr>
          <w:rFonts w:cstheme="minorHAnsi"/>
          <w:lang w:val="en-GB"/>
        </w:rPr>
        <w:t>gender-responsive planning for military operations</w:t>
      </w:r>
    </w:p>
    <w:p w14:paraId="43DD80A5" w14:textId="0DA16FD2" w:rsidR="00593349" w:rsidRPr="002E20A3" w:rsidRDefault="00593349" w:rsidP="00450E19">
      <w:pPr>
        <w:pStyle w:val="ListParagraph"/>
        <w:numPr>
          <w:ilvl w:val="1"/>
          <w:numId w:val="55"/>
        </w:numPr>
        <w:rPr>
          <w:rFonts w:cstheme="minorHAnsi"/>
          <w:lang w:val="en-GB"/>
        </w:rPr>
      </w:pPr>
      <w:r w:rsidRPr="002E20A3">
        <w:rPr>
          <w:b/>
          <w:bCs/>
          <w:lang w:val="en-GB"/>
        </w:rPr>
        <w:t>Case study 2</w:t>
      </w:r>
      <w:r w:rsidRPr="002E20A3">
        <w:rPr>
          <w:lang w:val="en-GB"/>
        </w:rPr>
        <w:t xml:space="preserve">: </w:t>
      </w:r>
      <w:r w:rsidRPr="002E20A3">
        <w:rPr>
          <w:rFonts w:cstheme="minorHAnsi"/>
          <w:lang w:val="en-GB"/>
        </w:rPr>
        <w:t>Creating an enabling work environment</w:t>
      </w:r>
      <w:r w:rsidR="00B72FA5" w:rsidRPr="002E20A3">
        <w:rPr>
          <w:rFonts w:cstheme="minorHAnsi"/>
          <w:lang w:val="en-GB"/>
        </w:rPr>
        <w:t xml:space="preserve"> as Infantry Battalion Commander</w:t>
      </w:r>
      <w:r w:rsidRPr="002E20A3">
        <w:rPr>
          <w:rFonts w:cstheme="minorHAnsi"/>
          <w:lang w:val="en-GB"/>
        </w:rPr>
        <w:t xml:space="preserve"> for all troop personnel</w:t>
      </w:r>
      <w:r w:rsidR="00EF4988" w:rsidRPr="002E20A3">
        <w:rPr>
          <w:rFonts w:cstheme="minorHAnsi"/>
          <w:lang w:val="en-GB"/>
        </w:rPr>
        <w:t xml:space="preserve"> </w:t>
      </w:r>
    </w:p>
    <w:p w14:paraId="239D0FBD" w14:textId="0D54927F" w:rsidR="00593349" w:rsidRPr="002E20A3" w:rsidRDefault="00593349" w:rsidP="00450E19">
      <w:pPr>
        <w:pStyle w:val="ListParagraph"/>
        <w:numPr>
          <w:ilvl w:val="1"/>
          <w:numId w:val="55"/>
        </w:numPr>
        <w:rPr>
          <w:rFonts w:cstheme="minorHAnsi"/>
          <w:lang w:val="en-GB"/>
        </w:rPr>
      </w:pPr>
      <w:r w:rsidRPr="002E20A3">
        <w:rPr>
          <w:b/>
          <w:bCs/>
          <w:lang w:val="en-GB"/>
        </w:rPr>
        <w:t>Case study 3</w:t>
      </w:r>
      <w:r w:rsidRPr="002E20A3">
        <w:rPr>
          <w:lang w:val="en-GB"/>
        </w:rPr>
        <w:t xml:space="preserve">: </w:t>
      </w:r>
      <w:r w:rsidRPr="002E20A3">
        <w:rPr>
          <w:rFonts w:cstheme="minorHAnsi"/>
          <w:lang w:val="en-GB"/>
        </w:rPr>
        <w:t xml:space="preserve">Developing gender-responsive </w:t>
      </w:r>
      <w:del w:id="1375" w:author="Author" w:date="2023-02-21T17:27:00Z">
        <w:r w:rsidR="005C6DA6" w:rsidRPr="002E20A3" w:rsidDel="009353D5">
          <w:rPr>
            <w:rFonts w:cstheme="minorHAnsi"/>
            <w:lang w:val="en-GB"/>
          </w:rPr>
          <w:delText>C</w:delText>
        </w:r>
      </w:del>
      <w:ins w:id="1376" w:author="Author" w:date="2023-02-21T17:27:00Z">
        <w:r w:rsidR="009353D5">
          <w:rPr>
            <w:rFonts w:cstheme="minorHAnsi"/>
            <w:lang w:val="en-GB"/>
          </w:rPr>
          <w:t>c</w:t>
        </w:r>
      </w:ins>
      <w:r w:rsidR="005C6DA6" w:rsidRPr="002E20A3">
        <w:rPr>
          <w:rFonts w:cstheme="minorHAnsi"/>
          <w:lang w:val="en-GB"/>
        </w:rPr>
        <w:t xml:space="preserve">ivil </w:t>
      </w:r>
      <w:del w:id="1377" w:author="Author" w:date="2023-02-21T17:27:00Z">
        <w:r w:rsidR="005C6DA6" w:rsidRPr="002E20A3" w:rsidDel="009353D5">
          <w:rPr>
            <w:rFonts w:cstheme="minorHAnsi"/>
            <w:lang w:val="en-GB"/>
          </w:rPr>
          <w:delText>A</w:delText>
        </w:r>
      </w:del>
      <w:ins w:id="1378" w:author="Author" w:date="2023-02-21T17:27:00Z">
        <w:r w:rsidR="009353D5">
          <w:rPr>
            <w:rFonts w:cstheme="minorHAnsi"/>
            <w:lang w:val="en-GB"/>
          </w:rPr>
          <w:t>a</w:t>
        </w:r>
      </w:ins>
      <w:r w:rsidR="005C6DA6" w:rsidRPr="002E20A3">
        <w:rPr>
          <w:rFonts w:cstheme="minorHAnsi"/>
          <w:lang w:val="en-GB"/>
        </w:rPr>
        <w:t>ssistance</w:t>
      </w:r>
      <w:r w:rsidRPr="002E20A3">
        <w:rPr>
          <w:rFonts w:cstheme="minorHAnsi"/>
          <w:lang w:val="en-GB"/>
        </w:rPr>
        <w:t xml:space="preserve"> </w:t>
      </w:r>
      <w:del w:id="1379" w:author="Author" w:date="2023-02-21T17:27:00Z">
        <w:r w:rsidRPr="002E20A3" w:rsidDel="009353D5">
          <w:rPr>
            <w:rFonts w:cstheme="minorHAnsi"/>
            <w:lang w:val="en-GB"/>
          </w:rPr>
          <w:delText>P</w:delText>
        </w:r>
      </w:del>
      <w:ins w:id="1380" w:author="Author" w:date="2023-02-21T17:27:00Z">
        <w:r w:rsidR="009353D5">
          <w:rPr>
            <w:rFonts w:cstheme="minorHAnsi"/>
            <w:lang w:val="en-GB"/>
          </w:rPr>
          <w:t>p</w:t>
        </w:r>
      </w:ins>
      <w:r w:rsidRPr="002E20A3">
        <w:rPr>
          <w:rFonts w:cstheme="minorHAnsi"/>
          <w:lang w:val="en-GB"/>
        </w:rPr>
        <w:t>rojects</w:t>
      </w:r>
    </w:p>
    <w:p w14:paraId="3011CEB6" w14:textId="3633D86F" w:rsidR="00611086" w:rsidRPr="002E20A3" w:rsidRDefault="00611086" w:rsidP="00611086">
      <w:pPr>
        <w:jc w:val="center"/>
        <w:rPr>
          <w:b/>
          <w:bCs/>
          <w:color w:val="2E74B5" w:themeColor="accent5" w:themeShade="BF"/>
          <w:lang w:val="en-GB"/>
        </w:rPr>
      </w:pPr>
    </w:p>
    <w:p w14:paraId="7E02FCA0" w14:textId="53A29251" w:rsidR="00611086" w:rsidRPr="002E20A3" w:rsidRDefault="00611086" w:rsidP="00611086">
      <w:pPr>
        <w:jc w:val="center"/>
        <w:rPr>
          <w:b/>
          <w:bCs/>
          <w:color w:val="2E74B5" w:themeColor="accent5" w:themeShade="BF"/>
          <w:lang w:val="en-GB"/>
        </w:rPr>
      </w:pPr>
    </w:p>
    <w:p w14:paraId="56CFF3A5" w14:textId="02C2F396" w:rsidR="00082336" w:rsidRPr="002E20A3" w:rsidRDefault="00082336" w:rsidP="00611086">
      <w:pPr>
        <w:jc w:val="center"/>
        <w:rPr>
          <w:b/>
          <w:bCs/>
          <w:color w:val="2E74B5" w:themeColor="accent5" w:themeShade="BF"/>
          <w:lang w:val="en-GB"/>
        </w:rPr>
      </w:pPr>
    </w:p>
    <w:p w14:paraId="0C077186" w14:textId="149AE5B8" w:rsidR="00082336" w:rsidRPr="002E20A3" w:rsidRDefault="00082336" w:rsidP="00611086">
      <w:pPr>
        <w:jc w:val="center"/>
        <w:rPr>
          <w:b/>
          <w:bCs/>
          <w:color w:val="2E74B5" w:themeColor="accent5" w:themeShade="BF"/>
          <w:lang w:val="en-GB"/>
        </w:rPr>
      </w:pPr>
    </w:p>
    <w:p w14:paraId="533F0870" w14:textId="343398B0" w:rsidR="00D24EC1" w:rsidRPr="002E20A3" w:rsidRDefault="00D24EC1" w:rsidP="00C72525">
      <w:pPr>
        <w:rPr>
          <w:rFonts w:cstheme="minorHAnsi"/>
          <w:lang w:val="en-GB"/>
        </w:rPr>
      </w:pPr>
    </w:p>
    <w:p w14:paraId="3A757646" w14:textId="47472935" w:rsidR="00D24EC1" w:rsidRPr="002E20A3" w:rsidRDefault="00D24EC1" w:rsidP="00C72525">
      <w:pPr>
        <w:rPr>
          <w:rFonts w:cstheme="minorHAnsi"/>
          <w:lang w:val="en-GB"/>
        </w:rPr>
      </w:pPr>
    </w:p>
    <w:p w14:paraId="10049E90" w14:textId="1C43B8A8" w:rsidR="00D24EC1" w:rsidRPr="002E20A3" w:rsidRDefault="00D24EC1" w:rsidP="00C72525">
      <w:pPr>
        <w:rPr>
          <w:rFonts w:cstheme="minorHAnsi"/>
          <w:lang w:val="en-GB"/>
        </w:rPr>
      </w:pPr>
    </w:p>
    <w:p w14:paraId="6D0FBD4D" w14:textId="0FDE1CA0" w:rsidR="00D24EC1" w:rsidRPr="002E20A3" w:rsidRDefault="00D24EC1" w:rsidP="00C72525">
      <w:pPr>
        <w:rPr>
          <w:rFonts w:cstheme="minorHAnsi"/>
          <w:lang w:val="en-GB"/>
        </w:rPr>
      </w:pPr>
    </w:p>
    <w:p w14:paraId="56FCDE18" w14:textId="3DE132DC" w:rsidR="00D24EC1" w:rsidRPr="002E20A3" w:rsidRDefault="00D24EC1" w:rsidP="00C72525">
      <w:pPr>
        <w:rPr>
          <w:rFonts w:cstheme="minorHAnsi"/>
          <w:lang w:val="en-GB"/>
        </w:rPr>
      </w:pPr>
    </w:p>
    <w:p w14:paraId="0368EA3B" w14:textId="6AEE97C6" w:rsidR="00D24EC1" w:rsidRPr="002E20A3" w:rsidRDefault="00D24EC1" w:rsidP="00C72525">
      <w:pPr>
        <w:rPr>
          <w:rFonts w:cstheme="minorHAnsi"/>
          <w:lang w:val="en-GB"/>
        </w:rPr>
      </w:pPr>
    </w:p>
    <w:p w14:paraId="7DF44329" w14:textId="72630BD4" w:rsidR="00C72525" w:rsidRPr="002E20A3" w:rsidRDefault="00C72525" w:rsidP="00C72525">
      <w:pPr>
        <w:rPr>
          <w:rFonts w:cstheme="minorHAnsi"/>
          <w:lang w:val="en-GB"/>
        </w:rPr>
      </w:pPr>
    </w:p>
    <w:p w14:paraId="5CC9A93E" w14:textId="3F6E98A6" w:rsidR="00D24EC1" w:rsidRPr="002E20A3" w:rsidRDefault="00D24EC1" w:rsidP="00C72525">
      <w:pPr>
        <w:rPr>
          <w:rFonts w:cstheme="minorHAnsi"/>
          <w:lang w:val="en-GB"/>
        </w:rPr>
      </w:pPr>
    </w:p>
    <w:p w14:paraId="10E2EC14" w14:textId="6C877196" w:rsidR="00D24EC1" w:rsidRPr="002E20A3" w:rsidRDefault="00D24EC1" w:rsidP="00C72525">
      <w:pPr>
        <w:rPr>
          <w:rFonts w:cstheme="minorHAnsi"/>
          <w:lang w:val="en-GB"/>
        </w:rPr>
      </w:pPr>
    </w:p>
    <w:p w14:paraId="231D7BC8" w14:textId="3D227DE6" w:rsidR="00D24EC1" w:rsidRPr="002E20A3" w:rsidRDefault="00D24EC1" w:rsidP="00C72525">
      <w:pPr>
        <w:rPr>
          <w:rFonts w:cstheme="minorHAnsi"/>
          <w:lang w:val="en-GB"/>
        </w:rPr>
      </w:pPr>
    </w:p>
    <w:p w14:paraId="6F44BD03" w14:textId="3B1421D6" w:rsidR="00D24EC1" w:rsidRPr="002E20A3" w:rsidRDefault="00D24EC1" w:rsidP="00C72525">
      <w:pPr>
        <w:rPr>
          <w:rFonts w:cstheme="minorHAnsi"/>
          <w:lang w:val="en-GB"/>
        </w:rPr>
      </w:pPr>
    </w:p>
    <w:p w14:paraId="0E62F16D" w14:textId="04D49E8B" w:rsidR="00D24EC1" w:rsidRPr="002E20A3" w:rsidRDefault="00D24EC1" w:rsidP="00C72525">
      <w:pPr>
        <w:rPr>
          <w:rFonts w:cstheme="minorHAnsi"/>
          <w:lang w:val="en-GB"/>
        </w:rPr>
      </w:pPr>
    </w:p>
    <w:p w14:paraId="6BD2F9F5" w14:textId="17CC2671" w:rsidR="00D24EC1" w:rsidRPr="002E20A3" w:rsidRDefault="00D24EC1" w:rsidP="00C72525">
      <w:pPr>
        <w:rPr>
          <w:rFonts w:cstheme="minorHAnsi"/>
          <w:lang w:val="en-GB"/>
        </w:rPr>
      </w:pPr>
    </w:p>
    <w:p w14:paraId="0DEB6909" w14:textId="1B2949A6" w:rsidR="00D24EC1" w:rsidRPr="002E20A3" w:rsidRDefault="00D24EC1" w:rsidP="00C72525">
      <w:pPr>
        <w:rPr>
          <w:rFonts w:cstheme="minorHAnsi"/>
          <w:lang w:val="en-GB"/>
        </w:rPr>
      </w:pPr>
    </w:p>
    <w:p w14:paraId="697CE969" w14:textId="614115C2" w:rsidR="001F56EB" w:rsidRPr="002E20A3" w:rsidRDefault="00675AEC" w:rsidP="001F56EB">
      <w:pPr>
        <w:rPr>
          <w:rFonts w:cstheme="minorHAnsi"/>
          <w:lang w:val="en-GB"/>
        </w:rPr>
      </w:pPr>
      <w:r w:rsidRPr="002E20A3">
        <w:rPr>
          <w:rFonts w:cstheme="minorHAnsi"/>
          <w:lang w:val="en-GB"/>
        </w:rPr>
        <w:br w:type="page"/>
      </w:r>
    </w:p>
    <w:p w14:paraId="18EC94BC" w14:textId="2D6E264F" w:rsidR="001F56EB" w:rsidRPr="002E20A3" w:rsidRDefault="001F56EB" w:rsidP="001F56EB">
      <w:pPr>
        <w:rPr>
          <w:rFonts w:cstheme="minorHAnsi"/>
          <w:lang w:val="en-GB"/>
        </w:rPr>
      </w:pPr>
    </w:p>
    <w:p w14:paraId="75C07000" w14:textId="70C4C426" w:rsidR="001F56EB" w:rsidRPr="002E20A3" w:rsidRDefault="001F56EB" w:rsidP="001F56EB">
      <w:pPr>
        <w:rPr>
          <w:rFonts w:cstheme="minorHAnsi"/>
          <w:lang w:val="en-GB"/>
        </w:rPr>
      </w:pPr>
    </w:p>
    <w:p w14:paraId="47A5E45C" w14:textId="47428D6A" w:rsidR="001F56EB" w:rsidRPr="002E20A3" w:rsidRDefault="001F56EB" w:rsidP="001F56EB">
      <w:pPr>
        <w:rPr>
          <w:rFonts w:cstheme="minorHAnsi"/>
          <w:lang w:val="en-GB"/>
        </w:rPr>
      </w:pPr>
    </w:p>
    <w:p w14:paraId="5F38090D" w14:textId="74B9A9CC" w:rsidR="001F56EB" w:rsidRPr="002E20A3" w:rsidRDefault="001F56EB" w:rsidP="001F56EB">
      <w:pPr>
        <w:rPr>
          <w:rFonts w:cstheme="minorHAnsi"/>
          <w:lang w:val="en-GB"/>
        </w:rPr>
      </w:pPr>
    </w:p>
    <w:p w14:paraId="11B3EEB3" w14:textId="4B2A134D" w:rsidR="001F56EB" w:rsidRPr="002E20A3" w:rsidRDefault="001F56EB" w:rsidP="001F56EB">
      <w:pPr>
        <w:rPr>
          <w:rFonts w:cstheme="minorHAnsi"/>
          <w:lang w:val="en-GB"/>
        </w:rPr>
      </w:pPr>
    </w:p>
    <w:p w14:paraId="28334C16" w14:textId="0353D641" w:rsidR="001F56EB" w:rsidRPr="002E20A3" w:rsidRDefault="001F56EB" w:rsidP="001F56EB">
      <w:pPr>
        <w:rPr>
          <w:rFonts w:cstheme="minorHAnsi"/>
          <w:lang w:val="en-GB"/>
        </w:rPr>
      </w:pPr>
    </w:p>
    <w:p w14:paraId="424F3F46" w14:textId="77777777" w:rsidR="001F56EB" w:rsidRPr="002E20A3" w:rsidRDefault="001F56EB" w:rsidP="001F56EB">
      <w:pPr>
        <w:rPr>
          <w:rFonts w:cstheme="minorHAnsi"/>
          <w:lang w:val="en-GB"/>
        </w:rPr>
      </w:pPr>
    </w:p>
    <w:p w14:paraId="28411599" w14:textId="63E64D25" w:rsidR="001F56EB" w:rsidRPr="002E20A3" w:rsidRDefault="001F56EB" w:rsidP="001F56EB">
      <w:pPr>
        <w:rPr>
          <w:rFonts w:cstheme="minorHAnsi"/>
          <w:lang w:val="en-GB"/>
        </w:rPr>
      </w:pPr>
    </w:p>
    <w:p w14:paraId="152A77FC" w14:textId="1949B579" w:rsidR="001F56EB" w:rsidRPr="002E20A3" w:rsidRDefault="001F56EB" w:rsidP="001F56EB">
      <w:pPr>
        <w:rPr>
          <w:rFonts w:cstheme="minorHAnsi"/>
          <w:lang w:val="en-GB"/>
        </w:rPr>
      </w:pPr>
    </w:p>
    <w:p w14:paraId="3BC39BE7" w14:textId="79EA95F0" w:rsidR="001F56EB" w:rsidRPr="002E20A3" w:rsidRDefault="001F56EB" w:rsidP="001F56EB">
      <w:pPr>
        <w:rPr>
          <w:rFonts w:cstheme="minorHAnsi"/>
          <w:lang w:val="en-GB"/>
        </w:rPr>
      </w:pPr>
    </w:p>
    <w:p w14:paraId="37870BCD" w14:textId="77777777" w:rsidR="001F56EB" w:rsidRPr="002E20A3" w:rsidRDefault="001F56EB" w:rsidP="001F56EB">
      <w:pPr>
        <w:rPr>
          <w:rFonts w:cstheme="minorHAnsi"/>
          <w:lang w:val="en-GB"/>
        </w:rPr>
      </w:pPr>
    </w:p>
    <w:p w14:paraId="78133DD4" w14:textId="77777777" w:rsidR="001F56EB" w:rsidRPr="002E20A3" w:rsidRDefault="001F56EB" w:rsidP="001F56EB">
      <w:pPr>
        <w:rPr>
          <w:rFonts w:cstheme="minorHAnsi"/>
          <w:lang w:val="en-GB"/>
        </w:rPr>
      </w:pPr>
    </w:p>
    <w:tbl>
      <w:tblPr>
        <w:tblStyle w:val="TableGrid"/>
        <w:tblW w:w="0" w:type="auto"/>
        <w:shd w:val="clear" w:color="auto" w:fill="DEEAF6" w:themeFill="accent5" w:themeFillTint="33"/>
        <w:tblLook w:val="04A0" w:firstRow="1" w:lastRow="0" w:firstColumn="1" w:lastColumn="0" w:noHBand="0" w:noVBand="1"/>
      </w:tblPr>
      <w:tblGrid>
        <w:gridCol w:w="9042"/>
      </w:tblGrid>
      <w:tr w:rsidR="001F56EB" w:rsidRPr="001F1452" w14:paraId="4F507919" w14:textId="77777777" w:rsidTr="00BF1EC1">
        <w:tc>
          <w:tcPr>
            <w:tcW w:w="9060" w:type="dxa"/>
            <w:tcBorders>
              <w:top w:val="single" w:sz="12" w:space="0" w:color="4472C4" w:themeColor="accent1"/>
              <w:left w:val="single" w:sz="12" w:space="0" w:color="4472C4"/>
              <w:bottom w:val="single" w:sz="12" w:space="0" w:color="4472C4"/>
              <w:right w:val="single" w:sz="12" w:space="0" w:color="4472C4" w:themeColor="accent1"/>
            </w:tcBorders>
            <w:shd w:val="clear" w:color="auto" w:fill="DEEAF6" w:themeFill="accent5" w:themeFillTint="33"/>
          </w:tcPr>
          <w:p w14:paraId="1537E24F" w14:textId="77777777" w:rsidR="001F56EB" w:rsidRPr="002E20A3" w:rsidRDefault="001F56EB" w:rsidP="00BF1EC1">
            <w:pPr>
              <w:rPr>
                <w:rFonts w:cstheme="minorHAnsi"/>
                <w:lang w:val="en-GB"/>
              </w:rPr>
            </w:pPr>
          </w:p>
          <w:p w14:paraId="1BF1A095" w14:textId="77777777" w:rsidR="001F56EB" w:rsidRPr="002E20A3" w:rsidRDefault="001F56EB" w:rsidP="00BF1EC1">
            <w:pPr>
              <w:rPr>
                <w:rFonts w:cstheme="minorHAnsi"/>
                <w:lang w:val="en-GB"/>
              </w:rPr>
            </w:pPr>
          </w:p>
          <w:p w14:paraId="1FAA2A3B" w14:textId="77777777" w:rsidR="001F56EB" w:rsidRPr="002E20A3" w:rsidRDefault="001F56EB" w:rsidP="00BF1EC1">
            <w:pPr>
              <w:jc w:val="center"/>
              <w:rPr>
                <w:rFonts w:cstheme="minorHAnsi"/>
                <w:b/>
                <w:bCs/>
                <w:color w:val="1F4E79" w:themeColor="accent5" w:themeShade="80"/>
                <w:lang w:val="en-GB"/>
              </w:rPr>
            </w:pPr>
            <w:r w:rsidRPr="002E20A3">
              <w:rPr>
                <w:rFonts w:cstheme="minorHAnsi"/>
                <w:b/>
                <w:bCs/>
                <w:color w:val="1F4E79" w:themeColor="accent5" w:themeShade="80"/>
                <w:lang w:val="en-GB"/>
              </w:rPr>
              <w:t xml:space="preserve">CASE STUDY 1 </w:t>
            </w:r>
          </w:p>
          <w:p w14:paraId="5E22D274" w14:textId="5419DC2C" w:rsidR="001F56EB" w:rsidRPr="002E20A3" w:rsidRDefault="006E55DE" w:rsidP="00BF1EC1">
            <w:pPr>
              <w:jc w:val="center"/>
              <w:rPr>
                <w:rFonts w:cstheme="minorHAnsi"/>
                <w:b/>
                <w:bCs/>
                <w:color w:val="1F4E79" w:themeColor="accent5" w:themeShade="80"/>
                <w:lang w:val="en-GB"/>
              </w:rPr>
            </w:pPr>
            <w:ins w:id="1381" w:author="Author" w:date="2023-02-16T18:41:00Z">
              <w:r>
                <w:rPr>
                  <w:rFonts w:cstheme="minorHAnsi"/>
                  <w:b/>
                  <w:bCs/>
                  <w:color w:val="1F4E79" w:themeColor="accent5" w:themeShade="80"/>
                  <w:lang w:val="en-GB"/>
                </w:rPr>
                <w:t>C</w:t>
              </w:r>
            </w:ins>
            <w:ins w:id="1382" w:author="Author" w:date="2023-02-16T18:42:00Z">
              <w:r>
                <w:rPr>
                  <w:rFonts w:cstheme="minorHAnsi"/>
                  <w:b/>
                  <w:bCs/>
                  <w:color w:val="1F4E79" w:themeColor="accent5" w:themeShade="80"/>
                  <w:lang w:val="en-GB"/>
                </w:rPr>
                <w:t xml:space="preserve">ARRYING OUT </w:t>
              </w:r>
            </w:ins>
            <w:r w:rsidR="001F56EB" w:rsidRPr="002E20A3">
              <w:rPr>
                <w:rFonts w:cstheme="minorHAnsi"/>
                <w:b/>
                <w:bCs/>
                <w:color w:val="1F4E79" w:themeColor="accent5" w:themeShade="80"/>
                <w:lang w:val="en-GB"/>
              </w:rPr>
              <w:t xml:space="preserve">GENDER-RESPONSIVE PLANNING FOR MILITARY OPERATIONS </w:t>
            </w:r>
          </w:p>
          <w:p w14:paraId="78F08EBE" w14:textId="77777777" w:rsidR="001F56EB" w:rsidRPr="002E20A3" w:rsidRDefault="001F56EB" w:rsidP="00BF1EC1">
            <w:pPr>
              <w:rPr>
                <w:rFonts w:cstheme="minorHAnsi"/>
                <w:lang w:val="en-GB"/>
              </w:rPr>
            </w:pPr>
          </w:p>
          <w:p w14:paraId="3FA110BA" w14:textId="77777777" w:rsidR="001F56EB" w:rsidRPr="002E20A3" w:rsidRDefault="001F56EB" w:rsidP="00BF1EC1">
            <w:pPr>
              <w:rPr>
                <w:rFonts w:cstheme="minorHAnsi"/>
                <w:lang w:val="en-GB"/>
              </w:rPr>
            </w:pPr>
          </w:p>
          <w:p w14:paraId="210B733C" w14:textId="77777777" w:rsidR="001F56EB" w:rsidRPr="002E20A3" w:rsidRDefault="001F56EB" w:rsidP="00BF1EC1">
            <w:pPr>
              <w:rPr>
                <w:rFonts w:cstheme="minorHAnsi"/>
                <w:lang w:val="en-GB"/>
              </w:rPr>
            </w:pPr>
          </w:p>
        </w:tc>
      </w:tr>
    </w:tbl>
    <w:p w14:paraId="5D4285AD" w14:textId="77777777" w:rsidR="001F56EB" w:rsidRPr="002E20A3" w:rsidRDefault="001F56EB" w:rsidP="001F56EB">
      <w:pPr>
        <w:rPr>
          <w:rFonts w:cstheme="minorHAnsi"/>
          <w:lang w:val="en-GB"/>
        </w:rPr>
      </w:pPr>
    </w:p>
    <w:p w14:paraId="5C0F36A1" w14:textId="77777777" w:rsidR="001F56EB" w:rsidRPr="002E20A3" w:rsidRDefault="001F56EB" w:rsidP="001F56EB">
      <w:pPr>
        <w:rPr>
          <w:rFonts w:cstheme="minorHAnsi"/>
          <w:lang w:val="en-GB"/>
        </w:rPr>
      </w:pPr>
    </w:p>
    <w:p w14:paraId="4EAFB732" w14:textId="77777777" w:rsidR="001F56EB" w:rsidRPr="002E20A3" w:rsidRDefault="001F56EB" w:rsidP="001F56EB">
      <w:pPr>
        <w:rPr>
          <w:rFonts w:cstheme="minorHAnsi"/>
          <w:lang w:val="en-GB"/>
        </w:rPr>
      </w:pPr>
    </w:p>
    <w:p w14:paraId="4613EAE8" w14:textId="77777777" w:rsidR="001F56EB" w:rsidRPr="002E20A3" w:rsidRDefault="001F56EB" w:rsidP="001F56EB">
      <w:pPr>
        <w:rPr>
          <w:rFonts w:cstheme="minorHAnsi"/>
          <w:lang w:val="en-GB"/>
        </w:rPr>
      </w:pPr>
    </w:p>
    <w:p w14:paraId="19FB34CE" w14:textId="052795C9" w:rsidR="0077226F" w:rsidRPr="002E20A3" w:rsidRDefault="0077226F">
      <w:pPr>
        <w:rPr>
          <w:rFonts w:cstheme="minorHAnsi"/>
          <w:lang w:val="en-GB"/>
        </w:rPr>
      </w:pPr>
    </w:p>
    <w:p w14:paraId="532C6A2D" w14:textId="77777777" w:rsidR="00675AEC" w:rsidRPr="002E20A3" w:rsidRDefault="00675AEC">
      <w:pPr>
        <w:rPr>
          <w:rFonts w:cstheme="minorHAnsi"/>
          <w:lang w:val="en-GB"/>
        </w:rPr>
      </w:pPr>
    </w:p>
    <w:p w14:paraId="0A49492A" w14:textId="3E81CC59" w:rsidR="001F56EB" w:rsidRPr="002E20A3" w:rsidRDefault="001F56EB">
      <w:pPr>
        <w:rPr>
          <w:rFonts w:asciiTheme="majorHAnsi" w:eastAsiaTheme="majorEastAsia" w:hAnsiTheme="majorHAnsi" w:cstheme="minorHAnsi"/>
          <w:color w:val="2F5496" w:themeColor="accent1" w:themeShade="BF"/>
          <w:sz w:val="26"/>
          <w:szCs w:val="26"/>
          <w:lang w:val="en-GB"/>
        </w:rPr>
      </w:pPr>
      <w:r w:rsidRPr="002E20A3">
        <w:rPr>
          <w:rFonts w:cstheme="minorHAnsi"/>
          <w:lang w:val="en-GB"/>
        </w:rPr>
        <w:br w:type="page"/>
      </w:r>
    </w:p>
    <w:p w14:paraId="70697702" w14:textId="07C94CA6" w:rsidR="00675AEC" w:rsidRPr="002E20A3" w:rsidRDefault="00675AEC" w:rsidP="00675AEC">
      <w:pPr>
        <w:pStyle w:val="Heading2"/>
        <w:rPr>
          <w:b/>
          <w:bCs/>
          <w:lang w:val="en-GB"/>
        </w:rPr>
      </w:pPr>
      <w:bookmarkStart w:id="1383" w:name="_Toc101956196"/>
      <w:r w:rsidRPr="002E20A3">
        <w:rPr>
          <w:b/>
          <w:bCs/>
          <w:lang w:val="en-GB"/>
        </w:rPr>
        <w:lastRenderedPageBreak/>
        <w:t>CASE STUDY 1: GENDER-RESPONSIVE PLANNING FOR MILITARY OPERATIONS</w:t>
      </w:r>
      <w:bookmarkEnd w:id="1383"/>
      <w:r w:rsidRPr="002E20A3">
        <w:rPr>
          <w:b/>
          <w:bCs/>
          <w:lang w:val="en-GB"/>
        </w:rPr>
        <w:t xml:space="preserve"> </w:t>
      </w:r>
    </w:p>
    <w:p w14:paraId="508E3CF8" w14:textId="77777777" w:rsidR="0077226F" w:rsidRPr="002E20A3" w:rsidRDefault="0077226F" w:rsidP="00DC34BB">
      <w:pPr>
        <w:rPr>
          <w:lang w:val="en-GB"/>
        </w:rPr>
      </w:pPr>
    </w:p>
    <w:tbl>
      <w:tblPr>
        <w:tblStyle w:val="GridTable4-Accent1"/>
        <w:tblW w:w="0" w:type="auto"/>
        <w:tblLook w:val="04A0" w:firstRow="1" w:lastRow="0" w:firstColumn="1" w:lastColumn="0" w:noHBand="0" w:noVBand="1"/>
      </w:tblPr>
      <w:tblGrid>
        <w:gridCol w:w="9060"/>
      </w:tblGrid>
      <w:tr w:rsidR="00C72525" w:rsidRPr="002E20A3" w14:paraId="29495606"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3BB7E8B5" w14:textId="77777777" w:rsidR="00C72525" w:rsidRPr="002E20A3" w:rsidRDefault="00C72525" w:rsidP="001B74C7">
            <w:pPr>
              <w:jc w:val="center"/>
              <w:rPr>
                <w:rFonts w:cstheme="minorHAnsi"/>
                <w:lang w:val="en-GB"/>
              </w:rPr>
            </w:pPr>
            <w:bookmarkStart w:id="1384" w:name="_Hlk100569279"/>
            <w:r w:rsidRPr="002E20A3">
              <w:rPr>
                <w:rFonts w:cstheme="minorHAnsi"/>
                <w:lang w:val="en-GB"/>
              </w:rPr>
              <w:t>LEARNING OBJECTIVES</w:t>
            </w:r>
          </w:p>
          <w:p w14:paraId="19674185" w14:textId="77777777" w:rsidR="00C72525" w:rsidRPr="002E20A3" w:rsidRDefault="00C72525" w:rsidP="001B74C7">
            <w:pPr>
              <w:jc w:val="both"/>
              <w:rPr>
                <w:rFonts w:cstheme="minorHAnsi"/>
                <w:b w:val="0"/>
                <w:bCs w:val="0"/>
                <w:lang w:val="en-GB"/>
              </w:rPr>
            </w:pPr>
          </w:p>
        </w:tc>
      </w:tr>
      <w:tr w:rsidR="00C72525" w:rsidRPr="001F1452" w14:paraId="28E31A28"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D75DB53" w14:textId="77777777" w:rsidR="00C72525" w:rsidRPr="002E20A3" w:rsidRDefault="00C72525" w:rsidP="001B74C7">
            <w:pPr>
              <w:jc w:val="both"/>
              <w:rPr>
                <w:rFonts w:cstheme="minorHAnsi"/>
                <w:lang w:val="en-GB"/>
              </w:rPr>
            </w:pPr>
          </w:p>
          <w:p w14:paraId="2D6BF35E" w14:textId="716211FE" w:rsidR="00C72525" w:rsidRPr="002E20A3" w:rsidRDefault="00C72525" w:rsidP="00450E19">
            <w:pPr>
              <w:pStyle w:val="ListParagraph"/>
              <w:numPr>
                <w:ilvl w:val="0"/>
                <w:numId w:val="7"/>
              </w:numPr>
              <w:jc w:val="both"/>
              <w:rPr>
                <w:rFonts w:cstheme="minorHAnsi"/>
                <w:b w:val="0"/>
                <w:bCs w:val="0"/>
                <w:lang w:val="en-GB"/>
              </w:rPr>
            </w:pPr>
            <w:r w:rsidRPr="002E20A3">
              <w:rPr>
                <w:rFonts w:cstheme="minorHAnsi"/>
                <w:lang w:val="en-GB"/>
              </w:rPr>
              <w:t>Identify specific grievances, security needs and priorities of diverse parts of the population, including men, women, boys and girls</w:t>
            </w:r>
            <w:r w:rsidR="00315762" w:rsidRPr="002E20A3">
              <w:rPr>
                <w:rFonts w:cstheme="minorHAnsi"/>
                <w:lang w:val="en-GB"/>
              </w:rPr>
              <w:t>,</w:t>
            </w:r>
            <w:r w:rsidRPr="002E20A3">
              <w:rPr>
                <w:rFonts w:cstheme="minorHAnsi"/>
                <w:lang w:val="en-GB"/>
              </w:rPr>
              <w:t xml:space="preserve"> using all available tools and resources</w:t>
            </w:r>
            <w:del w:id="1385" w:author="Author" w:date="2023-04-11T14:28:00Z">
              <w:r w:rsidR="00BA1DED" w:rsidRPr="002E20A3" w:rsidDel="003913FE">
                <w:rPr>
                  <w:rFonts w:cstheme="minorHAnsi"/>
                  <w:lang w:val="en-GB"/>
                </w:rPr>
                <w:delText>.</w:delText>
              </w:r>
            </w:del>
          </w:p>
          <w:p w14:paraId="21642C80" w14:textId="2B014CD8" w:rsidR="00C72525" w:rsidRPr="002E20A3" w:rsidRDefault="006B070E" w:rsidP="00450E19">
            <w:pPr>
              <w:pStyle w:val="ListParagraph"/>
              <w:numPr>
                <w:ilvl w:val="0"/>
                <w:numId w:val="7"/>
              </w:numPr>
              <w:jc w:val="both"/>
              <w:rPr>
                <w:rFonts w:cstheme="minorHAnsi"/>
                <w:b w:val="0"/>
                <w:bCs w:val="0"/>
                <w:lang w:val="en-GB"/>
              </w:rPr>
            </w:pPr>
            <w:r w:rsidRPr="002E20A3">
              <w:rPr>
                <w:rFonts w:cstheme="minorHAnsi"/>
                <w:lang w:val="en-GB"/>
              </w:rPr>
              <w:t>Acquire information on gender-specific concerns from a range of sources and stakeholders</w:t>
            </w:r>
            <w:del w:id="1386" w:author="Author" w:date="2023-04-11T14:28:00Z">
              <w:r w:rsidR="00BA1DED" w:rsidRPr="002E20A3" w:rsidDel="003913FE">
                <w:rPr>
                  <w:rFonts w:cstheme="minorHAnsi"/>
                  <w:lang w:val="en-GB"/>
                </w:rPr>
                <w:delText>.</w:delText>
              </w:r>
            </w:del>
          </w:p>
          <w:p w14:paraId="1B0BEBB1" w14:textId="4AB47F74" w:rsidR="00C72525" w:rsidRPr="002E20A3" w:rsidRDefault="00C72525" w:rsidP="00450E19">
            <w:pPr>
              <w:pStyle w:val="ListParagraph"/>
              <w:numPr>
                <w:ilvl w:val="0"/>
                <w:numId w:val="7"/>
              </w:numPr>
              <w:jc w:val="both"/>
              <w:rPr>
                <w:rFonts w:cstheme="minorHAnsi"/>
                <w:b w:val="0"/>
                <w:bCs w:val="0"/>
                <w:lang w:val="en-GB"/>
              </w:rPr>
            </w:pPr>
            <w:r w:rsidRPr="002E20A3">
              <w:rPr>
                <w:rFonts w:cstheme="minorHAnsi"/>
                <w:lang w:val="en-GB"/>
              </w:rPr>
              <w:t>Recogni</w:t>
            </w:r>
            <w:ins w:id="1387" w:author="Author" w:date="2023-04-11T14:28:00Z">
              <w:r w:rsidR="003913FE">
                <w:rPr>
                  <w:rFonts w:cstheme="minorHAnsi"/>
                  <w:lang w:val="en-GB"/>
                </w:rPr>
                <w:t>ze</w:t>
              </w:r>
            </w:ins>
            <w:del w:id="1388" w:author="Author" w:date="2023-04-11T14:28:00Z">
              <w:r w:rsidRPr="002E20A3" w:rsidDel="003913FE">
                <w:rPr>
                  <w:rFonts w:cstheme="minorHAnsi"/>
                  <w:lang w:val="en-GB"/>
                </w:rPr>
                <w:delText>se</w:delText>
              </w:r>
            </w:del>
            <w:r w:rsidRPr="002E20A3">
              <w:rPr>
                <w:rFonts w:cstheme="minorHAnsi"/>
                <w:lang w:val="en-GB"/>
              </w:rPr>
              <w:t xml:space="preserve"> the diverse roles of women, including as power brokers</w:t>
            </w:r>
            <w:del w:id="1389" w:author="Author" w:date="2023-04-11T14:28:00Z">
              <w:r w:rsidRPr="002E20A3" w:rsidDel="003913FE">
                <w:rPr>
                  <w:rFonts w:cstheme="minorHAnsi"/>
                  <w:lang w:val="en-GB"/>
                </w:rPr>
                <w:delText>.</w:delText>
              </w:r>
            </w:del>
          </w:p>
          <w:p w14:paraId="335D99D4" w14:textId="77777777" w:rsidR="00C72525" w:rsidRPr="002E20A3" w:rsidRDefault="00C72525" w:rsidP="001B74C7">
            <w:pPr>
              <w:pStyle w:val="ListParagraph"/>
              <w:jc w:val="both"/>
              <w:rPr>
                <w:rFonts w:cstheme="minorHAnsi"/>
                <w:lang w:val="en-GB"/>
              </w:rPr>
            </w:pPr>
          </w:p>
        </w:tc>
      </w:tr>
      <w:bookmarkEnd w:id="1384"/>
    </w:tbl>
    <w:p w14:paraId="2B6F3697" w14:textId="77777777" w:rsidR="00C72525" w:rsidRPr="002E20A3" w:rsidRDefault="00C72525" w:rsidP="00C72525">
      <w:pPr>
        <w:rPr>
          <w:rFonts w:cstheme="minorHAnsi"/>
          <w:lang w:val="en-GB"/>
        </w:rPr>
      </w:pPr>
    </w:p>
    <w:p w14:paraId="648E1253" w14:textId="77777777" w:rsidR="00C72525" w:rsidRPr="002E20A3" w:rsidRDefault="00C72525" w:rsidP="00DC34BB">
      <w:pPr>
        <w:pStyle w:val="Heading3"/>
        <w:rPr>
          <w:lang w:val="en-GB"/>
        </w:rPr>
      </w:pPr>
      <w:r w:rsidRPr="002E20A3">
        <w:rPr>
          <w:lang w:val="en-GB"/>
        </w:rPr>
        <w:t>SETTING</w:t>
      </w:r>
    </w:p>
    <w:p w14:paraId="3961E154" w14:textId="53187353" w:rsidR="00C72525" w:rsidRPr="002E20A3" w:rsidRDefault="00C72525" w:rsidP="00C72525">
      <w:pPr>
        <w:jc w:val="both"/>
        <w:rPr>
          <w:rFonts w:cstheme="minorHAnsi"/>
          <w:lang w:val="en-GB"/>
        </w:rPr>
      </w:pPr>
      <w:bookmarkStart w:id="1390" w:name="_Hlk97894882"/>
      <w:r w:rsidRPr="002E20A3">
        <w:rPr>
          <w:rFonts w:cstheme="minorHAnsi"/>
          <w:b/>
          <w:bCs/>
          <w:lang w:val="en-GB"/>
        </w:rPr>
        <w:t>Background</w:t>
      </w:r>
      <w:r w:rsidRPr="002E20A3">
        <w:rPr>
          <w:rFonts w:cstheme="minorHAnsi"/>
          <w:lang w:val="en-GB"/>
        </w:rPr>
        <w:t>: You are a</w:t>
      </w:r>
      <w:r w:rsidR="002660E4" w:rsidRPr="002E20A3">
        <w:rPr>
          <w:rFonts w:cstheme="minorHAnsi"/>
          <w:lang w:val="en-GB"/>
        </w:rPr>
        <w:t>n</w:t>
      </w:r>
      <w:r w:rsidRPr="002E20A3">
        <w:rPr>
          <w:rFonts w:cstheme="minorHAnsi"/>
          <w:lang w:val="en-GB"/>
        </w:rPr>
        <w:t xml:space="preserve"> Officer in your </w:t>
      </w:r>
      <w:r w:rsidR="002660E4" w:rsidRPr="002E20A3">
        <w:rPr>
          <w:rFonts w:cstheme="minorHAnsi"/>
          <w:lang w:val="en-GB"/>
        </w:rPr>
        <w:t xml:space="preserve">Infantry Battalion </w:t>
      </w:r>
      <w:r w:rsidRPr="002E20A3">
        <w:rPr>
          <w:rFonts w:cstheme="minorHAnsi"/>
          <w:lang w:val="en-GB"/>
        </w:rPr>
        <w:t xml:space="preserve">and are part of a planning team consisting of personnel from </w:t>
      </w:r>
      <w:r w:rsidR="00977C26" w:rsidRPr="002E20A3">
        <w:rPr>
          <w:rFonts w:cstheme="minorHAnsi"/>
          <w:lang w:val="en-GB"/>
        </w:rPr>
        <w:t xml:space="preserve">the </w:t>
      </w:r>
      <w:r w:rsidRPr="002E20A3">
        <w:rPr>
          <w:rFonts w:cstheme="minorHAnsi"/>
          <w:lang w:val="en-GB"/>
        </w:rPr>
        <w:t>S-2 (</w:t>
      </w:r>
      <w:r w:rsidR="002660E4" w:rsidRPr="002E20A3">
        <w:rPr>
          <w:rFonts w:cstheme="minorHAnsi"/>
          <w:lang w:val="en-GB"/>
        </w:rPr>
        <w:t xml:space="preserve">Military Peacekeeping </w:t>
      </w:r>
      <w:r w:rsidRPr="002E20A3">
        <w:rPr>
          <w:rFonts w:cstheme="minorHAnsi"/>
          <w:lang w:val="en-GB"/>
        </w:rPr>
        <w:t>Intelligence), S-3 (Operations) and S-5 (Planning)</w:t>
      </w:r>
      <w:r w:rsidR="002660E4" w:rsidRPr="002E20A3">
        <w:rPr>
          <w:rFonts w:cstheme="minorHAnsi"/>
          <w:lang w:val="en-GB"/>
        </w:rPr>
        <w:t xml:space="preserve"> branches</w:t>
      </w:r>
      <w:r w:rsidRPr="002E20A3">
        <w:rPr>
          <w:rFonts w:cstheme="minorHAnsi"/>
          <w:lang w:val="en-GB"/>
        </w:rPr>
        <w:t>. Following continued unrest in the past three days in the city of C</w:t>
      </w:r>
      <w:ins w:id="1391" w:author="Author" w:date="2023-04-12T10:15:00Z">
        <w:r w:rsidR="0077064C">
          <w:rPr>
            <w:rFonts w:cstheme="minorHAnsi"/>
            <w:lang w:val="en-GB"/>
          </w:rPr>
          <w:t>orma</w:t>
        </w:r>
      </w:ins>
      <w:del w:id="1392" w:author="Author" w:date="2023-04-12T10:15:00Z">
        <w:r w:rsidRPr="002E20A3" w:rsidDel="0077064C">
          <w:rPr>
            <w:rFonts w:cstheme="minorHAnsi"/>
            <w:lang w:val="en-GB"/>
          </w:rPr>
          <w:delText>ORMA</w:delText>
        </w:r>
      </w:del>
      <w:r w:rsidRPr="002E20A3">
        <w:rPr>
          <w:rFonts w:cstheme="minorHAnsi"/>
          <w:lang w:val="en-GB"/>
        </w:rPr>
        <w:t xml:space="preserve">, you have been tasked by your Infantry Battalion Commander to plan an operation aimed at ensuring the </w:t>
      </w:r>
      <w:del w:id="1393" w:author="Author" w:date="2023-04-12T10:15:00Z">
        <w:r w:rsidRPr="002E20A3" w:rsidDel="0077064C">
          <w:rPr>
            <w:rFonts w:cstheme="minorHAnsi"/>
            <w:lang w:val="en-GB"/>
          </w:rPr>
          <w:delText>P</w:delText>
        </w:r>
      </w:del>
      <w:ins w:id="1394" w:author="Author" w:date="2023-04-12T10:15:00Z">
        <w:r w:rsidR="0077064C">
          <w:rPr>
            <w:rFonts w:cstheme="minorHAnsi"/>
            <w:lang w:val="en-GB"/>
          </w:rPr>
          <w:t>p</w:t>
        </w:r>
      </w:ins>
      <w:r w:rsidRPr="002E20A3">
        <w:rPr>
          <w:rFonts w:cstheme="minorHAnsi"/>
          <w:lang w:val="en-GB"/>
        </w:rPr>
        <w:t xml:space="preserve">rotection of </w:t>
      </w:r>
      <w:del w:id="1395" w:author="Author" w:date="2023-04-12T10:15:00Z">
        <w:r w:rsidRPr="002E20A3" w:rsidDel="0077064C">
          <w:rPr>
            <w:rFonts w:cstheme="minorHAnsi"/>
            <w:lang w:val="en-GB"/>
          </w:rPr>
          <w:delText>C</w:delText>
        </w:r>
      </w:del>
      <w:ins w:id="1396" w:author="Author" w:date="2023-04-12T10:15:00Z">
        <w:r w:rsidR="0077064C">
          <w:rPr>
            <w:rFonts w:cstheme="minorHAnsi"/>
            <w:lang w:val="en-GB"/>
          </w:rPr>
          <w:t>c</w:t>
        </w:r>
      </w:ins>
      <w:r w:rsidRPr="002E20A3">
        <w:rPr>
          <w:rFonts w:cstheme="minorHAnsi"/>
          <w:lang w:val="en-GB"/>
        </w:rPr>
        <w:t>ivilians</w:t>
      </w:r>
      <w:del w:id="1397" w:author="Amy FRUCHTER" w:date="2023-04-14T12:58:00Z">
        <w:r w:rsidRPr="002E20A3" w:rsidDel="00A9509A">
          <w:rPr>
            <w:rFonts w:cstheme="minorHAnsi"/>
            <w:lang w:val="en-GB"/>
          </w:rPr>
          <w:delText xml:space="preserve"> (POC)</w:delText>
        </w:r>
      </w:del>
      <w:r w:rsidRPr="002E20A3">
        <w:rPr>
          <w:rFonts w:cstheme="minorHAnsi"/>
          <w:lang w:val="en-GB"/>
        </w:rPr>
        <w:t xml:space="preserve"> in </w:t>
      </w:r>
      <w:ins w:id="1398" w:author="Author" w:date="2023-04-12T10:15:00Z">
        <w:r w:rsidR="0077064C">
          <w:rPr>
            <w:rFonts w:cstheme="minorHAnsi"/>
            <w:lang w:val="en-GB"/>
          </w:rPr>
          <w:t xml:space="preserve">the </w:t>
        </w:r>
      </w:ins>
      <w:r w:rsidRPr="002E20A3">
        <w:rPr>
          <w:rFonts w:cstheme="minorHAnsi"/>
          <w:lang w:val="en-GB"/>
        </w:rPr>
        <w:t>light of reports of an imminent attack. You are requested to secure the village centre</w:t>
      </w:r>
      <w:ins w:id="1399" w:author="Author" w:date="2023-04-12T10:15:00Z">
        <w:r w:rsidR="0077064C">
          <w:rPr>
            <w:rFonts w:cstheme="minorHAnsi"/>
            <w:lang w:val="en-GB"/>
          </w:rPr>
          <w:t>,</w:t>
        </w:r>
      </w:ins>
      <w:r w:rsidRPr="002E20A3">
        <w:rPr>
          <w:rFonts w:cstheme="minorHAnsi"/>
          <w:lang w:val="en-GB"/>
        </w:rPr>
        <w:t xml:space="preserve"> where shops are located</w:t>
      </w:r>
      <w:ins w:id="1400" w:author="Author" w:date="2023-04-12T10:15:00Z">
        <w:r w:rsidR="0077064C">
          <w:rPr>
            <w:rFonts w:cstheme="minorHAnsi"/>
            <w:lang w:val="en-GB"/>
          </w:rPr>
          <w:t>,</w:t>
        </w:r>
      </w:ins>
      <w:r w:rsidRPr="002E20A3">
        <w:rPr>
          <w:rFonts w:cstheme="minorHAnsi"/>
          <w:lang w:val="en-GB"/>
        </w:rPr>
        <w:t xml:space="preserve"> and </w:t>
      </w:r>
      <w:ins w:id="1401" w:author="Author" w:date="2023-04-12T10:15:00Z">
        <w:r w:rsidR="0077064C">
          <w:rPr>
            <w:rFonts w:cstheme="minorHAnsi"/>
            <w:lang w:val="en-GB"/>
          </w:rPr>
          <w:t xml:space="preserve">to </w:t>
        </w:r>
      </w:ins>
      <w:r w:rsidRPr="002E20A3">
        <w:rPr>
          <w:rFonts w:cstheme="minorHAnsi"/>
          <w:lang w:val="en-GB"/>
        </w:rPr>
        <w:t xml:space="preserve">monitor roads leading from </w:t>
      </w:r>
      <w:r w:rsidR="00315762" w:rsidRPr="002E20A3">
        <w:rPr>
          <w:rFonts w:cstheme="minorHAnsi"/>
          <w:lang w:val="en-GB"/>
        </w:rPr>
        <w:t xml:space="preserve">the </w:t>
      </w:r>
      <w:r w:rsidRPr="002E20A3">
        <w:rPr>
          <w:rFonts w:cstheme="minorHAnsi"/>
          <w:lang w:val="en-GB"/>
        </w:rPr>
        <w:t xml:space="preserve">nearby jungle to the </w:t>
      </w:r>
      <w:r w:rsidR="00315762" w:rsidRPr="002E20A3">
        <w:rPr>
          <w:rFonts w:cstheme="minorHAnsi"/>
          <w:lang w:val="en-GB"/>
        </w:rPr>
        <w:t xml:space="preserve">village </w:t>
      </w:r>
      <w:r w:rsidRPr="002E20A3">
        <w:rPr>
          <w:rFonts w:cstheme="minorHAnsi"/>
          <w:lang w:val="en-GB"/>
        </w:rPr>
        <w:t>centre.</w:t>
      </w:r>
      <w:r w:rsidR="00A936E7" w:rsidRPr="002E20A3">
        <w:rPr>
          <w:rFonts w:cstheme="minorHAnsi"/>
          <w:lang w:val="en-GB"/>
        </w:rPr>
        <w:t xml:space="preserve"> </w:t>
      </w:r>
    </w:p>
    <w:bookmarkEnd w:id="1390"/>
    <w:p w14:paraId="7B0E31EC" w14:textId="298FB235" w:rsidR="00C72525" w:rsidRPr="002E20A3" w:rsidRDefault="00C72525" w:rsidP="00C72525">
      <w:pPr>
        <w:jc w:val="both"/>
        <w:rPr>
          <w:rFonts w:cstheme="minorHAnsi"/>
          <w:lang w:val="en-GB"/>
        </w:rPr>
      </w:pPr>
      <w:r w:rsidRPr="002E20A3">
        <w:rPr>
          <w:rFonts w:cstheme="minorHAnsi"/>
          <w:b/>
          <w:bCs/>
          <w:lang w:val="en-GB"/>
        </w:rPr>
        <w:t>Recent developments</w:t>
      </w:r>
      <w:r w:rsidRPr="002E20A3">
        <w:rPr>
          <w:rFonts w:cstheme="minorHAnsi"/>
          <w:lang w:val="en-GB"/>
        </w:rPr>
        <w:t xml:space="preserve">: </w:t>
      </w:r>
      <w:bookmarkStart w:id="1402" w:name="_Hlk97894918"/>
      <w:r w:rsidRPr="002E20A3">
        <w:rPr>
          <w:rFonts w:cstheme="minorHAnsi"/>
          <w:lang w:val="en-GB"/>
        </w:rPr>
        <w:t>A group of men</w:t>
      </w:r>
      <w:r w:rsidR="00D6132C" w:rsidRPr="002E20A3">
        <w:rPr>
          <w:rFonts w:cstheme="minorHAnsi"/>
          <w:lang w:val="en-GB"/>
        </w:rPr>
        <w:t xml:space="preserve"> and women</w:t>
      </w:r>
      <w:r w:rsidRPr="002E20A3">
        <w:rPr>
          <w:rFonts w:cstheme="minorHAnsi"/>
          <w:lang w:val="en-GB"/>
        </w:rPr>
        <w:t xml:space="preserve"> from the Falin majority have </w:t>
      </w:r>
      <w:del w:id="1403" w:author="Author" w:date="2023-04-12T10:38:00Z">
        <w:r w:rsidRPr="002E20A3" w:rsidDel="00665DE3">
          <w:rPr>
            <w:rFonts w:cstheme="minorHAnsi"/>
            <w:lang w:val="en-GB"/>
          </w:rPr>
          <w:delText>gone on</w:delText>
        </w:r>
      </w:del>
      <w:ins w:id="1404" w:author="Author" w:date="2023-04-12T10:38:00Z">
        <w:r w:rsidR="00665DE3">
          <w:rPr>
            <w:rFonts w:cstheme="minorHAnsi"/>
            <w:lang w:val="en-GB"/>
          </w:rPr>
          <w:t>taken to</w:t>
        </w:r>
      </w:ins>
      <w:r w:rsidRPr="002E20A3">
        <w:rPr>
          <w:rFonts w:cstheme="minorHAnsi"/>
          <w:lang w:val="en-GB"/>
        </w:rPr>
        <w:t xml:space="preserve"> the streets and carried out acts of violence against members and property of the Tatsi minority. The Tatsis have retaliated with support from armed groups hostile to the Ogavo government. </w:t>
      </w:r>
      <w:bookmarkEnd w:id="1402"/>
      <w:r w:rsidRPr="002E20A3">
        <w:rPr>
          <w:rFonts w:cstheme="minorHAnsi"/>
          <w:lang w:val="en-GB"/>
        </w:rPr>
        <w:t>Supported by neighbouring R</w:t>
      </w:r>
      <w:ins w:id="1405" w:author="Author" w:date="2023-04-12T10:44:00Z">
        <w:r w:rsidR="00665DE3">
          <w:rPr>
            <w:rFonts w:cstheme="minorHAnsi"/>
            <w:lang w:val="en-GB"/>
          </w:rPr>
          <w:t>imosa</w:t>
        </w:r>
      </w:ins>
      <w:del w:id="1406" w:author="Author" w:date="2023-04-12T10:44:00Z">
        <w:r w:rsidRPr="002E20A3" w:rsidDel="00665DE3">
          <w:rPr>
            <w:rFonts w:cstheme="minorHAnsi"/>
            <w:lang w:val="en-GB"/>
          </w:rPr>
          <w:delText>IMOSA</w:delText>
        </w:r>
      </w:del>
      <w:r w:rsidRPr="002E20A3">
        <w:rPr>
          <w:rFonts w:cstheme="minorHAnsi"/>
          <w:lang w:val="en-GB"/>
        </w:rPr>
        <w:t>, these armed groups operate from the jungles near C</w:t>
      </w:r>
      <w:ins w:id="1407" w:author="Author" w:date="2023-04-12T10:18:00Z">
        <w:r w:rsidR="0077064C">
          <w:rPr>
            <w:rFonts w:cstheme="minorHAnsi"/>
            <w:lang w:val="en-GB"/>
          </w:rPr>
          <w:t>orma</w:t>
        </w:r>
      </w:ins>
      <w:del w:id="1408" w:author="Author" w:date="2023-04-12T10:18:00Z">
        <w:r w:rsidRPr="002E20A3" w:rsidDel="0077064C">
          <w:rPr>
            <w:rFonts w:cstheme="minorHAnsi"/>
            <w:lang w:val="en-GB"/>
          </w:rPr>
          <w:delText>ORMA</w:delText>
        </w:r>
      </w:del>
      <w:r w:rsidRPr="002E20A3">
        <w:rPr>
          <w:rFonts w:cstheme="minorHAnsi"/>
          <w:lang w:val="en-GB"/>
        </w:rPr>
        <w:t xml:space="preserve">. They are largely composed of unemployed </w:t>
      </w:r>
      <w:r w:rsidR="00E66272" w:rsidRPr="002E20A3">
        <w:rPr>
          <w:rFonts w:cstheme="minorHAnsi"/>
          <w:lang w:val="en-GB"/>
        </w:rPr>
        <w:t>young</w:t>
      </w:r>
      <w:r w:rsidR="00C15315" w:rsidRPr="002E20A3">
        <w:rPr>
          <w:rFonts w:cstheme="minorHAnsi"/>
          <w:lang w:val="en-GB"/>
        </w:rPr>
        <w:t xml:space="preserve"> adults from the</w:t>
      </w:r>
      <w:r w:rsidR="00E66272" w:rsidRPr="002E20A3">
        <w:rPr>
          <w:rFonts w:cstheme="minorHAnsi"/>
          <w:lang w:val="en-GB"/>
        </w:rPr>
        <w:t xml:space="preserve"> </w:t>
      </w:r>
      <w:r w:rsidRPr="002E20A3">
        <w:rPr>
          <w:rFonts w:cstheme="minorHAnsi"/>
          <w:lang w:val="en-GB"/>
        </w:rPr>
        <w:t>Tatsi</w:t>
      </w:r>
      <w:r w:rsidR="00C15315" w:rsidRPr="002E20A3">
        <w:rPr>
          <w:rFonts w:cstheme="minorHAnsi"/>
          <w:lang w:val="en-GB"/>
        </w:rPr>
        <w:t xml:space="preserve"> minority</w:t>
      </w:r>
      <w:r w:rsidR="00E66272" w:rsidRPr="002E20A3">
        <w:rPr>
          <w:rFonts w:cstheme="minorHAnsi"/>
          <w:lang w:val="en-GB"/>
        </w:rPr>
        <w:t xml:space="preserve"> </w:t>
      </w:r>
      <w:r w:rsidRPr="002E20A3">
        <w:rPr>
          <w:rFonts w:cstheme="minorHAnsi"/>
          <w:lang w:val="en-GB"/>
        </w:rPr>
        <w:t>who have been mobili</w:t>
      </w:r>
      <w:ins w:id="1409" w:author="Author" w:date="2023-04-12T10:45:00Z">
        <w:r w:rsidR="00665DE3">
          <w:rPr>
            <w:rFonts w:cstheme="minorHAnsi"/>
            <w:lang w:val="en-GB"/>
          </w:rPr>
          <w:t>zed</w:t>
        </w:r>
      </w:ins>
      <w:del w:id="1410" w:author="Author" w:date="2023-04-12T10:45:00Z">
        <w:r w:rsidRPr="002E20A3" w:rsidDel="00665DE3">
          <w:rPr>
            <w:rFonts w:cstheme="minorHAnsi"/>
            <w:lang w:val="en-GB"/>
          </w:rPr>
          <w:delText>sed</w:delText>
        </w:r>
      </w:del>
      <w:r w:rsidRPr="002E20A3">
        <w:rPr>
          <w:rFonts w:cstheme="minorHAnsi"/>
          <w:lang w:val="en-GB"/>
        </w:rPr>
        <w:t xml:space="preserve"> by local warlords, primarily </w:t>
      </w:r>
      <w:del w:id="1411" w:author="Author" w:date="2023-04-12T10:45:00Z">
        <w:r w:rsidRPr="002E20A3" w:rsidDel="00665DE3">
          <w:rPr>
            <w:rFonts w:cstheme="minorHAnsi"/>
            <w:lang w:val="en-GB"/>
          </w:rPr>
          <w:delText>for</w:delText>
        </w:r>
      </w:del>
      <w:ins w:id="1412" w:author="Author" w:date="2023-04-12T10:45:00Z">
        <w:r w:rsidR="00665DE3">
          <w:rPr>
            <w:rFonts w:cstheme="minorHAnsi"/>
            <w:lang w:val="en-GB"/>
          </w:rPr>
          <w:t>in support of</w:t>
        </w:r>
      </w:ins>
      <w:r w:rsidRPr="002E20A3">
        <w:rPr>
          <w:rFonts w:cstheme="minorHAnsi"/>
          <w:lang w:val="en-GB"/>
        </w:rPr>
        <w:t xml:space="preserve"> economic ambitions. Despite the United Nations Children’s Fund</w:t>
      </w:r>
      <w:del w:id="1413" w:author="Author" w:date="2023-04-12T10:54:00Z">
        <w:r w:rsidRPr="002E20A3" w:rsidDel="000A2371">
          <w:rPr>
            <w:rFonts w:cstheme="minorHAnsi"/>
            <w:lang w:val="en-GB"/>
          </w:rPr>
          <w:delText>’s</w:delText>
        </w:r>
      </w:del>
      <w:r w:rsidRPr="002E20A3">
        <w:rPr>
          <w:rFonts w:cstheme="minorHAnsi"/>
          <w:lang w:val="en-GB"/>
        </w:rPr>
        <w:t xml:space="preserve"> (UNICEF) efforts over the past two years to empower </w:t>
      </w:r>
      <w:r w:rsidR="00B96720" w:rsidRPr="002E20A3">
        <w:rPr>
          <w:rFonts w:cstheme="minorHAnsi"/>
          <w:lang w:val="en-GB"/>
        </w:rPr>
        <w:t xml:space="preserve">young adults </w:t>
      </w:r>
      <w:r w:rsidRPr="002E20A3">
        <w:rPr>
          <w:rFonts w:cstheme="minorHAnsi"/>
          <w:lang w:val="en-GB"/>
        </w:rPr>
        <w:t xml:space="preserve">through vocational training, </w:t>
      </w:r>
      <w:r w:rsidR="00C15315" w:rsidRPr="002E20A3">
        <w:rPr>
          <w:rFonts w:cstheme="minorHAnsi"/>
          <w:lang w:val="en-GB"/>
        </w:rPr>
        <w:t xml:space="preserve">many </w:t>
      </w:r>
      <w:r w:rsidRPr="002E20A3">
        <w:rPr>
          <w:rFonts w:cstheme="minorHAnsi"/>
          <w:lang w:val="en-GB"/>
        </w:rPr>
        <w:t>have continued to join the armed group</w:t>
      </w:r>
      <w:ins w:id="1414" w:author="Author" w:date="2023-04-12T10:54:00Z">
        <w:r w:rsidR="000A2371">
          <w:rPr>
            <w:rFonts w:cstheme="minorHAnsi"/>
            <w:lang w:val="en-GB"/>
          </w:rPr>
          <w:t>s</w:t>
        </w:r>
      </w:ins>
      <w:r w:rsidRPr="002E20A3">
        <w:rPr>
          <w:rFonts w:cstheme="minorHAnsi"/>
          <w:lang w:val="en-GB"/>
        </w:rPr>
        <w:t xml:space="preserve"> </w:t>
      </w:r>
      <w:del w:id="1415" w:author="Author" w:date="2023-04-12T10:54:00Z">
        <w:r w:rsidRPr="002E20A3" w:rsidDel="000A2371">
          <w:rPr>
            <w:rFonts w:cstheme="minorHAnsi"/>
            <w:lang w:val="en-GB"/>
          </w:rPr>
          <w:delText>with</w:delText>
        </w:r>
      </w:del>
      <w:ins w:id="1416" w:author="Author" w:date="2023-04-12T10:55:00Z">
        <w:r w:rsidR="000A2371">
          <w:rPr>
            <w:rFonts w:cstheme="minorHAnsi"/>
            <w:lang w:val="en-GB"/>
          </w:rPr>
          <w:t>in the</w:t>
        </w:r>
      </w:ins>
      <w:r w:rsidRPr="002E20A3">
        <w:rPr>
          <w:rFonts w:cstheme="minorHAnsi"/>
          <w:lang w:val="en-GB"/>
        </w:rPr>
        <w:t xml:space="preserve"> hope</w:t>
      </w:r>
      <w:del w:id="1417" w:author="Author" w:date="2023-04-12T10:55:00Z">
        <w:r w:rsidRPr="002E20A3" w:rsidDel="000A2371">
          <w:rPr>
            <w:rFonts w:cstheme="minorHAnsi"/>
            <w:lang w:val="en-GB"/>
          </w:rPr>
          <w:delText>s</w:delText>
        </w:r>
      </w:del>
      <w:r w:rsidRPr="002E20A3">
        <w:rPr>
          <w:rFonts w:cstheme="minorHAnsi"/>
          <w:lang w:val="en-GB"/>
        </w:rPr>
        <w:t xml:space="preserve"> of </w:t>
      </w:r>
      <w:ins w:id="1418" w:author="Author" w:date="2023-04-12T10:55:00Z">
        <w:r w:rsidR="000A2371">
          <w:rPr>
            <w:rFonts w:cstheme="minorHAnsi"/>
            <w:lang w:val="en-GB"/>
          </w:rPr>
          <w:t xml:space="preserve">securing </w:t>
        </w:r>
      </w:ins>
      <w:r w:rsidRPr="002E20A3">
        <w:rPr>
          <w:rFonts w:cstheme="minorHAnsi"/>
          <w:lang w:val="en-GB"/>
        </w:rPr>
        <w:t>economic prosperity. The groups accuse the Ogavo government of systematic discrimination against minorities and economic favouritism to</w:t>
      </w:r>
      <w:r w:rsidR="00315762" w:rsidRPr="002E20A3">
        <w:rPr>
          <w:rFonts w:cstheme="minorHAnsi"/>
          <w:lang w:val="en-GB"/>
        </w:rPr>
        <w:t>wards</w:t>
      </w:r>
      <w:r w:rsidRPr="002E20A3">
        <w:rPr>
          <w:rFonts w:cstheme="minorHAnsi"/>
          <w:lang w:val="en-GB"/>
        </w:rPr>
        <w:t xml:space="preserve"> Falin entrepreneurs. </w:t>
      </w:r>
    </w:p>
    <w:p w14:paraId="6A9E25D7" w14:textId="72CBB20D" w:rsidR="00C72525" w:rsidRPr="002E20A3" w:rsidRDefault="00C72525" w:rsidP="00C72525">
      <w:pPr>
        <w:jc w:val="both"/>
        <w:rPr>
          <w:rFonts w:cstheme="minorHAnsi"/>
          <w:lang w:val="en-GB"/>
        </w:rPr>
      </w:pPr>
      <w:r w:rsidRPr="002E20A3">
        <w:rPr>
          <w:rFonts w:cstheme="minorHAnsi"/>
          <w:b/>
          <w:bCs/>
          <w:lang w:val="en-GB"/>
        </w:rPr>
        <w:t>Triggers</w:t>
      </w:r>
      <w:r w:rsidRPr="002E20A3">
        <w:rPr>
          <w:rFonts w:cstheme="minorHAnsi"/>
          <w:lang w:val="en-GB"/>
        </w:rPr>
        <w:t>: The recent clashes in C</w:t>
      </w:r>
      <w:ins w:id="1419" w:author="Author" w:date="2023-04-12T10:55:00Z">
        <w:r w:rsidR="000A2371">
          <w:rPr>
            <w:rFonts w:cstheme="minorHAnsi"/>
            <w:lang w:val="en-GB"/>
          </w:rPr>
          <w:t>orma</w:t>
        </w:r>
      </w:ins>
      <w:del w:id="1420" w:author="Author" w:date="2023-04-12T10:55:00Z">
        <w:r w:rsidRPr="002E20A3" w:rsidDel="000A2371">
          <w:rPr>
            <w:rFonts w:cstheme="minorHAnsi"/>
            <w:lang w:val="en-GB"/>
          </w:rPr>
          <w:delText>ORMA</w:delText>
        </w:r>
      </w:del>
      <w:r w:rsidRPr="002E20A3">
        <w:rPr>
          <w:rFonts w:cstheme="minorHAnsi"/>
          <w:lang w:val="en-GB"/>
        </w:rPr>
        <w:t xml:space="preserve"> were triggered following the killing of two Falin men</w:t>
      </w:r>
      <w:r w:rsidR="00D6132C" w:rsidRPr="002E20A3">
        <w:rPr>
          <w:rFonts w:cstheme="minorHAnsi"/>
          <w:lang w:val="en-GB"/>
        </w:rPr>
        <w:t xml:space="preserve"> and one Falin woman</w:t>
      </w:r>
      <w:r w:rsidRPr="002E20A3">
        <w:rPr>
          <w:rFonts w:cstheme="minorHAnsi"/>
          <w:lang w:val="en-GB"/>
        </w:rPr>
        <w:t xml:space="preserve"> by a group of Tatsi men. Tatsis have accused the Falins of </w:t>
      </w:r>
      <w:ins w:id="1421" w:author="Author" w:date="2023-04-12T10:56:00Z">
        <w:r w:rsidR="000A2371">
          <w:rPr>
            <w:rFonts w:cstheme="minorHAnsi"/>
            <w:lang w:val="en-GB"/>
          </w:rPr>
          <w:t xml:space="preserve">allowing </w:t>
        </w:r>
      </w:ins>
      <w:r w:rsidRPr="002E20A3">
        <w:rPr>
          <w:rFonts w:cstheme="minorHAnsi"/>
          <w:lang w:val="en-GB"/>
        </w:rPr>
        <w:t xml:space="preserve">cattle </w:t>
      </w:r>
      <w:ins w:id="1422" w:author="Author" w:date="2023-04-12T10:56:00Z">
        <w:r w:rsidR="000A2371">
          <w:rPr>
            <w:rFonts w:cstheme="minorHAnsi"/>
            <w:lang w:val="en-GB"/>
          </w:rPr>
          <w:t xml:space="preserve">owned by Falins to </w:t>
        </w:r>
      </w:ins>
      <w:r w:rsidRPr="002E20A3">
        <w:rPr>
          <w:rFonts w:cstheme="minorHAnsi"/>
          <w:lang w:val="en-GB"/>
        </w:rPr>
        <w:t>graz</w:t>
      </w:r>
      <w:ins w:id="1423" w:author="Author" w:date="2023-04-12T10:56:00Z">
        <w:r w:rsidR="000A2371">
          <w:rPr>
            <w:rFonts w:cstheme="minorHAnsi"/>
            <w:lang w:val="en-GB"/>
          </w:rPr>
          <w:t>e</w:t>
        </w:r>
      </w:ins>
      <w:del w:id="1424" w:author="Author" w:date="2023-04-12T10:56:00Z">
        <w:r w:rsidRPr="002E20A3" w:rsidDel="000A2371">
          <w:rPr>
            <w:rFonts w:cstheme="minorHAnsi"/>
            <w:lang w:val="en-GB"/>
          </w:rPr>
          <w:delText>ing</w:delText>
        </w:r>
      </w:del>
      <w:r w:rsidRPr="002E20A3">
        <w:rPr>
          <w:rFonts w:cstheme="minorHAnsi"/>
          <w:lang w:val="en-GB"/>
        </w:rPr>
        <w:t xml:space="preserve"> off </w:t>
      </w:r>
      <w:del w:id="1425" w:author="Author" w:date="2023-04-12T10:56:00Z">
        <w:r w:rsidRPr="002E20A3" w:rsidDel="000A2371">
          <w:rPr>
            <w:rFonts w:cstheme="minorHAnsi"/>
            <w:lang w:val="en-GB"/>
          </w:rPr>
          <w:delText>their</w:delText>
        </w:r>
      </w:del>
      <w:r w:rsidRPr="002E20A3">
        <w:rPr>
          <w:rFonts w:cstheme="minorHAnsi"/>
          <w:lang w:val="en-GB"/>
        </w:rPr>
        <w:t xml:space="preserve"> crops</w:t>
      </w:r>
      <w:ins w:id="1426" w:author="Author" w:date="2023-04-12T10:56:00Z">
        <w:r w:rsidR="000A2371">
          <w:rPr>
            <w:rFonts w:cstheme="minorHAnsi"/>
            <w:lang w:val="en-GB"/>
          </w:rPr>
          <w:t xml:space="preserve"> cultivated by the Tatsis</w:t>
        </w:r>
      </w:ins>
      <w:r w:rsidRPr="002E20A3">
        <w:rPr>
          <w:rFonts w:cstheme="minorHAnsi"/>
          <w:lang w:val="en-GB"/>
        </w:rPr>
        <w:t xml:space="preserve">. With the ongoing drought, many farmers are unable to feed their livestock, leaving the cattle to wander into neighbouring plots. </w:t>
      </w:r>
    </w:p>
    <w:p w14:paraId="501E93BA" w14:textId="0D049E47" w:rsidR="00C72525" w:rsidRPr="002E20A3" w:rsidRDefault="00C72525" w:rsidP="00C72525">
      <w:pPr>
        <w:jc w:val="both"/>
        <w:rPr>
          <w:rFonts w:cstheme="minorHAnsi"/>
          <w:lang w:val="en-GB"/>
        </w:rPr>
      </w:pPr>
      <w:r w:rsidRPr="002E20A3">
        <w:rPr>
          <w:rFonts w:cstheme="minorHAnsi"/>
          <w:b/>
          <w:bCs/>
          <w:lang w:val="en-GB"/>
        </w:rPr>
        <w:t>Damage</w:t>
      </w:r>
      <w:r w:rsidRPr="002E20A3">
        <w:rPr>
          <w:rFonts w:cstheme="minorHAnsi"/>
          <w:lang w:val="en-GB"/>
        </w:rPr>
        <w:t>: In the resulting clashes, many pe</w:t>
      </w:r>
      <w:ins w:id="1427" w:author="Author" w:date="2023-04-12T10:57:00Z">
        <w:r w:rsidR="000A2371">
          <w:rPr>
            <w:rFonts w:cstheme="minorHAnsi"/>
            <w:lang w:val="en-GB"/>
          </w:rPr>
          <w:t>ople</w:t>
        </w:r>
      </w:ins>
      <w:del w:id="1428" w:author="Author" w:date="2023-04-12T10:57:00Z">
        <w:r w:rsidRPr="002E20A3" w:rsidDel="000A2371">
          <w:rPr>
            <w:rFonts w:cstheme="minorHAnsi"/>
            <w:lang w:val="en-GB"/>
          </w:rPr>
          <w:delText>rsons</w:delText>
        </w:r>
      </w:del>
      <w:r w:rsidRPr="002E20A3">
        <w:rPr>
          <w:rFonts w:cstheme="minorHAnsi"/>
          <w:lang w:val="en-GB"/>
        </w:rPr>
        <w:t xml:space="preserve"> have been injured or killed</w:t>
      </w:r>
      <w:ins w:id="1429" w:author="Author" w:date="2023-04-12T10:57:00Z">
        <w:r w:rsidR="000A2371">
          <w:rPr>
            <w:rFonts w:cstheme="minorHAnsi"/>
            <w:lang w:val="en-GB"/>
          </w:rPr>
          <w:t>,</w:t>
        </w:r>
      </w:ins>
      <w:del w:id="1430" w:author="Author" w:date="2023-04-12T10:57:00Z">
        <w:r w:rsidR="009C3063" w:rsidRPr="002E20A3" w:rsidDel="000A2371">
          <w:rPr>
            <w:rFonts w:cstheme="minorHAnsi"/>
            <w:lang w:val="en-GB"/>
          </w:rPr>
          <w:delText xml:space="preserve"> –</w:delText>
        </w:r>
      </w:del>
      <w:r w:rsidR="009C3063" w:rsidRPr="002E20A3">
        <w:rPr>
          <w:rFonts w:cstheme="minorHAnsi"/>
          <w:lang w:val="en-GB"/>
        </w:rPr>
        <w:t xml:space="preserve"> </w:t>
      </w:r>
      <w:r w:rsidRPr="002E20A3">
        <w:rPr>
          <w:rFonts w:cstheme="minorHAnsi"/>
          <w:lang w:val="en-GB"/>
        </w:rPr>
        <w:t xml:space="preserve">primarily men and </w:t>
      </w:r>
      <w:r w:rsidR="007920D1" w:rsidRPr="002E20A3">
        <w:rPr>
          <w:rFonts w:cstheme="minorHAnsi"/>
          <w:lang w:val="en-GB"/>
        </w:rPr>
        <w:t xml:space="preserve">young adults </w:t>
      </w:r>
      <w:r w:rsidRPr="002E20A3">
        <w:rPr>
          <w:rFonts w:cstheme="minorHAnsi"/>
          <w:lang w:val="en-GB"/>
        </w:rPr>
        <w:t xml:space="preserve">from both ethnic groups </w:t>
      </w:r>
      <w:del w:id="1431" w:author="Author" w:date="2023-04-12T10:57:00Z">
        <w:r w:rsidRPr="002E20A3" w:rsidDel="000A2371">
          <w:rPr>
            <w:rFonts w:cstheme="minorHAnsi"/>
            <w:lang w:val="en-GB"/>
          </w:rPr>
          <w:delText>working in</w:delText>
        </w:r>
      </w:del>
      <w:ins w:id="1432" w:author="Author" w:date="2023-04-12T10:57:00Z">
        <w:r w:rsidR="000A2371">
          <w:rPr>
            <w:rFonts w:cstheme="minorHAnsi"/>
            <w:lang w:val="en-GB"/>
          </w:rPr>
          <w:t>who are engaged in</w:t>
        </w:r>
      </w:ins>
      <w:r w:rsidRPr="002E20A3">
        <w:rPr>
          <w:rFonts w:cstheme="minorHAnsi"/>
          <w:lang w:val="en-GB"/>
        </w:rPr>
        <w:t xml:space="preserve"> farm</w:t>
      </w:r>
      <w:del w:id="1433" w:author="Author" w:date="2023-04-12T10:57:00Z">
        <w:r w:rsidRPr="002E20A3" w:rsidDel="000A2371">
          <w:rPr>
            <w:rFonts w:cstheme="minorHAnsi"/>
            <w:lang w:val="en-GB"/>
          </w:rPr>
          <w:delText>s</w:delText>
        </w:r>
      </w:del>
      <w:ins w:id="1434" w:author="Author" w:date="2023-04-12T10:57:00Z">
        <w:r w:rsidR="000A2371">
          <w:rPr>
            <w:rFonts w:cstheme="minorHAnsi"/>
            <w:lang w:val="en-GB"/>
          </w:rPr>
          <w:t xml:space="preserve"> work</w:t>
        </w:r>
      </w:ins>
      <w:r w:rsidRPr="002E20A3">
        <w:rPr>
          <w:rFonts w:cstheme="minorHAnsi"/>
          <w:lang w:val="en-GB"/>
        </w:rPr>
        <w:t>. Public buildings and infrastructure such as schools and roads have been severely damaged. A maternity clinic located in the centre of C</w:t>
      </w:r>
      <w:ins w:id="1435" w:author="Author" w:date="2023-04-12T10:58:00Z">
        <w:r w:rsidR="000A2371">
          <w:rPr>
            <w:rFonts w:cstheme="minorHAnsi"/>
            <w:lang w:val="en-GB"/>
          </w:rPr>
          <w:t>orma</w:t>
        </w:r>
      </w:ins>
      <w:del w:id="1436" w:author="Author" w:date="2023-04-12T10:58:00Z">
        <w:r w:rsidRPr="002E20A3" w:rsidDel="000A2371">
          <w:rPr>
            <w:rFonts w:cstheme="minorHAnsi"/>
            <w:lang w:val="en-GB"/>
          </w:rPr>
          <w:delText>ORMA</w:delText>
        </w:r>
      </w:del>
      <w:r w:rsidRPr="002E20A3">
        <w:rPr>
          <w:rFonts w:cstheme="minorHAnsi"/>
          <w:lang w:val="en-GB"/>
        </w:rPr>
        <w:t xml:space="preserve"> has also been targeted. Armed groups and criminal gangs have made use of the situation to loot and steal from shops, primarily run by Falin women, many of whom are also members of the Association of </w:t>
      </w:r>
      <w:r w:rsidR="00F36F1F" w:rsidRPr="002E20A3">
        <w:rPr>
          <w:rFonts w:cstheme="minorHAnsi"/>
          <w:lang w:val="en-GB"/>
        </w:rPr>
        <w:t>F</w:t>
      </w:r>
      <w:r w:rsidRPr="002E20A3">
        <w:rPr>
          <w:rFonts w:cstheme="minorHAnsi"/>
          <w:lang w:val="en-GB"/>
        </w:rPr>
        <w:t xml:space="preserve">emale </w:t>
      </w:r>
      <w:r w:rsidR="00F36F1F" w:rsidRPr="002E20A3">
        <w:rPr>
          <w:rFonts w:cstheme="minorHAnsi"/>
          <w:lang w:val="en-GB"/>
        </w:rPr>
        <w:t>E</w:t>
      </w:r>
      <w:r w:rsidRPr="002E20A3">
        <w:rPr>
          <w:rFonts w:cstheme="minorHAnsi"/>
          <w:lang w:val="en-GB"/>
        </w:rPr>
        <w:t xml:space="preserve">ntrepreneurs. </w:t>
      </w:r>
    </w:p>
    <w:p w14:paraId="4016329E" w14:textId="2F91548E" w:rsidR="00C72525" w:rsidRPr="002E20A3" w:rsidRDefault="00C72525" w:rsidP="00C72525">
      <w:pPr>
        <w:jc w:val="both"/>
        <w:rPr>
          <w:rFonts w:cstheme="minorHAnsi"/>
          <w:lang w:val="en-GB"/>
        </w:rPr>
      </w:pPr>
      <w:r w:rsidRPr="002E20A3">
        <w:rPr>
          <w:rFonts w:cstheme="minorHAnsi"/>
          <w:b/>
          <w:bCs/>
          <w:lang w:val="en-GB"/>
        </w:rPr>
        <w:t>Seeking a solution</w:t>
      </w:r>
      <w:r w:rsidRPr="002E20A3">
        <w:rPr>
          <w:rFonts w:cstheme="minorHAnsi"/>
          <w:lang w:val="en-GB"/>
        </w:rPr>
        <w:t xml:space="preserve">: In a bid to calm tensions, a Falin political leader from the Parti </w:t>
      </w:r>
      <w:del w:id="1437" w:author="Author" w:date="2023-04-12T10:59:00Z">
        <w:r w:rsidR="009E1061" w:rsidRPr="002E20A3" w:rsidDel="00BD7CDA">
          <w:rPr>
            <w:rFonts w:cstheme="minorHAnsi"/>
            <w:lang w:val="en-GB"/>
          </w:rPr>
          <w:delText>D</w:delText>
        </w:r>
      </w:del>
      <w:ins w:id="1438" w:author="Author" w:date="2023-04-12T10:59:00Z">
        <w:r w:rsidR="00BD7CDA">
          <w:rPr>
            <w:rFonts w:cstheme="minorHAnsi"/>
            <w:lang w:val="en-GB"/>
          </w:rPr>
          <w:t>d</w:t>
        </w:r>
      </w:ins>
      <w:r w:rsidR="009E1061" w:rsidRPr="002E20A3">
        <w:rPr>
          <w:rFonts w:cstheme="minorHAnsi"/>
          <w:lang w:val="en-GB"/>
        </w:rPr>
        <w:t xml:space="preserve">émocratique </w:t>
      </w:r>
      <w:r w:rsidRPr="002E20A3">
        <w:rPr>
          <w:rFonts w:cstheme="minorHAnsi"/>
          <w:lang w:val="en-GB"/>
        </w:rPr>
        <w:t xml:space="preserve">du Carana (PDC) made an official visit to Corma and vowed to bring justice for the victims. The Carana Coal and Copper Miners’ Trade Union has also been actively seeking a solution to the situation. Trade Union representatives have been in discussion with elders from both communities since the beginning of the clashes. </w:t>
      </w:r>
    </w:p>
    <w:p w14:paraId="2EA0AE64" w14:textId="77777777" w:rsidR="00C72525" w:rsidRPr="002E20A3" w:rsidRDefault="00C72525" w:rsidP="00DC34BB">
      <w:pPr>
        <w:pStyle w:val="Heading3"/>
        <w:rPr>
          <w:lang w:val="en-GB"/>
        </w:rPr>
      </w:pPr>
      <w:r w:rsidRPr="002E20A3">
        <w:rPr>
          <w:lang w:val="en-GB"/>
        </w:rPr>
        <w:lastRenderedPageBreak/>
        <w:t>CHECKLIST: GENDER-RESPONSIVE PLANNING FOR MILITARY OPERATIONS</w:t>
      </w:r>
    </w:p>
    <w:p w14:paraId="23E906ED" w14:textId="1BCA2DB1" w:rsidR="00C72525" w:rsidRPr="002E20A3" w:rsidRDefault="00C72525" w:rsidP="00DC34BB">
      <w:pPr>
        <w:spacing w:before="240"/>
        <w:jc w:val="both"/>
        <w:rPr>
          <w:rFonts w:cstheme="minorHAnsi"/>
          <w:i/>
          <w:iCs/>
          <w:lang w:val="en-GB"/>
        </w:rPr>
      </w:pPr>
      <w:r w:rsidRPr="002E20A3">
        <w:rPr>
          <w:rFonts w:cstheme="minorHAnsi"/>
          <w:i/>
          <w:iCs/>
          <w:lang w:val="en-GB"/>
        </w:rPr>
        <w:t xml:space="preserve">The </w:t>
      </w:r>
      <w:del w:id="1439" w:author="Author" w:date="2023-04-12T11:01:00Z">
        <w:r w:rsidR="00A86788" w:rsidRPr="002E20A3" w:rsidDel="00BD7CDA">
          <w:rPr>
            <w:rFonts w:cstheme="minorHAnsi"/>
            <w:i/>
            <w:iCs/>
            <w:lang w:val="en-GB"/>
          </w:rPr>
          <w:delText>C</w:delText>
        </w:r>
      </w:del>
      <w:ins w:id="1440" w:author="Author" w:date="2023-04-12T11:01:00Z">
        <w:r w:rsidR="00BD7CDA">
          <w:rPr>
            <w:rFonts w:cstheme="minorHAnsi"/>
            <w:i/>
            <w:iCs/>
            <w:lang w:val="en-GB"/>
          </w:rPr>
          <w:t>c</w:t>
        </w:r>
      </w:ins>
      <w:r w:rsidR="00A86788" w:rsidRPr="002E20A3">
        <w:rPr>
          <w:rFonts w:cstheme="minorHAnsi"/>
          <w:i/>
          <w:iCs/>
          <w:lang w:val="en-GB"/>
        </w:rPr>
        <w:t>hecklist</w:t>
      </w:r>
      <w:r w:rsidRPr="002E20A3">
        <w:rPr>
          <w:rFonts w:cstheme="minorHAnsi"/>
          <w:i/>
          <w:iCs/>
          <w:lang w:val="en-GB"/>
        </w:rPr>
        <w:t xml:space="preserve"> </w:t>
      </w:r>
      <w:del w:id="1441" w:author="Author" w:date="2023-04-12T11:01:00Z">
        <w:r w:rsidRPr="002E20A3" w:rsidDel="00BD7CDA">
          <w:rPr>
            <w:rFonts w:cstheme="minorHAnsi"/>
            <w:i/>
            <w:iCs/>
            <w:lang w:val="en-GB"/>
          </w:rPr>
          <w:delText xml:space="preserve">provided here </w:delText>
        </w:r>
      </w:del>
      <w:r w:rsidRPr="002E20A3">
        <w:rPr>
          <w:rFonts w:cstheme="minorHAnsi"/>
          <w:i/>
          <w:iCs/>
          <w:lang w:val="en-GB"/>
        </w:rPr>
        <w:t xml:space="preserve">will help you </w:t>
      </w:r>
      <w:ins w:id="1442" w:author="Author" w:date="2023-04-12T11:01:00Z">
        <w:r w:rsidR="00BD7CDA">
          <w:rPr>
            <w:rFonts w:cstheme="minorHAnsi"/>
            <w:i/>
            <w:iCs/>
            <w:lang w:val="en-GB"/>
          </w:rPr>
          <w:t xml:space="preserve">to </w:t>
        </w:r>
      </w:ins>
      <w:r w:rsidRPr="002E20A3">
        <w:rPr>
          <w:rFonts w:cstheme="minorHAnsi"/>
          <w:i/>
          <w:iCs/>
          <w:lang w:val="en-GB"/>
        </w:rPr>
        <w:t xml:space="preserve">answer various questions or carry out specific tasks included in this case study. It should be used in addition </w:t>
      </w:r>
      <w:r w:rsidR="001F07C0" w:rsidRPr="002E20A3">
        <w:rPr>
          <w:rFonts w:cstheme="minorHAnsi"/>
          <w:i/>
          <w:iCs/>
          <w:lang w:val="en-GB"/>
        </w:rPr>
        <w:t xml:space="preserve">to </w:t>
      </w:r>
      <w:r w:rsidRPr="002E20A3">
        <w:rPr>
          <w:rFonts w:cstheme="minorHAnsi"/>
          <w:i/>
          <w:iCs/>
          <w:lang w:val="en-GB"/>
        </w:rPr>
        <w:t xml:space="preserve">or in combination </w:t>
      </w:r>
      <w:r w:rsidR="001F07C0" w:rsidRPr="002E20A3">
        <w:rPr>
          <w:rFonts w:cstheme="minorHAnsi"/>
          <w:i/>
          <w:iCs/>
          <w:lang w:val="en-GB"/>
        </w:rPr>
        <w:t xml:space="preserve">with </w:t>
      </w:r>
      <w:r w:rsidRPr="002E20A3">
        <w:rPr>
          <w:rFonts w:cstheme="minorHAnsi"/>
          <w:i/>
          <w:iCs/>
          <w:lang w:val="en-GB"/>
        </w:rPr>
        <w:t xml:space="preserve">your own national </w:t>
      </w:r>
      <w:del w:id="1443" w:author="Author" w:date="2023-04-12T11:03:00Z">
        <w:r w:rsidRPr="002E20A3" w:rsidDel="00BD7CDA">
          <w:rPr>
            <w:rFonts w:cstheme="minorHAnsi"/>
            <w:i/>
            <w:iCs/>
            <w:lang w:val="en-GB"/>
          </w:rPr>
          <w:delText>M</w:delText>
        </w:r>
      </w:del>
      <w:ins w:id="1444" w:author="Author" w:date="2023-04-12T11:03:00Z">
        <w:r w:rsidR="00BD7CDA">
          <w:rPr>
            <w:rFonts w:cstheme="minorHAnsi"/>
            <w:i/>
            <w:iCs/>
            <w:lang w:val="en-GB"/>
          </w:rPr>
          <w:t>m</w:t>
        </w:r>
      </w:ins>
      <w:r w:rsidRPr="002E20A3">
        <w:rPr>
          <w:rFonts w:cstheme="minorHAnsi"/>
          <w:i/>
          <w:iCs/>
          <w:lang w:val="en-GB"/>
        </w:rPr>
        <w:t xml:space="preserve">ilitary </w:t>
      </w:r>
      <w:del w:id="1445" w:author="Author" w:date="2023-04-12T11:03:00Z">
        <w:r w:rsidRPr="002E20A3" w:rsidDel="00BD7CDA">
          <w:rPr>
            <w:rFonts w:cstheme="minorHAnsi"/>
            <w:i/>
            <w:iCs/>
            <w:lang w:val="en-GB"/>
          </w:rPr>
          <w:delText>D</w:delText>
        </w:r>
      </w:del>
      <w:ins w:id="1446" w:author="Author" w:date="2023-04-12T11:03:00Z">
        <w:r w:rsidR="00BD7CDA">
          <w:rPr>
            <w:rFonts w:cstheme="minorHAnsi"/>
            <w:i/>
            <w:iCs/>
            <w:lang w:val="en-GB"/>
          </w:rPr>
          <w:t>d</w:t>
        </w:r>
      </w:ins>
      <w:r w:rsidRPr="002E20A3">
        <w:rPr>
          <w:rFonts w:cstheme="minorHAnsi"/>
          <w:i/>
          <w:iCs/>
          <w:lang w:val="en-GB"/>
        </w:rPr>
        <w:t>ecision-</w:t>
      </w:r>
      <w:del w:id="1447" w:author="Author" w:date="2023-04-12T11:03:00Z">
        <w:r w:rsidRPr="002E20A3" w:rsidDel="00BD7CDA">
          <w:rPr>
            <w:rFonts w:cstheme="minorHAnsi"/>
            <w:i/>
            <w:iCs/>
            <w:lang w:val="en-GB"/>
          </w:rPr>
          <w:delText>M</w:delText>
        </w:r>
      </w:del>
      <w:ins w:id="1448" w:author="Author" w:date="2023-04-12T11:03:00Z">
        <w:r w:rsidR="00BD7CDA">
          <w:rPr>
            <w:rFonts w:cstheme="minorHAnsi"/>
            <w:i/>
            <w:iCs/>
            <w:lang w:val="en-GB"/>
          </w:rPr>
          <w:t>m</w:t>
        </w:r>
      </w:ins>
      <w:r w:rsidRPr="002E20A3">
        <w:rPr>
          <w:rFonts w:cstheme="minorHAnsi"/>
          <w:i/>
          <w:iCs/>
          <w:lang w:val="en-GB"/>
        </w:rPr>
        <w:t xml:space="preserve">aking </w:t>
      </w:r>
      <w:del w:id="1449" w:author="Author" w:date="2023-04-12T11:03:00Z">
        <w:r w:rsidRPr="002E20A3" w:rsidDel="00BD7CDA">
          <w:rPr>
            <w:rFonts w:cstheme="minorHAnsi"/>
            <w:i/>
            <w:iCs/>
            <w:lang w:val="en-GB"/>
          </w:rPr>
          <w:delText>P</w:delText>
        </w:r>
      </w:del>
      <w:ins w:id="1450" w:author="Author" w:date="2023-04-12T11:03:00Z">
        <w:r w:rsidR="00BD7CDA">
          <w:rPr>
            <w:rFonts w:cstheme="minorHAnsi"/>
            <w:i/>
            <w:iCs/>
            <w:lang w:val="en-GB"/>
          </w:rPr>
          <w:t>p</w:t>
        </w:r>
      </w:ins>
      <w:r w:rsidRPr="002E20A3">
        <w:rPr>
          <w:rFonts w:cstheme="minorHAnsi"/>
          <w:i/>
          <w:iCs/>
          <w:lang w:val="en-GB"/>
        </w:rPr>
        <w:t>rocess</w:t>
      </w:r>
      <w:del w:id="1451" w:author="Author" w:date="2023-04-12T11:03:00Z">
        <w:r w:rsidRPr="002E20A3" w:rsidDel="00BD7CDA">
          <w:rPr>
            <w:rFonts w:cstheme="minorHAnsi"/>
            <w:i/>
            <w:iCs/>
            <w:lang w:val="en-GB"/>
          </w:rPr>
          <w:delText xml:space="preserve"> (MDMP),</w:delText>
        </w:r>
      </w:del>
      <w:r w:rsidRPr="002E20A3">
        <w:rPr>
          <w:rFonts w:cstheme="minorHAnsi"/>
          <w:i/>
          <w:iCs/>
          <w:lang w:val="en-GB"/>
        </w:rPr>
        <w:t xml:space="preserve"> </w:t>
      </w:r>
      <w:r w:rsidR="006C43D4" w:rsidRPr="002E20A3">
        <w:rPr>
          <w:rFonts w:cstheme="minorHAnsi"/>
          <w:i/>
          <w:iCs/>
          <w:lang w:val="en-GB"/>
        </w:rPr>
        <w:t>and</w:t>
      </w:r>
      <w:r w:rsidRPr="002E20A3">
        <w:rPr>
          <w:rFonts w:cstheme="minorHAnsi"/>
          <w:i/>
          <w:iCs/>
          <w:lang w:val="en-GB"/>
        </w:rPr>
        <w:t xml:space="preserve"> in accordance </w:t>
      </w:r>
      <w:r w:rsidR="006C43D4" w:rsidRPr="002E20A3">
        <w:rPr>
          <w:rFonts w:cstheme="minorHAnsi"/>
          <w:i/>
          <w:iCs/>
          <w:lang w:val="en-GB"/>
        </w:rPr>
        <w:t xml:space="preserve">with </w:t>
      </w:r>
      <w:del w:id="1452" w:author="Author" w:date="2023-04-12T11:02:00Z">
        <w:r w:rsidRPr="002E20A3" w:rsidDel="00BD7CDA">
          <w:rPr>
            <w:rFonts w:cstheme="minorHAnsi"/>
            <w:i/>
            <w:iCs/>
            <w:lang w:val="en-GB"/>
          </w:rPr>
          <w:delText>UN</w:delText>
        </w:r>
      </w:del>
      <w:ins w:id="1453" w:author="Author" w:date="2023-04-12T11:02:00Z">
        <w:r w:rsidR="00BD7CDA">
          <w:rPr>
            <w:rFonts w:cstheme="minorHAnsi"/>
            <w:i/>
            <w:iCs/>
            <w:lang w:val="en-GB"/>
          </w:rPr>
          <w:t>United Nations</w:t>
        </w:r>
      </w:ins>
      <w:r w:rsidRPr="002E20A3">
        <w:rPr>
          <w:rFonts w:cstheme="minorHAnsi"/>
          <w:i/>
          <w:iCs/>
          <w:lang w:val="en-GB"/>
        </w:rPr>
        <w:t xml:space="preserve"> </w:t>
      </w:r>
      <w:del w:id="1454" w:author="Author" w:date="2023-04-12T11:02:00Z">
        <w:r w:rsidRPr="002E20A3" w:rsidDel="00BD7CDA">
          <w:rPr>
            <w:rFonts w:cstheme="minorHAnsi"/>
            <w:i/>
            <w:iCs/>
            <w:lang w:val="en-GB"/>
          </w:rPr>
          <w:delText>P</w:delText>
        </w:r>
      </w:del>
      <w:ins w:id="1455" w:author="Author" w:date="2023-04-12T11:02:00Z">
        <w:r w:rsidR="00BD7CDA">
          <w:rPr>
            <w:rFonts w:cstheme="minorHAnsi"/>
            <w:i/>
            <w:iCs/>
            <w:lang w:val="en-GB"/>
          </w:rPr>
          <w:t>p</w:t>
        </w:r>
      </w:ins>
      <w:r w:rsidRPr="002E20A3">
        <w:rPr>
          <w:rFonts w:cstheme="minorHAnsi"/>
          <w:i/>
          <w:iCs/>
          <w:lang w:val="en-GB"/>
        </w:rPr>
        <w:t>olic</w:t>
      </w:r>
      <w:ins w:id="1456" w:author="Author" w:date="2023-04-12T11:02:00Z">
        <w:r w:rsidR="00BD7CDA">
          <w:rPr>
            <w:rFonts w:cstheme="minorHAnsi"/>
            <w:i/>
            <w:iCs/>
            <w:lang w:val="en-GB"/>
          </w:rPr>
          <w:t>i</w:t>
        </w:r>
      </w:ins>
      <w:r w:rsidRPr="002E20A3">
        <w:rPr>
          <w:rFonts w:cstheme="minorHAnsi"/>
          <w:i/>
          <w:iCs/>
          <w:lang w:val="en-GB"/>
        </w:rPr>
        <w:t xml:space="preserve">es, </w:t>
      </w:r>
      <w:del w:id="1457" w:author="Author" w:date="2023-04-12T11:02:00Z">
        <w:r w:rsidRPr="002E20A3" w:rsidDel="00BD7CDA">
          <w:rPr>
            <w:rFonts w:cstheme="minorHAnsi"/>
            <w:i/>
            <w:iCs/>
            <w:lang w:val="en-GB"/>
          </w:rPr>
          <w:delText>S</w:delText>
        </w:r>
      </w:del>
      <w:ins w:id="1458" w:author="Author" w:date="2023-04-12T11:02:00Z">
        <w:r w:rsidR="00BD7CDA">
          <w:rPr>
            <w:rFonts w:cstheme="minorHAnsi"/>
            <w:i/>
            <w:iCs/>
            <w:lang w:val="en-GB"/>
          </w:rPr>
          <w:t>s</w:t>
        </w:r>
      </w:ins>
      <w:r w:rsidRPr="002E20A3">
        <w:rPr>
          <w:rFonts w:cstheme="minorHAnsi"/>
          <w:i/>
          <w:iCs/>
          <w:lang w:val="en-GB"/>
        </w:rPr>
        <w:t xml:space="preserve">tandard </w:t>
      </w:r>
      <w:del w:id="1459" w:author="Author" w:date="2023-04-12T11:02:00Z">
        <w:r w:rsidRPr="002E20A3" w:rsidDel="00BD7CDA">
          <w:rPr>
            <w:rFonts w:cstheme="minorHAnsi"/>
            <w:i/>
            <w:iCs/>
            <w:lang w:val="en-GB"/>
          </w:rPr>
          <w:delText>O</w:delText>
        </w:r>
      </w:del>
      <w:ins w:id="1460" w:author="Author" w:date="2023-04-12T11:02:00Z">
        <w:r w:rsidR="00BD7CDA">
          <w:rPr>
            <w:rFonts w:cstheme="minorHAnsi"/>
            <w:i/>
            <w:iCs/>
            <w:lang w:val="en-GB"/>
          </w:rPr>
          <w:t>o</w:t>
        </w:r>
      </w:ins>
      <w:r w:rsidRPr="002E20A3">
        <w:rPr>
          <w:rFonts w:cstheme="minorHAnsi"/>
          <w:i/>
          <w:iCs/>
          <w:lang w:val="en-GB"/>
        </w:rPr>
        <w:t xml:space="preserve">perating </w:t>
      </w:r>
      <w:del w:id="1461" w:author="Author" w:date="2023-04-12T11:02:00Z">
        <w:r w:rsidRPr="002E20A3" w:rsidDel="00BD7CDA">
          <w:rPr>
            <w:rFonts w:cstheme="minorHAnsi"/>
            <w:i/>
            <w:iCs/>
            <w:lang w:val="en-GB"/>
          </w:rPr>
          <w:delText>P</w:delText>
        </w:r>
      </w:del>
      <w:ins w:id="1462" w:author="Author" w:date="2023-04-12T11:02:00Z">
        <w:r w:rsidR="00BD7CDA">
          <w:rPr>
            <w:rFonts w:cstheme="minorHAnsi"/>
            <w:i/>
            <w:iCs/>
            <w:lang w:val="en-GB"/>
          </w:rPr>
          <w:t>p</w:t>
        </w:r>
      </w:ins>
      <w:r w:rsidRPr="002E20A3">
        <w:rPr>
          <w:rFonts w:cstheme="minorHAnsi"/>
          <w:i/>
          <w:iCs/>
          <w:lang w:val="en-GB"/>
        </w:rPr>
        <w:t xml:space="preserve">rocedures </w:t>
      </w:r>
      <w:del w:id="1463" w:author="Author" w:date="2023-04-12T11:02:00Z">
        <w:r w:rsidRPr="002E20A3" w:rsidDel="00BD7CDA">
          <w:rPr>
            <w:rFonts w:cstheme="minorHAnsi"/>
            <w:i/>
            <w:iCs/>
            <w:lang w:val="en-GB"/>
          </w:rPr>
          <w:delText xml:space="preserve">(SOPs) </w:delText>
        </w:r>
      </w:del>
      <w:r w:rsidRPr="002E20A3">
        <w:rPr>
          <w:rFonts w:cstheme="minorHAnsi"/>
          <w:i/>
          <w:iCs/>
          <w:lang w:val="en-GB"/>
        </w:rPr>
        <w:t xml:space="preserve">and </w:t>
      </w:r>
      <w:del w:id="1464" w:author="Author" w:date="2023-04-12T11:02:00Z">
        <w:r w:rsidRPr="002E20A3" w:rsidDel="00BD7CDA">
          <w:rPr>
            <w:rFonts w:cstheme="minorHAnsi"/>
            <w:i/>
            <w:iCs/>
            <w:lang w:val="en-GB"/>
          </w:rPr>
          <w:delText>G</w:delText>
        </w:r>
      </w:del>
      <w:ins w:id="1465" w:author="Author" w:date="2023-04-12T11:02:00Z">
        <w:r w:rsidR="00BD7CDA">
          <w:rPr>
            <w:rFonts w:cstheme="minorHAnsi"/>
            <w:i/>
            <w:iCs/>
            <w:lang w:val="en-GB"/>
          </w:rPr>
          <w:t>g</w:t>
        </w:r>
      </w:ins>
      <w:r w:rsidRPr="002E20A3">
        <w:rPr>
          <w:rFonts w:cstheme="minorHAnsi"/>
          <w:i/>
          <w:iCs/>
          <w:lang w:val="en-GB"/>
        </w:rPr>
        <w:t>uidelines.</w:t>
      </w:r>
    </w:p>
    <w:tbl>
      <w:tblPr>
        <w:tblStyle w:val="GridTable4-Accent1"/>
        <w:tblW w:w="9634" w:type="dxa"/>
        <w:tblLook w:val="04A0" w:firstRow="1" w:lastRow="0" w:firstColumn="1" w:lastColumn="0" w:noHBand="0" w:noVBand="1"/>
      </w:tblPr>
      <w:tblGrid>
        <w:gridCol w:w="2587"/>
        <w:gridCol w:w="7047"/>
      </w:tblGrid>
      <w:tr w:rsidR="007920D1" w:rsidRPr="001F1452" w14:paraId="231C903B" w14:textId="77777777" w:rsidTr="0011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shd w:val="clear" w:color="auto" w:fill="FFFFFF" w:themeFill="background1"/>
          </w:tcPr>
          <w:p w14:paraId="66FB8CBE" w14:textId="77777777" w:rsidR="007920D1" w:rsidRPr="002E20A3" w:rsidRDefault="007920D1" w:rsidP="001B74C7">
            <w:pPr>
              <w:jc w:val="both"/>
              <w:rPr>
                <w:rFonts w:cstheme="minorHAnsi"/>
                <w:lang w:val="en-GB"/>
              </w:rPr>
            </w:pPr>
          </w:p>
        </w:tc>
        <w:tc>
          <w:tcPr>
            <w:tcW w:w="7047" w:type="dxa"/>
          </w:tcPr>
          <w:p w14:paraId="5B533B73" w14:textId="77777777" w:rsidR="007920D1" w:rsidRPr="002E20A3" w:rsidRDefault="007920D1" w:rsidP="001B74C7">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D16D60" w:rsidRPr="001F1452" w14:paraId="68F8D1A2"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vMerge w:val="restart"/>
            <w:shd w:val="clear" w:color="auto" w:fill="FFFFFF" w:themeFill="background1"/>
          </w:tcPr>
          <w:p w14:paraId="2848FDD6" w14:textId="4975387B" w:rsidR="00D16D60" w:rsidRPr="002E20A3" w:rsidRDefault="00D16D60" w:rsidP="001B74C7">
            <w:pPr>
              <w:jc w:val="both"/>
              <w:rPr>
                <w:rFonts w:cstheme="minorHAnsi"/>
                <w:lang w:val="en-GB"/>
              </w:rPr>
            </w:pPr>
            <w:commentRangeStart w:id="1466"/>
            <w:r w:rsidRPr="002E20A3">
              <w:rPr>
                <w:rFonts w:cstheme="minorHAnsi"/>
                <w:lang w:val="en-GB"/>
              </w:rPr>
              <w:t>Assessment</w:t>
            </w:r>
            <w:commentRangeEnd w:id="1466"/>
            <w:r w:rsidR="00BD7CDA">
              <w:rPr>
                <w:rStyle w:val="CommentReference"/>
                <w:b w:val="0"/>
                <w:bCs w:val="0"/>
              </w:rPr>
              <w:commentReference w:id="1466"/>
            </w:r>
          </w:p>
        </w:tc>
        <w:tc>
          <w:tcPr>
            <w:tcW w:w="7047" w:type="dxa"/>
          </w:tcPr>
          <w:p w14:paraId="133EBD82" w14:textId="5787B8CE" w:rsidR="00D16D60" w:rsidRPr="002E20A3" w:rsidRDefault="00216A78"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Acquire</w:t>
            </w:r>
            <w:r w:rsidR="00D16D60" w:rsidRPr="002E20A3">
              <w:rPr>
                <w:rFonts w:cstheme="minorHAnsi"/>
                <w:lang w:val="en-GB"/>
              </w:rPr>
              <w:t xml:space="preserve"> information on the recent unrest from previous patrol reports, through Military Peacekeeping Intelligence</w:t>
            </w:r>
            <w:ins w:id="1467" w:author="Author" w:date="2023-04-12T11:06:00Z">
              <w:r w:rsidR="00BD7CDA">
                <w:rPr>
                  <w:rFonts w:cstheme="minorHAnsi"/>
                  <w:lang w:val="en-GB"/>
                </w:rPr>
                <w:t xml:space="preserve"> (MPKI)</w:t>
              </w:r>
            </w:ins>
            <w:r w:rsidR="00D16D60" w:rsidRPr="002E20A3">
              <w:rPr>
                <w:rFonts w:cstheme="minorHAnsi"/>
                <w:lang w:val="en-GB"/>
              </w:rPr>
              <w:t xml:space="preserve"> and discussions with Gender Focal Point(s)</w:t>
            </w:r>
            <w:ins w:id="1468" w:author="Amy FRUCHTER" w:date="2023-04-14T15:09:00Z">
              <w:r w:rsidR="00B90D11">
                <w:rPr>
                  <w:rFonts w:cstheme="minorHAnsi"/>
                  <w:lang w:val="en-GB"/>
                </w:rPr>
                <w:t xml:space="preserve"> (GFP(s))</w:t>
              </w:r>
            </w:ins>
            <w:r w:rsidR="00D16D60" w:rsidRPr="002E20A3">
              <w:rPr>
                <w:rFonts w:cstheme="minorHAnsi"/>
                <w:lang w:val="en-GB"/>
              </w:rPr>
              <w:t xml:space="preserve">, the Military Gender Adviser in your </w:t>
            </w:r>
            <w:del w:id="1469" w:author="Author" w:date="2023-04-12T11:07:00Z">
              <w:r w:rsidR="00D16D60" w:rsidRPr="002E20A3" w:rsidDel="00BD7CDA">
                <w:rPr>
                  <w:rFonts w:cstheme="minorHAnsi"/>
                  <w:lang w:val="en-GB"/>
                </w:rPr>
                <w:delText>S</w:delText>
              </w:r>
            </w:del>
            <w:ins w:id="1470" w:author="Author" w:date="2023-04-12T11:07:00Z">
              <w:r w:rsidR="00BD7CDA">
                <w:rPr>
                  <w:rFonts w:cstheme="minorHAnsi"/>
                  <w:lang w:val="en-GB"/>
                </w:rPr>
                <w:t>s</w:t>
              </w:r>
            </w:ins>
            <w:r w:rsidR="00D16D60" w:rsidRPr="002E20A3">
              <w:rPr>
                <w:rFonts w:cstheme="minorHAnsi"/>
                <w:lang w:val="en-GB"/>
              </w:rPr>
              <w:t>ector, Military Protection Advis</w:t>
            </w:r>
            <w:r w:rsidR="00CC7A72" w:rsidRPr="002E20A3">
              <w:rPr>
                <w:rFonts w:cstheme="minorHAnsi"/>
                <w:lang w:val="en-GB"/>
              </w:rPr>
              <w:t>e</w:t>
            </w:r>
            <w:r w:rsidR="00D16D60" w:rsidRPr="002E20A3">
              <w:rPr>
                <w:rFonts w:cstheme="minorHAnsi"/>
                <w:lang w:val="en-GB"/>
              </w:rPr>
              <w:t>rs</w:t>
            </w:r>
            <w:del w:id="1471" w:author="Amy FRUCHTER" w:date="2023-04-14T15:05:00Z">
              <w:r w:rsidR="00D16D60" w:rsidRPr="002E20A3" w:rsidDel="00022C19">
                <w:rPr>
                  <w:rFonts w:cstheme="minorHAnsi"/>
                  <w:lang w:val="en-GB"/>
                </w:rPr>
                <w:delText xml:space="preserve"> (MPAs)</w:delText>
              </w:r>
            </w:del>
            <w:r w:rsidR="00D16D60" w:rsidRPr="002E20A3">
              <w:rPr>
                <w:rFonts w:cstheme="minorHAnsi"/>
                <w:lang w:val="en-GB"/>
              </w:rPr>
              <w:t>, Women</w:t>
            </w:r>
            <w:ins w:id="1472" w:author="Author" w:date="2023-04-12T11:07:00Z">
              <w:r w:rsidR="00BD7CDA">
                <w:rPr>
                  <w:rFonts w:cstheme="minorHAnsi"/>
                  <w:lang w:val="en-GB"/>
                </w:rPr>
                <w:t>’s</w:t>
              </w:r>
            </w:ins>
            <w:r w:rsidR="00D16D60" w:rsidRPr="002E20A3">
              <w:rPr>
                <w:rFonts w:cstheme="minorHAnsi"/>
                <w:lang w:val="en-GB"/>
              </w:rPr>
              <w:t xml:space="preserve"> Protection Advis</w:t>
            </w:r>
            <w:r w:rsidR="00CC7A72" w:rsidRPr="002E20A3">
              <w:rPr>
                <w:rFonts w:cstheme="minorHAnsi"/>
                <w:lang w:val="en-GB"/>
              </w:rPr>
              <w:t>e</w:t>
            </w:r>
            <w:r w:rsidR="00D16D60" w:rsidRPr="002E20A3">
              <w:rPr>
                <w:rFonts w:cstheme="minorHAnsi"/>
                <w:lang w:val="en-GB"/>
              </w:rPr>
              <w:t>rs</w:t>
            </w:r>
            <w:del w:id="1473" w:author="Author" w:date="2023-04-12T11:07:00Z">
              <w:r w:rsidR="00D16D60" w:rsidRPr="002E20A3" w:rsidDel="00BD7CDA">
                <w:rPr>
                  <w:rFonts w:cstheme="minorHAnsi"/>
                  <w:lang w:val="en-GB"/>
                </w:rPr>
                <w:delText xml:space="preserve"> (WPAs)</w:delText>
              </w:r>
            </w:del>
            <w:r w:rsidR="00D16D60" w:rsidRPr="002E20A3">
              <w:rPr>
                <w:rFonts w:cstheme="minorHAnsi"/>
                <w:lang w:val="en-GB"/>
              </w:rPr>
              <w:t xml:space="preserve">, </w:t>
            </w:r>
            <w:r w:rsidR="00D16D60" w:rsidRPr="002E20A3">
              <w:rPr>
                <w:lang w:val="en-GB"/>
              </w:rPr>
              <w:t>Human Rights Officers and Child Protection Officers.</w:t>
            </w:r>
          </w:p>
        </w:tc>
      </w:tr>
      <w:tr w:rsidR="00D16D60" w:rsidRPr="001F1452" w14:paraId="298FBD66" w14:textId="77777777" w:rsidTr="00114164">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02FCDF56" w14:textId="1BA5FA04" w:rsidR="00D16D60" w:rsidRPr="002E20A3" w:rsidRDefault="00D16D60" w:rsidP="001B74C7">
            <w:pPr>
              <w:jc w:val="both"/>
              <w:rPr>
                <w:rFonts w:cstheme="minorHAnsi"/>
                <w:lang w:val="en-GB"/>
              </w:rPr>
            </w:pPr>
          </w:p>
        </w:tc>
        <w:tc>
          <w:tcPr>
            <w:tcW w:w="7047" w:type="dxa"/>
          </w:tcPr>
          <w:p w14:paraId="3A109779" w14:textId="337C9B0B" w:rsidR="00D16D60" w:rsidRPr="002E20A3" w:rsidRDefault="00D16D60"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Carry out a gender-responsive analysis of the human, geographical and information terrain (male/</w:t>
            </w:r>
            <w:del w:id="1474" w:author="Author" w:date="2023-04-12T11:23:00Z">
              <w:r w:rsidRPr="002E20A3" w:rsidDel="00EE6B9D">
                <w:rPr>
                  <w:rFonts w:cstheme="minorHAnsi"/>
                  <w:lang w:val="en-GB"/>
                </w:rPr>
                <w:delText xml:space="preserve"> </w:delText>
              </w:r>
            </w:del>
            <w:r w:rsidRPr="002E20A3">
              <w:rPr>
                <w:rFonts w:cstheme="minorHAnsi"/>
                <w:lang w:val="en-GB"/>
              </w:rPr>
              <w:t xml:space="preserve">female breakdown of population, ethnic and religious affiliations of the population, minorities and persons belonging to the </w:t>
            </w:r>
            <w:bookmarkStart w:id="1475" w:name="_Hlk132191277"/>
            <w:del w:id="1476" w:author="Author" w:date="2023-04-12T11:25:00Z">
              <w:r w:rsidRPr="002E20A3" w:rsidDel="00EE6B9D">
                <w:rPr>
                  <w:rFonts w:cstheme="minorHAnsi"/>
                  <w:lang w:val="en-GB"/>
                </w:rPr>
                <w:delText>L</w:delText>
              </w:r>
            </w:del>
            <w:ins w:id="1477" w:author="Author" w:date="2023-04-12T11:25:00Z">
              <w:del w:id="1478" w:author="Amy FRUCHTER" w:date="2023-04-14T14:54:00Z">
                <w:r w:rsidR="00EE6B9D" w:rsidDel="00604D53">
                  <w:rPr>
                    <w:rFonts w:cstheme="minorHAnsi"/>
                    <w:lang w:val="en-GB"/>
                  </w:rPr>
                  <w:delText>l</w:delText>
                </w:r>
              </w:del>
            </w:ins>
            <w:del w:id="1479" w:author="Amy FRUCHTER" w:date="2023-04-14T14:54:00Z">
              <w:r w:rsidRPr="002E20A3" w:rsidDel="00604D53">
                <w:rPr>
                  <w:rFonts w:cstheme="minorHAnsi"/>
                  <w:lang w:val="en-GB"/>
                </w:rPr>
                <w:delText>esbian, G</w:delText>
              </w:r>
            </w:del>
            <w:ins w:id="1480" w:author="Author" w:date="2023-04-12T11:25:00Z">
              <w:del w:id="1481" w:author="Amy FRUCHTER" w:date="2023-04-14T14:54:00Z">
                <w:r w:rsidR="00EE6B9D" w:rsidDel="00604D53">
                  <w:rPr>
                    <w:rFonts w:cstheme="minorHAnsi"/>
                    <w:lang w:val="en-GB"/>
                  </w:rPr>
                  <w:delText>g</w:delText>
                </w:r>
              </w:del>
            </w:ins>
            <w:del w:id="1482" w:author="Amy FRUCHTER" w:date="2023-04-14T14:54:00Z">
              <w:r w:rsidRPr="002E20A3" w:rsidDel="00604D53">
                <w:rPr>
                  <w:rFonts w:cstheme="minorHAnsi"/>
                  <w:lang w:val="en-GB"/>
                </w:rPr>
                <w:delText>ay, B</w:delText>
              </w:r>
            </w:del>
            <w:ins w:id="1483" w:author="Author" w:date="2023-04-12T11:25:00Z">
              <w:del w:id="1484" w:author="Amy FRUCHTER" w:date="2023-04-14T14:54:00Z">
                <w:r w:rsidR="00EE6B9D" w:rsidDel="00604D53">
                  <w:rPr>
                    <w:rFonts w:cstheme="minorHAnsi"/>
                    <w:lang w:val="en-GB"/>
                  </w:rPr>
                  <w:delText>b</w:delText>
                </w:r>
              </w:del>
            </w:ins>
            <w:del w:id="1485" w:author="Amy FRUCHTER" w:date="2023-04-14T14:54:00Z">
              <w:r w:rsidRPr="002E20A3" w:rsidDel="00604D53">
                <w:rPr>
                  <w:rFonts w:cstheme="minorHAnsi"/>
                  <w:lang w:val="en-GB"/>
                </w:rPr>
                <w:delText>isexual, T</w:delText>
              </w:r>
            </w:del>
            <w:ins w:id="1486" w:author="Author" w:date="2023-04-12T11:25:00Z">
              <w:del w:id="1487" w:author="Amy FRUCHTER" w:date="2023-04-14T14:54:00Z">
                <w:r w:rsidR="00EE6B9D" w:rsidDel="00604D53">
                  <w:rPr>
                    <w:rFonts w:cstheme="minorHAnsi"/>
                    <w:lang w:val="en-GB"/>
                  </w:rPr>
                  <w:delText>t</w:delText>
                </w:r>
              </w:del>
            </w:ins>
            <w:del w:id="1488" w:author="Amy FRUCHTER" w:date="2023-04-14T14:54:00Z">
              <w:r w:rsidRPr="002E20A3" w:rsidDel="00604D53">
                <w:rPr>
                  <w:rFonts w:cstheme="minorHAnsi"/>
                  <w:lang w:val="en-GB"/>
                </w:rPr>
                <w:delText>ransgender, Q</w:delText>
              </w:r>
            </w:del>
            <w:ins w:id="1489" w:author="Author" w:date="2023-04-12T11:25:00Z">
              <w:del w:id="1490" w:author="Amy FRUCHTER" w:date="2023-04-14T14:54:00Z">
                <w:r w:rsidR="00EE6B9D" w:rsidDel="00604D53">
                  <w:rPr>
                    <w:rFonts w:cstheme="minorHAnsi"/>
                    <w:lang w:val="en-GB"/>
                  </w:rPr>
                  <w:delText>q</w:delText>
                </w:r>
              </w:del>
            </w:ins>
            <w:del w:id="1491" w:author="Amy FRUCHTER" w:date="2023-04-14T14:54:00Z">
              <w:r w:rsidRPr="002E20A3" w:rsidDel="00604D53">
                <w:rPr>
                  <w:rFonts w:cstheme="minorHAnsi"/>
                  <w:lang w:val="en-GB"/>
                </w:rPr>
                <w:delText>ueer and I</w:delText>
              </w:r>
            </w:del>
            <w:ins w:id="1492" w:author="Author" w:date="2023-04-12T11:26:00Z">
              <w:del w:id="1493" w:author="Amy FRUCHTER" w:date="2023-04-14T14:54:00Z">
                <w:r w:rsidR="00EE6B9D" w:rsidDel="00604D53">
                  <w:rPr>
                    <w:rFonts w:cstheme="minorHAnsi"/>
                    <w:lang w:val="en-GB"/>
                  </w:rPr>
                  <w:delText>i</w:delText>
                </w:r>
              </w:del>
            </w:ins>
            <w:del w:id="1494" w:author="Amy FRUCHTER" w:date="2023-04-14T14:54:00Z">
              <w:r w:rsidRPr="002E20A3" w:rsidDel="00604D53">
                <w:rPr>
                  <w:rFonts w:cstheme="minorHAnsi"/>
                  <w:lang w:val="en-GB"/>
                </w:rPr>
                <w:delText>ntersex (</w:delText>
              </w:r>
            </w:del>
            <w:r w:rsidRPr="002E20A3">
              <w:rPr>
                <w:rFonts w:cstheme="minorHAnsi"/>
                <w:lang w:val="en-GB"/>
              </w:rPr>
              <w:t>LGBTQI+</w:t>
            </w:r>
            <w:del w:id="1495" w:author="Amy FRUCHTER" w:date="2023-04-14T14:54:00Z">
              <w:r w:rsidRPr="002E20A3" w:rsidDel="00604D53">
                <w:rPr>
                  <w:rFonts w:cstheme="minorHAnsi"/>
                  <w:lang w:val="en-GB"/>
                </w:rPr>
                <w:delText>)</w:delText>
              </w:r>
            </w:del>
            <w:r w:rsidRPr="002E20A3">
              <w:rPr>
                <w:rFonts w:cstheme="minorHAnsi"/>
                <w:lang w:val="en-GB"/>
              </w:rPr>
              <w:t xml:space="preserve"> community</w:t>
            </w:r>
            <w:bookmarkEnd w:id="1475"/>
            <w:r w:rsidRPr="002E20A3">
              <w:rPr>
                <w:rFonts w:cstheme="minorHAnsi"/>
                <w:lang w:val="en-GB"/>
              </w:rPr>
              <w:t xml:space="preserve">, gender roles and norms, </w:t>
            </w:r>
            <w:del w:id="1496" w:author="Author" w:date="2023-04-12T11:34:00Z">
              <w:r w:rsidRPr="002E20A3" w:rsidDel="00083022">
                <w:rPr>
                  <w:rFonts w:cstheme="minorHAnsi"/>
                  <w:lang w:val="en-GB"/>
                </w:rPr>
                <w:delText>%</w:delText>
              </w:r>
            </w:del>
            <w:ins w:id="1497" w:author="Author" w:date="2023-04-12T11:34:00Z">
              <w:r w:rsidR="00083022">
                <w:rPr>
                  <w:rFonts w:cstheme="minorHAnsi"/>
                  <w:lang w:val="en-GB"/>
                </w:rPr>
                <w:t>percentage</w:t>
              </w:r>
            </w:ins>
            <w:r w:rsidRPr="002E20A3">
              <w:rPr>
                <w:rFonts w:cstheme="minorHAnsi"/>
                <w:lang w:val="en-GB"/>
              </w:rPr>
              <w:t xml:space="preserve"> of youth, key sources of income for men and women, level of education/</w:t>
            </w:r>
            <w:del w:id="1498" w:author="Author" w:date="2023-04-12T11:34:00Z">
              <w:r w:rsidRPr="002E20A3" w:rsidDel="00083022">
                <w:rPr>
                  <w:rFonts w:cstheme="minorHAnsi"/>
                  <w:lang w:val="en-GB"/>
                </w:rPr>
                <w:delText xml:space="preserve"> </w:delText>
              </w:r>
            </w:del>
            <w:r w:rsidRPr="002E20A3">
              <w:rPr>
                <w:rFonts w:cstheme="minorHAnsi"/>
                <w:lang w:val="en-GB"/>
              </w:rPr>
              <w:t>literacy among all groups of the population, language(s) spoken, main sources of information for population, level of censorship, main rivers, mountains, neighbouring countries and cities, etc.).</w:t>
            </w:r>
          </w:p>
        </w:tc>
      </w:tr>
      <w:tr w:rsidR="00D16D60" w:rsidRPr="001F1452" w14:paraId="00529549"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0A61C4A1" w14:textId="77777777" w:rsidR="00D16D60" w:rsidRPr="002E20A3" w:rsidRDefault="00D16D60" w:rsidP="001B74C7">
            <w:pPr>
              <w:jc w:val="both"/>
              <w:rPr>
                <w:rFonts w:cstheme="minorHAnsi"/>
                <w:lang w:val="en-GB"/>
              </w:rPr>
            </w:pPr>
          </w:p>
        </w:tc>
        <w:tc>
          <w:tcPr>
            <w:tcW w:w="7047" w:type="dxa"/>
          </w:tcPr>
          <w:p w14:paraId="63C10E68" w14:textId="77777777" w:rsidR="00D16D60" w:rsidRPr="002E20A3" w:rsidRDefault="00D16D60"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Define security risks for men, women, boys, girls and non-binary members of the community. Be conscious of one’s own cultural background and bias when doing so. </w:t>
            </w:r>
          </w:p>
        </w:tc>
      </w:tr>
      <w:tr w:rsidR="00D16D60" w:rsidRPr="001F1452" w14:paraId="17889879" w14:textId="77777777" w:rsidTr="00114164">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7B35BB67" w14:textId="77777777" w:rsidR="00D16D60" w:rsidRPr="002E20A3" w:rsidRDefault="00D16D60" w:rsidP="001B74C7">
            <w:pPr>
              <w:jc w:val="both"/>
              <w:rPr>
                <w:rFonts w:cstheme="minorHAnsi"/>
                <w:lang w:val="en-GB"/>
              </w:rPr>
            </w:pPr>
          </w:p>
        </w:tc>
        <w:tc>
          <w:tcPr>
            <w:tcW w:w="7047" w:type="dxa"/>
          </w:tcPr>
          <w:p w14:paraId="57634CDD" w14:textId="77777777" w:rsidR="00D16D60" w:rsidRPr="002E20A3" w:rsidRDefault="00D16D60"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Identify which groups have been most affected by the unrest, why and to what extent. </w:t>
            </w:r>
          </w:p>
        </w:tc>
      </w:tr>
      <w:tr w:rsidR="00D16D60" w:rsidRPr="001F1452" w14:paraId="553B4C0F"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6E4E19CB" w14:textId="77777777" w:rsidR="00D16D60" w:rsidRPr="002E20A3" w:rsidRDefault="00D16D60" w:rsidP="001B74C7">
            <w:pPr>
              <w:jc w:val="both"/>
              <w:rPr>
                <w:rFonts w:cstheme="minorHAnsi"/>
                <w:lang w:val="en-GB"/>
              </w:rPr>
            </w:pPr>
          </w:p>
        </w:tc>
        <w:tc>
          <w:tcPr>
            <w:tcW w:w="7047" w:type="dxa"/>
          </w:tcPr>
          <w:p w14:paraId="454077A8" w14:textId="54CDBE02" w:rsidR="00D16D60" w:rsidRPr="002E20A3" w:rsidRDefault="00D16D60"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Acquire information on the recent unrest from previous patrol reports, through </w:t>
            </w:r>
            <w:del w:id="1499" w:author="Amy FRUCHTER" w:date="2023-04-14T15:08:00Z">
              <w:r w:rsidRPr="002E20A3" w:rsidDel="00C4187C">
                <w:rPr>
                  <w:rFonts w:cstheme="minorHAnsi"/>
                  <w:lang w:val="en-GB"/>
                </w:rPr>
                <w:delText>Military Peacekeeping Intelligence (</w:delText>
              </w:r>
            </w:del>
            <w:r w:rsidRPr="002E20A3">
              <w:rPr>
                <w:rFonts w:cstheme="minorHAnsi"/>
                <w:lang w:val="en-GB"/>
              </w:rPr>
              <w:t>MPKI</w:t>
            </w:r>
            <w:del w:id="1500" w:author="Amy FRUCHTER" w:date="2023-04-14T15:08:00Z">
              <w:r w:rsidRPr="002E20A3" w:rsidDel="00C4187C">
                <w:rPr>
                  <w:rFonts w:cstheme="minorHAnsi"/>
                  <w:lang w:val="en-GB"/>
                </w:rPr>
                <w:delText>)</w:delText>
              </w:r>
            </w:del>
            <w:r w:rsidRPr="002E20A3">
              <w:rPr>
                <w:rFonts w:cstheme="minorHAnsi"/>
                <w:lang w:val="en-GB"/>
              </w:rPr>
              <w:t xml:space="preserve"> reports and discussions with thematic experts such as the Gender Focal Points </w:t>
            </w:r>
            <w:del w:id="1501" w:author="Amy FRUCHTER" w:date="2023-04-14T15:09:00Z">
              <w:r w:rsidRPr="002E20A3" w:rsidDel="00B90D11">
                <w:rPr>
                  <w:rFonts w:cstheme="minorHAnsi"/>
                  <w:lang w:val="en-GB"/>
                </w:rPr>
                <w:delText xml:space="preserve">(GFPs) </w:delText>
              </w:r>
            </w:del>
            <w:r w:rsidRPr="002E20A3">
              <w:rPr>
                <w:rFonts w:cstheme="minorHAnsi"/>
                <w:lang w:val="en-GB"/>
              </w:rPr>
              <w:t xml:space="preserve">in your Battalion, the Military Gender </w:t>
            </w:r>
            <w:r w:rsidR="00CC7A72" w:rsidRPr="002E20A3">
              <w:rPr>
                <w:rFonts w:cstheme="minorHAnsi"/>
                <w:lang w:val="en-GB"/>
              </w:rPr>
              <w:t xml:space="preserve">Adviser </w:t>
            </w:r>
            <w:r w:rsidRPr="002E20A3">
              <w:rPr>
                <w:rFonts w:cstheme="minorHAnsi"/>
                <w:lang w:val="en-GB"/>
              </w:rPr>
              <w:t xml:space="preserve">(MGA) in your </w:t>
            </w:r>
            <w:del w:id="1502" w:author="Author" w:date="2023-04-12T11:37:00Z">
              <w:r w:rsidRPr="002E20A3" w:rsidDel="00083022">
                <w:rPr>
                  <w:rFonts w:cstheme="minorHAnsi"/>
                  <w:lang w:val="en-GB"/>
                </w:rPr>
                <w:delText>S</w:delText>
              </w:r>
            </w:del>
            <w:ins w:id="1503" w:author="Author" w:date="2023-04-12T11:37:00Z">
              <w:r w:rsidR="00083022">
                <w:rPr>
                  <w:rFonts w:cstheme="minorHAnsi"/>
                  <w:lang w:val="en-GB"/>
                </w:rPr>
                <w:t>s</w:t>
              </w:r>
            </w:ins>
            <w:r w:rsidRPr="002E20A3">
              <w:rPr>
                <w:rFonts w:cstheme="minorHAnsi"/>
                <w:lang w:val="en-GB"/>
              </w:rPr>
              <w:t xml:space="preserve">ector or at Force </w:t>
            </w:r>
            <w:del w:id="1504" w:author="Amy FRUCHTER" w:date="2023-04-14T15:17:00Z">
              <w:r w:rsidRPr="002E20A3" w:rsidDel="00B05394">
                <w:rPr>
                  <w:rFonts w:cstheme="minorHAnsi"/>
                  <w:lang w:val="en-GB"/>
                </w:rPr>
                <w:delText>HQ</w:delText>
              </w:r>
            </w:del>
            <w:ins w:id="1505" w:author="Amy FRUCHTER" w:date="2023-04-14T15:17:00Z">
              <w:r w:rsidR="00B05394">
                <w:rPr>
                  <w:rFonts w:cstheme="minorHAnsi"/>
                  <w:lang w:val="en-GB"/>
                </w:rPr>
                <w:t>Headquarters</w:t>
              </w:r>
            </w:ins>
            <w:r w:rsidRPr="002E20A3">
              <w:rPr>
                <w:rFonts w:cstheme="minorHAnsi"/>
                <w:lang w:val="en-GB"/>
              </w:rPr>
              <w:t xml:space="preserve">, Military Protection </w:t>
            </w:r>
            <w:r w:rsidR="00CC7A72" w:rsidRPr="002E20A3">
              <w:rPr>
                <w:rFonts w:cstheme="minorHAnsi"/>
                <w:lang w:val="en-GB"/>
              </w:rPr>
              <w:t>Advisers</w:t>
            </w:r>
            <w:del w:id="1506" w:author="Amy FRUCHTER" w:date="2023-04-14T15:05:00Z">
              <w:r w:rsidR="00CC7A72" w:rsidRPr="002E20A3" w:rsidDel="00022C19">
                <w:rPr>
                  <w:rFonts w:cstheme="minorHAnsi"/>
                  <w:lang w:val="en-GB"/>
                </w:rPr>
                <w:delText xml:space="preserve"> </w:delText>
              </w:r>
              <w:r w:rsidRPr="002E20A3" w:rsidDel="00022C19">
                <w:rPr>
                  <w:rFonts w:cstheme="minorHAnsi"/>
                  <w:lang w:val="en-GB"/>
                </w:rPr>
                <w:delText>(MPAs)</w:delText>
              </w:r>
            </w:del>
            <w:r w:rsidRPr="002E20A3">
              <w:rPr>
                <w:rFonts w:cstheme="minorHAnsi"/>
                <w:lang w:val="en-GB"/>
              </w:rPr>
              <w:t xml:space="preserve">, Women Protection </w:t>
            </w:r>
            <w:r w:rsidR="00CC7A72" w:rsidRPr="002E20A3">
              <w:rPr>
                <w:rFonts w:cstheme="minorHAnsi"/>
                <w:lang w:val="en-GB"/>
              </w:rPr>
              <w:t>Advisers</w:t>
            </w:r>
            <w:del w:id="1507" w:author="Amy FRUCHTER" w:date="2023-04-14T15:17:00Z">
              <w:r w:rsidR="00CC7A72" w:rsidRPr="002E20A3" w:rsidDel="00B05394">
                <w:rPr>
                  <w:rFonts w:cstheme="minorHAnsi"/>
                  <w:lang w:val="en-GB"/>
                </w:rPr>
                <w:delText xml:space="preserve"> </w:delText>
              </w:r>
              <w:r w:rsidRPr="002E20A3" w:rsidDel="00B05394">
                <w:rPr>
                  <w:rFonts w:cstheme="minorHAnsi"/>
                  <w:lang w:val="en-GB"/>
                </w:rPr>
                <w:delText>(WPAs)</w:delText>
              </w:r>
            </w:del>
            <w:r w:rsidRPr="002E20A3">
              <w:rPr>
                <w:rFonts w:cstheme="minorHAnsi"/>
                <w:lang w:val="en-GB"/>
              </w:rPr>
              <w:t>, Protection of Civilians</w:t>
            </w:r>
            <w:del w:id="1508" w:author="Author" w:date="2023-04-12T11:37:00Z">
              <w:r w:rsidRPr="002E20A3" w:rsidDel="00083022">
                <w:rPr>
                  <w:rFonts w:cstheme="minorHAnsi"/>
                  <w:lang w:val="en-GB"/>
                </w:rPr>
                <w:delText xml:space="preserve"> (POC)</w:delText>
              </w:r>
            </w:del>
            <w:r w:rsidRPr="002E20A3">
              <w:rPr>
                <w:rFonts w:cstheme="minorHAnsi"/>
                <w:lang w:val="en-GB"/>
              </w:rPr>
              <w:t xml:space="preserve"> Advis</w:t>
            </w:r>
            <w:r w:rsidR="00CC7A72" w:rsidRPr="002E20A3">
              <w:rPr>
                <w:rFonts w:cstheme="minorHAnsi"/>
                <w:lang w:val="en-GB"/>
              </w:rPr>
              <w:t>e</w:t>
            </w:r>
            <w:r w:rsidRPr="002E20A3">
              <w:rPr>
                <w:rFonts w:cstheme="minorHAnsi"/>
                <w:lang w:val="en-GB"/>
              </w:rPr>
              <w:t>rs</w:t>
            </w:r>
            <w:r w:rsidR="00A20E36" w:rsidRPr="002E20A3">
              <w:rPr>
                <w:rFonts w:cstheme="minorHAnsi"/>
                <w:lang w:val="en-GB"/>
              </w:rPr>
              <w:t>,</w:t>
            </w:r>
            <w:r w:rsidRPr="002E20A3">
              <w:rPr>
                <w:rFonts w:cstheme="minorHAnsi"/>
                <w:lang w:val="en-GB"/>
              </w:rPr>
              <w:t xml:space="preserve"> Human Rights Officers and Child Protection Officers.</w:t>
            </w:r>
          </w:p>
        </w:tc>
      </w:tr>
      <w:tr w:rsidR="00D16D60" w:rsidRPr="001F1452" w14:paraId="4B235888" w14:textId="77777777" w:rsidTr="00114164">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5EE1C818" w14:textId="77777777" w:rsidR="00D16D60" w:rsidRPr="002E20A3" w:rsidRDefault="00D16D60" w:rsidP="001B74C7">
            <w:pPr>
              <w:jc w:val="both"/>
              <w:rPr>
                <w:rFonts w:cstheme="minorHAnsi"/>
                <w:lang w:val="en-GB"/>
              </w:rPr>
            </w:pPr>
          </w:p>
        </w:tc>
        <w:tc>
          <w:tcPr>
            <w:tcW w:w="7047" w:type="dxa"/>
          </w:tcPr>
          <w:p w14:paraId="16C62919" w14:textId="3AB2ED17" w:rsidR="00D16D60" w:rsidRPr="002E20A3" w:rsidRDefault="00D16D60"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Acquire and/</w:t>
            </w:r>
            <w:del w:id="1509" w:author="Author" w:date="2023-04-12T11:38:00Z">
              <w:r w:rsidRPr="002E20A3" w:rsidDel="00083022">
                <w:rPr>
                  <w:rFonts w:cstheme="minorHAnsi"/>
                  <w:lang w:val="en-GB"/>
                </w:rPr>
                <w:delText xml:space="preserve"> </w:delText>
              </w:r>
            </w:del>
            <w:r w:rsidRPr="002E20A3">
              <w:rPr>
                <w:rFonts w:cstheme="minorHAnsi"/>
                <w:lang w:val="en-GB"/>
              </w:rPr>
              <w:t xml:space="preserve">or use quantitative data disaggregated by </w:t>
            </w:r>
            <w:r w:rsidR="00831153" w:rsidRPr="002E20A3">
              <w:rPr>
                <w:rFonts w:cstheme="minorHAnsi"/>
                <w:lang w:val="en-GB"/>
              </w:rPr>
              <w:t xml:space="preserve">gender and </w:t>
            </w:r>
            <w:r w:rsidRPr="002E20A3">
              <w:rPr>
                <w:rFonts w:cstheme="minorHAnsi"/>
                <w:lang w:val="en-GB"/>
              </w:rPr>
              <w:t xml:space="preserve">age. </w:t>
            </w:r>
          </w:p>
        </w:tc>
      </w:tr>
      <w:tr w:rsidR="00D16D60" w:rsidRPr="001F1452" w14:paraId="7402BC07"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260838F1" w14:textId="77777777" w:rsidR="00D16D60" w:rsidRPr="002E20A3" w:rsidRDefault="00D16D60" w:rsidP="001B74C7">
            <w:pPr>
              <w:jc w:val="both"/>
              <w:rPr>
                <w:rFonts w:cstheme="minorHAnsi"/>
                <w:lang w:val="en-GB"/>
              </w:rPr>
            </w:pPr>
          </w:p>
        </w:tc>
        <w:tc>
          <w:tcPr>
            <w:tcW w:w="7047" w:type="dxa"/>
          </w:tcPr>
          <w:p w14:paraId="247D3FBB" w14:textId="3B0FE360" w:rsidR="00D16D60" w:rsidRPr="002E20A3" w:rsidRDefault="00D16D60"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Acquire and/</w:t>
            </w:r>
            <w:del w:id="1510" w:author="Author" w:date="2023-04-12T11:38:00Z">
              <w:r w:rsidRPr="002E20A3" w:rsidDel="00083022">
                <w:rPr>
                  <w:rFonts w:cstheme="minorHAnsi"/>
                  <w:lang w:val="en-GB"/>
                </w:rPr>
                <w:delText xml:space="preserve"> </w:delText>
              </w:r>
            </w:del>
            <w:r w:rsidRPr="002E20A3">
              <w:rPr>
                <w:rFonts w:cstheme="minorHAnsi"/>
                <w:lang w:val="en-GB"/>
              </w:rPr>
              <w:t>or analyse qualitative data that enable</w:t>
            </w:r>
            <w:del w:id="1511" w:author="Author" w:date="2023-04-12T11:38:00Z">
              <w:r w:rsidRPr="002E20A3" w:rsidDel="00083022">
                <w:rPr>
                  <w:rFonts w:cstheme="minorHAnsi"/>
                  <w:lang w:val="en-GB"/>
                </w:rPr>
                <w:delText>s</w:delText>
              </w:r>
            </w:del>
            <w:r w:rsidRPr="002E20A3">
              <w:rPr>
                <w:rFonts w:cstheme="minorHAnsi"/>
                <w:lang w:val="en-GB"/>
              </w:rPr>
              <w:t xml:space="preserve"> a better understanding of the gender roles, needs and perspectives of women and girls. </w:t>
            </w:r>
          </w:p>
        </w:tc>
      </w:tr>
      <w:tr w:rsidR="00C72525" w:rsidRPr="001F1452" w14:paraId="6A274522" w14:textId="77777777" w:rsidTr="00114164">
        <w:tc>
          <w:tcPr>
            <w:cnfStyle w:val="001000000000" w:firstRow="0" w:lastRow="0" w:firstColumn="1" w:lastColumn="0" w:oddVBand="0" w:evenVBand="0" w:oddHBand="0" w:evenHBand="0" w:firstRowFirstColumn="0" w:firstRowLastColumn="0" w:lastRowFirstColumn="0" w:lastRowLastColumn="0"/>
            <w:tcW w:w="2587" w:type="dxa"/>
            <w:vMerge w:val="restart"/>
            <w:shd w:val="clear" w:color="auto" w:fill="FFFFFF" w:themeFill="background1"/>
          </w:tcPr>
          <w:p w14:paraId="27F4433E" w14:textId="77777777" w:rsidR="00C72525" w:rsidRPr="002E20A3" w:rsidRDefault="00C72525" w:rsidP="001B74C7">
            <w:pPr>
              <w:jc w:val="both"/>
              <w:rPr>
                <w:rFonts w:cstheme="minorHAnsi"/>
                <w:b w:val="0"/>
                <w:bCs w:val="0"/>
                <w:lang w:val="en-GB"/>
              </w:rPr>
            </w:pPr>
            <w:r w:rsidRPr="002E20A3">
              <w:rPr>
                <w:rFonts w:cstheme="minorHAnsi"/>
                <w:lang w:val="en-GB"/>
              </w:rPr>
              <w:t>Analysis</w:t>
            </w:r>
          </w:p>
          <w:p w14:paraId="60C46E2C" w14:textId="77777777" w:rsidR="00C72525" w:rsidRPr="002E20A3" w:rsidRDefault="00C72525" w:rsidP="001B74C7">
            <w:pPr>
              <w:jc w:val="both"/>
              <w:rPr>
                <w:rFonts w:cstheme="minorHAnsi"/>
                <w:lang w:val="en-GB"/>
              </w:rPr>
            </w:pPr>
          </w:p>
        </w:tc>
        <w:tc>
          <w:tcPr>
            <w:tcW w:w="7047" w:type="dxa"/>
          </w:tcPr>
          <w:p w14:paraId="6AC38737" w14:textId="3A034448"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Identify gendered conflict drivers, trends and patterns in conflict/</w:t>
            </w:r>
            <w:del w:id="1512" w:author="Author" w:date="2023-04-12T11:38:00Z">
              <w:r w:rsidRPr="002E20A3" w:rsidDel="00083022">
                <w:rPr>
                  <w:rFonts w:cstheme="minorHAnsi"/>
                  <w:lang w:val="en-GB"/>
                </w:rPr>
                <w:delText xml:space="preserve"> </w:delText>
              </w:r>
            </w:del>
            <w:r w:rsidRPr="002E20A3">
              <w:rPr>
                <w:rFonts w:cstheme="minorHAnsi"/>
                <w:lang w:val="en-GB"/>
              </w:rPr>
              <w:t>violence, key threat actors, their intentions</w:t>
            </w:r>
            <w:r w:rsidR="00BA2771" w:rsidRPr="002E20A3">
              <w:rPr>
                <w:rFonts w:cstheme="minorHAnsi"/>
                <w:lang w:val="en-GB"/>
              </w:rPr>
              <w:t xml:space="preserve"> and</w:t>
            </w:r>
            <w:r w:rsidRPr="002E20A3">
              <w:rPr>
                <w:rFonts w:cstheme="minorHAnsi"/>
                <w:lang w:val="en-GB"/>
              </w:rPr>
              <w:t xml:space="preserve"> gender dynamics within armed groups: </w:t>
            </w:r>
            <w:del w:id="1513" w:author="Author" w:date="2023-04-12T11:38:00Z">
              <w:r w:rsidRPr="002E20A3" w:rsidDel="00083022">
                <w:rPr>
                  <w:rFonts w:cstheme="minorHAnsi"/>
                  <w:lang w:val="en-GB"/>
                </w:rPr>
                <w:delText>W</w:delText>
              </w:r>
            </w:del>
            <w:ins w:id="1514" w:author="Author" w:date="2023-04-12T11:38:00Z">
              <w:r w:rsidR="00083022">
                <w:rPr>
                  <w:rFonts w:cstheme="minorHAnsi"/>
                  <w:lang w:val="en-GB"/>
                </w:rPr>
                <w:t>w</w:t>
              </w:r>
            </w:ins>
            <w:r w:rsidRPr="002E20A3">
              <w:rPr>
                <w:rFonts w:cstheme="minorHAnsi"/>
                <w:lang w:val="en-GB"/>
              </w:rPr>
              <w:t>ho are the decision makers, who is close to the decision makers, what role do women play in armed groups, who are the primary targets, why</w:t>
            </w:r>
            <w:r w:rsidR="007B6265" w:rsidRPr="002E20A3">
              <w:rPr>
                <w:rFonts w:cstheme="minorHAnsi"/>
                <w:lang w:val="en-GB"/>
              </w:rPr>
              <w:t>,</w:t>
            </w:r>
            <w:r w:rsidRPr="002E20A3">
              <w:rPr>
                <w:rFonts w:cstheme="minorHAnsi"/>
                <w:lang w:val="en-GB"/>
              </w:rPr>
              <w:t xml:space="preserve"> etc. </w:t>
            </w:r>
          </w:p>
        </w:tc>
      </w:tr>
      <w:tr w:rsidR="00C72525" w:rsidRPr="001F1452" w14:paraId="6DC276A4"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7F9428BA" w14:textId="77777777" w:rsidR="00C72525" w:rsidRPr="002E20A3" w:rsidRDefault="00C72525" w:rsidP="001B74C7">
            <w:pPr>
              <w:jc w:val="both"/>
              <w:rPr>
                <w:rFonts w:cstheme="minorHAnsi"/>
                <w:lang w:val="en-GB"/>
              </w:rPr>
            </w:pPr>
          </w:p>
        </w:tc>
        <w:tc>
          <w:tcPr>
            <w:tcW w:w="7047" w:type="dxa"/>
          </w:tcPr>
          <w:p w14:paraId="71EB5FAD" w14:textId="41D46811"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Carry out </w:t>
            </w:r>
            <w:r w:rsidR="007B6265" w:rsidRPr="002E20A3">
              <w:rPr>
                <w:rFonts w:cstheme="minorHAnsi"/>
                <w:lang w:val="en-GB"/>
              </w:rPr>
              <w:t xml:space="preserve">a </w:t>
            </w:r>
            <w:r w:rsidRPr="002E20A3">
              <w:rPr>
                <w:rFonts w:cstheme="minorHAnsi"/>
                <w:lang w:val="en-GB"/>
              </w:rPr>
              <w:t>risk assessment</w:t>
            </w:r>
            <w:r w:rsidR="00F423C5" w:rsidRPr="002E20A3">
              <w:rPr>
                <w:rFonts w:cstheme="minorHAnsi"/>
                <w:lang w:val="en-GB"/>
              </w:rPr>
              <w:t xml:space="preserve">. Men, </w:t>
            </w:r>
            <w:r w:rsidR="00F423C5" w:rsidRPr="002E20A3">
              <w:rPr>
                <w:lang w:val="en-GB"/>
              </w:rPr>
              <w:t xml:space="preserve">women, boys and girls may all face risks. </w:t>
            </w:r>
            <w:del w:id="1515" w:author="Author" w:date="2023-04-12T11:39:00Z">
              <w:r w:rsidR="00F423C5" w:rsidRPr="002E20A3" w:rsidDel="00083022">
                <w:rPr>
                  <w:lang w:val="en-GB"/>
                </w:rPr>
                <w:delText>But t</w:delText>
              </w:r>
            </w:del>
            <w:ins w:id="1516" w:author="Author" w:date="2023-04-12T11:39:00Z">
              <w:r w:rsidR="00083022">
                <w:rPr>
                  <w:lang w:val="en-GB"/>
                </w:rPr>
                <w:t>T</w:t>
              </w:r>
            </w:ins>
            <w:r w:rsidR="00F423C5" w:rsidRPr="002E20A3">
              <w:rPr>
                <w:lang w:val="en-GB"/>
              </w:rPr>
              <w:t>he risks faced by each individual group may differ</w:t>
            </w:r>
            <w:ins w:id="1517" w:author="Author" w:date="2023-04-12T11:40:00Z">
              <w:r w:rsidR="00083022">
                <w:rPr>
                  <w:lang w:val="en-GB"/>
                </w:rPr>
                <w:t>, however,</w:t>
              </w:r>
            </w:ins>
            <w:r w:rsidR="00F423C5" w:rsidRPr="002E20A3">
              <w:rPr>
                <w:lang w:val="en-GB"/>
              </w:rPr>
              <w:t xml:space="preserve"> because of intersectionalities such as age, ethnicity, religion, level of education, social status</w:t>
            </w:r>
            <w:r w:rsidR="003D5802" w:rsidRPr="002E20A3">
              <w:rPr>
                <w:lang w:val="en-GB"/>
              </w:rPr>
              <w:t>,</w:t>
            </w:r>
            <w:r w:rsidR="00F423C5" w:rsidRPr="002E20A3">
              <w:rPr>
                <w:lang w:val="en-GB"/>
              </w:rPr>
              <w:t xml:space="preserve"> etc. </w:t>
            </w:r>
            <w:r w:rsidR="00F423C5" w:rsidRPr="002E20A3">
              <w:rPr>
                <w:rFonts w:cstheme="minorHAnsi"/>
                <w:lang w:val="en-GB"/>
              </w:rPr>
              <w:t>D</w:t>
            </w:r>
            <w:r w:rsidRPr="002E20A3">
              <w:rPr>
                <w:rFonts w:cstheme="minorHAnsi"/>
                <w:lang w:val="en-GB"/>
              </w:rPr>
              <w:t xml:space="preserve">etermine possible reprisals </w:t>
            </w:r>
            <w:del w:id="1518" w:author="Author" w:date="2023-04-12T11:40:00Z">
              <w:r w:rsidRPr="002E20A3" w:rsidDel="00083022">
                <w:rPr>
                  <w:rFonts w:cstheme="minorHAnsi"/>
                  <w:lang w:val="en-GB"/>
                </w:rPr>
                <w:delText>on</w:delText>
              </w:r>
            </w:del>
            <w:ins w:id="1519" w:author="Author" w:date="2023-04-12T11:40:00Z">
              <w:r w:rsidR="00083022">
                <w:rPr>
                  <w:rFonts w:cstheme="minorHAnsi"/>
                  <w:lang w:val="en-GB"/>
                </w:rPr>
                <w:t>for</w:t>
              </w:r>
            </w:ins>
            <w:r w:rsidRPr="002E20A3">
              <w:rPr>
                <w:rFonts w:cstheme="minorHAnsi"/>
                <w:lang w:val="en-GB"/>
              </w:rPr>
              <w:t xml:space="preserve"> groups </w:t>
            </w:r>
            <w:r w:rsidR="003F1DEE" w:rsidRPr="002E20A3">
              <w:rPr>
                <w:lang w:val="en-GB"/>
              </w:rPr>
              <w:t xml:space="preserve">engaging with </w:t>
            </w:r>
            <w:del w:id="1520" w:author="Author" w:date="2023-04-12T11:40:00Z">
              <w:r w:rsidR="003F1DEE" w:rsidRPr="002E20A3" w:rsidDel="00083022">
                <w:rPr>
                  <w:lang w:val="en-GB"/>
                </w:rPr>
                <w:delText>UN</w:delText>
              </w:r>
            </w:del>
            <w:ins w:id="1521" w:author="Author" w:date="2023-04-12T11:40:00Z">
              <w:r w:rsidR="00083022">
                <w:rPr>
                  <w:lang w:val="en-GB"/>
                </w:rPr>
                <w:t>United Nations</w:t>
              </w:r>
            </w:ins>
            <w:r w:rsidR="003F1DEE" w:rsidRPr="002E20A3">
              <w:rPr>
                <w:lang w:val="en-GB"/>
              </w:rPr>
              <w:t xml:space="preserve"> peacekeepers</w:t>
            </w:r>
            <w:r w:rsidRPr="002E20A3">
              <w:rPr>
                <w:rFonts w:cstheme="minorHAnsi"/>
                <w:lang w:val="en-GB"/>
              </w:rPr>
              <w:t>, define and plan actions that could mitigate these reprisals.</w:t>
            </w:r>
            <w:r w:rsidR="00F423C5" w:rsidRPr="002E20A3">
              <w:rPr>
                <w:rFonts w:cstheme="minorHAnsi"/>
                <w:lang w:val="en-GB"/>
              </w:rPr>
              <w:t xml:space="preserve"> </w:t>
            </w:r>
          </w:p>
        </w:tc>
      </w:tr>
      <w:tr w:rsidR="00C72525" w:rsidRPr="001F1452" w14:paraId="0FC4B163" w14:textId="77777777" w:rsidTr="00114164">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7023C6E0" w14:textId="77777777" w:rsidR="00C72525" w:rsidRPr="002E20A3" w:rsidRDefault="00C72525" w:rsidP="001B74C7">
            <w:pPr>
              <w:jc w:val="both"/>
              <w:rPr>
                <w:rFonts w:cstheme="minorHAnsi"/>
                <w:lang w:val="en-GB"/>
              </w:rPr>
            </w:pPr>
          </w:p>
        </w:tc>
        <w:tc>
          <w:tcPr>
            <w:tcW w:w="7047" w:type="dxa"/>
          </w:tcPr>
          <w:p w14:paraId="27916461" w14:textId="663B22E3"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Consider drivers of peace alongside the traditional focus on drivers of conflict/</w:t>
            </w:r>
            <w:del w:id="1522" w:author="Author" w:date="2023-04-12T11:40:00Z">
              <w:r w:rsidRPr="002E20A3" w:rsidDel="00083022">
                <w:rPr>
                  <w:rFonts w:cstheme="minorHAnsi"/>
                  <w:lang w:val="en-GB"/>
                </w:rPr>
                <w:delText xml:space="preserve"> </w:delText>
              </w:r>
            </w:del>
            <w:r w:rsidRPr="002E20A3">
              <w:rPr>
                <w:rFonts w:cstheme="minorHAnsi"/>
                <w:lang w:val="en-GB"/>
              </w:rPr>
              <w:t xml:space="preserve">violence. </w:t>
            </w:r>
          </w:p>
        </w:tc>
      </w:tr>
      <w:tr w:rsidR="00C72525" w:rsidRPr="001F1452" w14:paraId="2EE09F95"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vMerge/>
            <w:shd w:val="clear" w:color="auto" w:fill="FFFFFF" w:themeFill="background1"/>
          </w:tcPr>
          <w:p w14:paraId="07D5D5C5" w14:textId="77777777" w:rsidR="00C72525" w:rsidRPr="002E20A3" w:rsidRDefault="00C72525" w:rsidP="001B74C7">
            <w:pPr>
              <w:jc w:val="both"/>
              <w:rPr>
                <w:rFonts w:cstheme="minorHAnsi"/>
                <w:lang w:val="en-GB"/>
              </w:rPr>
            </w:pPr>
          </w:p>
        </w:tc>
        <w:tc>
          <w:tcPr>
            <w:tcW w:w="7047" w:type="dxa"/>
          </w:tcPr>
          <w:p w14:paraId="31769FE3" w14:textId="1EDC203C"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Be conscious of one’s own gender bias and assumptions and minimi</w:t>
            </w:r>
            <w:ins w:id="1523" w:author="Author" w:date="2023-04-12T11:40:00Z">
              <w:r w:rsidR="00083022">
                <w:rPr>
                  <w:rFonts w:cstheme="minorHAnsi"/>
                  <w:lang w:val="en-GB"/>
                </w:rPr>
                <w:t>ze</w:t>
              </w:r>
            </w:ins>
            <w:del w:id="1524" w:author="Author" w:date="2023-04-12T11:40:00Z">
              <w:r w:rsidRPr="002E20A3" w:rsidDel="00083022">
                <w:rPr>
                  <w:rFonts w:cstheme="minorHAnsi"/>
                  <w:lang w:val="en-GB"/>
                </w:rPr>
                <w:delText>se</w:delText>
              </w:r>
            </w:del>
            <w:r w:rsidRPr="002E20A3">
              <w:rPr>
                <w:rFonts w:cstheme="minorHAnsi"/>
                <w:lang w:val="en-GB"/>
              </w:rPr>
              <w:t xml:space="preserve"> their impact by integrating different perspectives and consulting with a broad range of actors. </w:t>
            </w:r>
          </w:p>
        </w:tc>
      </w:tr>
      <w:tr w:rsidR="00C72525" w:rsidRPr="001F1452" w14:paraId="0E041D9D" w14:textId="77777777" w:rsidTr="00114164">
        <w:trPr>
          <w:trHeight w:val="890"/>
        </w:trPr>
        <w:tc>
          <w:tcPr>
            <w:cnfStyle w:val="001000000000" w:firstRow="0" w:lastRow="0" w:firstColumn="1" w:lastColumn="0" w:oddVBand="0" w:evenVBand="0" w:oddHBand="0" w:evenHBand="0" w:firstRowFirstColumn="0" w:firstRowLastColumn="0" w:lastRowFirstColumn="0" w:lastRowLastColumn="0"/>
            <w:tcW w:w="2587" w:type="dxa"/>
            <w:shd w:val="clear" w:color="auto" w:fill="FFFFFF" w:themeFill="background1"/>
          </w:tcPr>
          <w:p w14:paraId="7A56E1FB" w14:textId="1513241D" w:rsidR="00C72525" w:rsidRPr="002E20A3" w:rsidRDefault="00114164" w:rsidP="001B74C7">
            <w:pPr>
              <w:jc w:val="both"/>
              <w:rPr>
                <w:rFonts w:cstheme="minorHAnsi"/>
                <w:lang w:val="en-GB"/>
              </w:rPr>
            </w:pPr>
            <w:r w:rsidRPr="002E20A3">
              <w:rPr>
                <w:rFonts w:cstheme="minorHAnsi"/>
                <w:lang w:val="en-GB"/>
              </w:rPr>
              <w:t>Coordination</w:t>
            </w:r>
          </w:p>
        </w:tc>
        <w:tc>
          <w:tcPr>
            <w:tcW w:w="7047" w:type="dxa"/>
          </w:tcPr>
          <w:p w14:paraId="722845A1" w14:textId="16865F39"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In coordination with the S-9 (</w:t>
            </w:r>
            <w:del w:id="1525" w:author="Author" w:date="2023-04-12T11:40:00Z">
              <w:r w:rsidRPr="002E20A3" w:rsidDel="00083022">
                <w:rPr>
                  <w:rFonts w:cstheme="minorHAnsi"/>
                  <w:lang w:val="en-GB"/>
                </w:rPr>
                <w:delText>UN</w:delText>
              </w:r>
            </w:del>
            <w:ins w:id="1526" w:author="Author" w:date="2023-04-12T11:40:00Z">
              <w:r w:rsidR="00083022">
                <w:rPr>
                  <w:lang w:val="en-GB"/>
                </w:rPr>
                <w:t>United Nations</w:t>
              </w:r>
            </w:ins>
            <w:r w:rsidRPr="002E20A3">
              <w:rPr>
                <w:rFonts w:cstheme="minorHAnsi"/>
                <w:lang w:val="en-GB"/>
              </w:rPr>
              <w:t>-Civil</w:t>
            </w:r>
            <w:del w:id="1527" w:author="Author" w:date="2023-04-12T11:42:00Z">
              <w:r w:rsidRPr="002E20A3" w:rsidDel="00083022">
                <w:rPr>
                  <w:rFonts w:cstheme="minorHAnsi"/>
                  <w:lang w:val="en-GB"/>
                </w:rPr>
                <w:delText xml:space="preserve"> </w:delText>
              </w:r>
            </w:del>
            <w:ins w:id="1528" w:author="Author" w:date="2023-04-12T11:42:00Z">
              <w:r w:rsidR="00083022">
                <w:rPr>
                  <w:rFonts w:cstheme="minorHAnsi"/>
                  <w:lang w:val="en-GB"/>
                </w:rPr>
                <w:t>-</w:t>
              </w:r>
            </w:ins>
            <w:r w:rsidRPr="002E20A3">
              <w:rPr>
                <w:rFonts w:cstheme="minorHAnsi"/>
                <w:lang w:val="en-GB"/>
              </w:rPr>
              <w:t>Military Coordination</w:t>
            </w:r>
            <w:r w:rsidR="007476FA" w:rsidRPr="002E20A3">
              <w:rPr>
                <w:rFonts w:cstheme="minorHAnsi"/>
                <w:lang w:val="en-GB"/>
              </w:rPr>
              <w:t xml:space="preserve"> (</w:t>
            </w:r>
            <w:r w:rsidRPr="002E20A3">
              <w:rPr>
                <w:rFonts w:cstheme="minorHAnsi"/>
                <w:lang w:val="en-GB"/>
              </w:rPr>
              <w:t>UN-CIMIC</w:t>
            </w:r>
            <w:r w:rsidR="007476FA" w:rsidRPr="002E20A3">
              <w:rPr>
                <w:rFonts w:cstheme="minorHAnsi"/>
                <w:lang w:val="en-GB"/>
              </w:rPr>
              <w:t>)</w:t>
            </w:r>
            <w:r w:rsidRPr="002E20A3">
              <w:rPr>
                <w:rFonts w:cstheme="minorHAnsi"/>
                <w:lang w:val="en-GB"/>
              </w:rPr>
              <w:t xml:space="preserve">) and the Engagement Platoon (EP), identify </w:t>
            </w:r>
            <w:r w:rsidR="00114164" w:rsidRPr="002E20A3">
              <w:rPr>
                <w:rFonts w:cstheme="minorHAnsi"/>
                <w:lang w:val="en-GB"/>
              </w:rPr>
              <w:t>specific needs and grievances of men, women, boys and girls.</w:t>
            </w:r>
          </w:p>
        </w:tc>
      </w:tr>
      <w:tr w:rsidR="00C72525" w:rsidRPr="001F1452" w14:paraId="3E3DCC1E" w14:textId="77777777" w:rsidTr="0011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7" w:type="dxa"/>
            <w:shd w:val="clear" w:color="auto" w:fill="FFFFFF" w:themeFill="background1"/>
          </w:tcPr>
          <w:p w14:paraId="7B49F083" w14:textId="77777777" w:rsidR="00C72525" w:rsidRPr="002E20A3" w:rsidRDefault="00C72525" w:rsidP="001B74C7">
            <w:pPr>
              <w:jc w:val="both"/>
              <w:rPr>
                <w:rFonts w:cstheme="minorHAnsi"/>
                <w:lang w:val="en-GB"/>
              </w:rPr>
            </w:pPr>
          </w:p>
        </w:tc>
        <w:tc>
          <w:tcPr>
            <w:tcW w:w="7047" w:type="dxa"/>
          </w:tcPr>
          <w:p w14:paraId="5E9CBE4F" w14:textId="2E416F0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Ensure coordination</w:t>
            </w:r>
            <w:r w:rsidR="009C3063" w:rsidRPr="002E20A3">
              <w:rPr>
                <w:rFonts w:cstheme="minorHAnsi"/>
                <w:lang w:val="en-GB"/>
              </w:rPr>
              <w:t xml:space="preserve"> – </w:t>
            </w:r>
            <w:r w:rsidRPr="002E20A3">
              <w:rPr>
                <w:rFonts w:cstheme="minorHAnsi"/>
                <w:lang w:val="en-GB"/>
              </w:rPr>
              <w:t xml:space="preserve">through UN-CIMIC </w:t>
            </w:r>
            <w:r w:rsidR="00114164" w:rsidRPr="002E20A3">
              <w:rPr>
                <w:rFonts w:cstheme="minorHAnsi"/>
                <w:lang w:val="en-GB"/>
              </w:rPr>
              <w:t xml:space="preserve">personnel </w:t>
            </w:r>
            <w:r w:rsidRPr="002E20A3">
              <w:rPr>
                <w:rFonts w:cstheme="minorHAnsi"/>
                <w:lang w:val="en-GB"/>
              </w:rPr>
              <w:t>and/</w:t>
            </w:r>
            <w:del w:id="1529" w:author="Author" w:date="2023-04-12T11:43:00Z">
              <w:r w:rsidRPr="002E20A3" w:rsidDel="00AD0DB4">
                <w:rPr>
                  <w:rFonts w:cstheme="minorHAnsi"/>
                  <w:lang w:val="en-GB"/>
                </w:rPr>
                <w:delText xml:space="preserve"> </w:delText>
              </w:r>
            </w:del>
            <w:r w:rsidRPr="002E20A3">
              <w:rPr>
                <w:rFonts w:cstheme="minorHAnsi"/>
                <w:lang w:val="en-GB"/>
              </w:rPr>
              <w:t>or chain of command</w:t>
            </w:r>
            <w:r w:rsidR="009C3063" w:rsidRPr="002E20A3">
              <w:rPr>
                <w:rFonts w:cstheme="minorHAnsi"/>
                <w:lang w:val="en-GB"/>
              </w:rPr>
              <w:t xml:space="preserve"> – </w:t>
            </w:r>
            <w:r w:rsidRPr="002E20A3">
              <w:rPr>
                <w:rFonts w:cstheme="minorHAnsi"/>
                <w:lang w:val="en-GB"/>
              </w:rPr>
              <w:t xml:space="preserve">with other </w:t>
            </w:r>
            <w:r w:rsidR="003F1DEE" w:rsidRPr="002E20A3">
              <w:rPr>
                <w:rFonts w:cstheme="minorHAnsi"/>
                <w:lang w:val="en-GB"/>
              </w:rPr>
              <w:t>peacekeeping personnel</w:t>
            </w:r>
            <w:r w:rsidRPr="002E20A3">
              <w:rPr>
                <w:rFonts w:cstheme="minorHAnsi"/>
                <w:lang w:val="en-GB"/>
              </w:rPr>
              <w:t xml:space="preserve"> present on the ground</w:t>
            </w:r>
            <w:r w:rsidR="00AD221B" w:rsidRPr="002E20A3">
              <w:rPr>
                <w:rFonts w:cstheme="minorHAnsi"/>
                <w:lang w:val="en-GB"/>
              </w:rPr>
              <w:t xml:space="preserve"> </w:t>
            </w:r>
            <w:r w:rsidRPr="002E20A3">
              <w:rPr>
                <w:rFonts w:cstheme="minorHAnsi"/>
                <w:lang w:val="en-GB"/>
              </w:rPr>
              <w:t xml:space="preserve">to ensure a comprehensive response </w:t>
            </w:r>
            <w:del w:id="1530" w:author="Author" w:date="2023-04-12T11:44:00Z">
              <w:r w:rsidRPr="002E20A3" w:rsidDel="00AD0DB4">
                <w:rPr>
                  <w:rFonts w:cstheme="minorHAnsi"/>
                  <w:lang w:val="en-GB"/>
                </w:rPr>
                <w:delText>to</w:delText>
              </w:r>
            </w:del>
            <w:ins w:id="1531" w:author="Author" w:date="2023-04-12T11:44:00Z">
              <w:r w:rsidR="00AD0DB4">
                <w:rPr>
                  <w:rFonts w:cstheme="minorHAnsi"/>
                  <w:lang w:val="en-GB"/>
                </w:rPr>
                <w:t>for</w:t>
              </w:r>
            </w:ins>
            <w:r w:rsidRPr="002E20A3">
              <w:rPr>
                <w:rFonts w:cstheme="minorHAnsi"/>
                <w:lang w:val="en-GB"/>
              </w:rPr>
              <w:t xml:space="preserve"> essential service provision to all</w:t>
            </w:r>
            <w:ins w:id="1532" w:author="Author" w:date="2023-04-12T11:44:00Z">
              <w:r w:rsidR="00AD0DB4">
                <w:rPr>
                  <w:rFonts w:cstheme="minorHAnsi"/>
                  <w:lang w:val="en-GB"/>
                </w:rPr>
                <w:t>,</w:t>
              </w:r>
            </w:ins>
            <w:r w:rsidRPr="002E20A3">
              <w:rPr>
                <w:rFonts w:cstheme="minorHAnsi"/>
                <w:lang w:val="en-GB"/>
              </w:rPr>
              <w:t xml:space="preserve"> without discrimination. </w:t>
            </w:r>
          </w:p>
        </w:tc>
      </w:tr>
    </w:tbl>
    <w:p w14:paraId="7F691FA3" w14:textId="77777777" w:rsidR="006452CF" w:rsidRPr="002E20A3" w:rsidRDefault="006452CF">
      <w:pPr>
        <w:rPr>
          <w:rFonts w:asciiTheme="majorHAnsi" w:eastAsiaTheme="majorEastAsia" w:hAnsiTheme="majorHAnsi" w:cstheme="majorBidi"/>
          <w:color w:val="1F3763" w:themeColor="accent1" w:themeShade="7F"/>
          <w:sz w:val="24"/>
          <w:szCs w:val="24"/>
          <w:lang w:val="en-GB"/>
        </w:rPr>
      </w:pPr>
      <w:r w:rsidRPr="002E20A3">
        <w:rPr>
          <w:lang w:val="en-GB"/>
        </w:rPr>
        <w:br w:type="page"/>
      </w:r>
    </w:p>
    <w:p w14:paraId="3639E1BD" w14:textId="144A3F3F" w:rsidR="00C72525" w:rsidRPr="002E20A3" w:rsidRDefault="00C72525" w:rsidP="00DC34BB">
      <w:pPr>
        <w:pStyle w:val="Heading3"/>
        <w:rPr>
          <w:lang w:val="en-GB"/>
        </w:rPr>
      </w:pPr>
      <w:commentRangeStart w:id="1533"/>
      <w:r w:rsidRPr="002E20A3">
        <w:rPr>
          <w:lang w:val="en-GB"/>
        </w:rPr>
        <w:lastRenderedPageBreak/>
        <w:t>COMMON ANALYSIS FRAMEWORKS</w:t>
      </w:r>
      <w:commentRangeEnd w:id="1533"/>
      <w:r w:rsidR="00AD0DB4">
        <w:rPr>
          <w:rStyle w:val="CommentReference"/>
          <w:rFonts w:asciiTheme="minorHAnsi" w:eastAsiaTheme="minorHAnsi" w:hAnsiTheme="minorHAnsi" w:cstheme="minorBidi"/>
          <w:color w:val="auto"/>
        </w:rPr>
        <w:commentReference w:id="1533"/>
      </w:r>
    </w:p>
    <w:p w14:paraId="6595D6B1" w14:textId="77777777" w:rsidR="00C72525" w:rsidRPr="002E20A3" w:rsidRDefault="00C72525" w:rsidP="00C72525">
      <w:pPr>
        <w:pStyle w:val="ListParagraph"/>
        <w:rPr>
          <w:rFonts w:cstheme="minorHAnsi"/>
          <w:lang w:val="en-GB"/>
        </w:rPr>
      </w:pPr>
    </w:p>
    <w:tbl>
      <w:tblPr>
        <w:tblStyle w:val="GridTable4-Accent1"/>
        <w:tblW w:w="9634" w:type="dxa"/>
        <w:tblLook w:val="04A0" w:firstRow="1" w:lastRow="0" w:firstColumn="1" w:lastColumn="0" w:noHBand="0" w:noVBand="1"/>
      </w:tblPr>
      <w:tblGrid>
        <w:gridCol w:w="4957"/>
        <w:gridCol w:w="4677"/>
      </w:tblGrid>
      <w:tr w:rsidR="00C72525" w:rsidRPr="002E20A3" w14:paraId="50F74694"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405A25A2" w14:textId="77777777" w:rsidR="00C72525" w:rsidRPr="002E20A3" w:rsidRDefault="00C72525" w:rsidP="001B74C7">
            <w:pPr>
              <w:jc w:val="center"/>
              <w:rPr>
                <w:rFonts w:cstheme="minorHAnsi"/>
                <w:lang w:val="en-GB"/>
              </w:rPr>
            </w:pPr>
            <w:r w:rsidRPr="002E20A3">
              <w:rPr>
                <w:rFonts w:cstheme="minorHAnsi"/>
                <w:lang w:val="en-GB"/>
              </w:rPr>
              <w:t>ASCOPE</w:t>
            </w:r>
          </w:p>
        </w:tc>
        <w:tc>
          <w:tcPr>
            <w:tcW w:w="4677" w:type="dxa"/>
          </w:tcPr>
          <w:p w14:paraId="5D628FD1" w14:textId="77777777" w:rsidR="00C72525" w:rsidRPr="002E20A3" w:rsidRDefault="00C72525" w:rsidP="001B74C7">
            <w:pPr>
              <w:jc w:val="center"/>
              <w:cnfStyle w:val="100000000000" w:firstRow="1" w:lastRow="0" w:firstColumn="0" w:lastColumn="0" w:oddVBand="0" w:evenVBand="0" w:oddHBand="0" w:evenHBand="0" w:firstRowFirstColumn="0" w:firstRowLastColumn="0" w:lastRowFirstColumn="0" w:lastRowLastColumn="0"/>
              <w:rPr>
                <w:rFonts w:eastAsia="Calibri" w:cstheme="minorHAnsi"/>
                <w:lang w:val="en-GB"/>
              </w:rPr>
            </w:pPr>
            <w:bookmarkStart w:id="1534" w:name="_Hlk96304767"/>
            <w:r w:rsidRPr="002E20A3">
              <w:rPr>
                <w:rFonts w:eastAsia="Calibri" w:cstheme="minorHAnsi"/>
                <w:lang w:val="en-GB"/>
              </w:rPr>
              <w:t>PMERSCHII-PT</w:t>
            </w:r>
          </w:p>
          <w:bookmarkEnd w:id="1534"/>
          <w:p w14:paraId="29342835" w14:textId="77777777" w:rsidR="00C72525" w:rsidRPr="002E20A3" w:rsidRDefault="00C72525" w:rsidP="001B74C7">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4E77421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395B86FD" w14:textId="77777777" w:rsidR="00C72525" w:rsidRPr="002E20A3" w:rsidRDefault="00C72525" w:rsidP="001B74C7">
            <w:pPr>
              <w:autoSpaceDE w:val="0"/>
              <w:autoSpaceDN w:val="0"/>
              <w:adjustRightInd w:val="0"/>
              <w:rPr>
                <w:rFonts w:cstheme="minorHAnsi"/>
                <w:b w:val="0"/>
                <w:bCs w:val="0"/>
                <w:color w:val="231F20"/>
                <w:lang w:val="en-GB"/>
              </w:rPr>
            </w:pPr>
            <w:r w:rsidRPr="002E20A3">
              <w:rPr>
                <w:rFonts w:cstheme="minorHAnsi"/>
                <w:color w:val="231F20"/>
                <w:lang w:val="en-GB"/>
              </w:rPr>
              <w:t>Areas</w:t>
            </w:r>
            <w:r w:rsidRPr="002E20A3">
              <w:rPr>
                <w:rFonts w:cstheme="minorHAnsi"/>
                <w:b w:val="0"/>
                <w:bCs w:val="0"/>
                <w:color w:val="231F20"/>
                <w:lang w:val="en-GB"/>
              </w:rPr>
              <w:t xml:space="preserve"> – Tribal/religious, political boundaries;</w:t>
            </w:r>
          </w:p>
          <w:p w14:paraId="07566EFB" w14:textId="45CCDDD9" w:rsidR="00C72525" w:rsidRPr="002E20A3" w:rsidRDefault="00C72525" w:rsidP="001B74C7">
            <w:pPr>
              <w:autoSpaceDE w:val="0"/>
              <w:autoSpaceDN w:val="0"/>
              <w:adjustRightInd w:val="0"/>
              <w:rPr>
                <w:rFonts w:cstheme="minorHAnsi"/>
                <w:b w:val="0"/>
                <w:bCs w:val="0"/>
                <w:color w:val="231F20"/>
                <w:lang w:val="en-GB"/>
              </w:rPr>
            </w:pPr>
            <w:r w:rsidRPr="002E20A3">
              <w:rPr>
                <w:rFonts w:cstheme="minorHAnsi"/>
                <w:color w:val="231F20"/>
                <w:lang w:val="en-GB"/>
              </w:rPr>
              <w:t xml:space="preserve">Structures </w:t>
            </w:r>
            <w:r w:rsidRPr="001A2504">
              <w:rPr>
                <w:rFonts w:cstheme="minorHAnsi"/>
                <w:b w:val="0"/>
                <w:bCs w:val="0"/>
                <w:color w:val="231F20"/>
                <w:lang w:val="en-GB"/>
              </w:rPr>
              <w:t xml:space="preserve">– Sites of significance (places of worship, hospitals, maternity clinics, community </w:t>
            </w:r>
            <w:r w:rsidR="009244FD" w:rsidRPr="001A2504">
              <w:rPr>
                <w:rFonts w:cstheme="minorHAnsi"/>
                <w:b w:val="0"/>
                <w:bCs w:val="0"/>
                <w:color w:val="231F20"/>
                <w:lang w:val="en-GB"/>
              </w:rPr>
              <w:t>centres</w:t>
            </w:r>
            <w:r w:rsidRPr="001A2504">
              <w:rPr>
                <w:rFonts w:cstheme="minorHAnsi"/>
                <w:b w:val="0"/>
                <w:bCs w:val="0"/>
                <w:color w:val="231F20"/>
                <w:lang w:val="en-GB"/>
              </w:rPr>
              <w:t>, schools);</w:t>
            </w:r>
          </w:p>
          <w:p w14:paraId="19EC4936" w14:textId="77777777" w:rsidR="00C72525" w:rsidRPr="002E20A3" w:rsidRDefault="00C72525" w:rsidP="001B74C7">
            <w:pPr>
              <w:autoSpaceDE w:val="0"/>
              <w:autoSpaceDN w:val="0"/>
              <w:adjustRightInd w:val="0"/>
              <w:rPr>
                <w:rFonts w:cstheme="minorHAnsi"/>
                <w:b w:val="0"/>
                <w:bCs w:val="0"/>
                <w:color w:val="231F20"/>
                <w:lang w:val="en-GB"/>
              </w:rPr>
            </w:pPr>
            <w:r w:rsidRPr="002E20A3">
              <w:rPr>
                <w:rFonts w:cstheme="minorHAnsi"/>
                <w:color w:val="231F20"/>
                <w:lang w:val="en-GB"/>
              </w:rPr>
              <w:t xml:space="preserve">Capabilities </w:t>
            </w:r>
            <w:r w:rsidRPr="001A2504">
              <w:rPr>
                <w:rFonts w:cstheme="minorHAnsi"/>
                <w:b w:val="0"/>
                <w:bCs w:val="0"/>
                <w:color w:val="231F20"/>
                <w:lang w:val="en-GB"/>
              </w:rPr>
              <w:t>– Local authorities’ capacity to provide key functions/services (public health, security, economy, education);</w:t>
            </w:r>
          </w:p>
          <w:p w14:paraId="18C14EAC" w14:textId="03C3F2ED" w:rsidR="00C72525" w:rsidRPr="001A2504" w:rsidRDefault="00C72525" w:rsidP="001B74C7">
            <w:pPr>
              <w:autoSpaceDE w:val="0"/>
              <w:autoSpaceDN w:val="0"/>
              <w:adjustRightInd w:val="0"/>
              <w:rPr>
                <w:rFonts w:cstheme="minorHAnsi"/>
                <w:b w:val="0"/>
                <w:bCs w:val="0"/>
                <w:color w:val="231F20"/>
                <w:lang w:val="en-GB"/>
              </w:rPr>
            </w:pPr>
            <w:r w:rsidRPr="002E20A3">
              <w:rPr>
                <w:rFonts w:cstheme="minorHAnsi"/>
                <w:color w:val="231F20"/>
                <w:lang w:val="en-GB"/>
              </w:rPr>
              <w:t>Organi</w:t>
            </w:r>
            <w:del w:id="1535" w:author="Author" w:date="2023-04-12T11:47:00Z">
              <w:r w:rsidRPr="002E20A3" w:rsidDel="00AD0DB4">
                <w:rPr>
                  <w:rFonts w:cstheme="minorHAnsi"/>
                  <w:color w:val="231F20"/>
                  <w:lang w:val="en-GB"/>
                </w:rPr>
                <w:delText>s</w:delText>
              </w:r>
            </w:del>
            <w:ins w:id="1536" w:author="Author" w:date="2023-04-12T11:47:00Z">
              <w:r w:rsidR="00AD0DB4">
                <w:rPr>
                  <w:rFonts w:cstheme="minorHAnsi"/>
                  <w:color w:val="231F20"/>
                  <w:lang w:val="en-GB"/>
                </w:rPr>
                <w:t>z</w:t>
              </w:r>
            </w:ins>
            <w:r w:rsidRPr="002E20A3">
              <w:rPr>
                <w:rFonts w:cstheme="minorHAnsi"/>
                <w:color w:val="231F20"/>
                <w:lang w:val="en-GB"/>
              </w:rPr>
              <w:t xml:space="preserve">ations </w:t>
            </w:r>
            <w:r w:rsidRPr="001A2504">
              <w:rPr>
                <w:rFonts w:cstheme="minorHAnsi"/>
                <w:b w:val="0"/>
                <w:bCs w:val="0"/>
                <w:color w:val="231F20"/>
                <w:lang w:val="en-GB"/>
              </w:rPr>
              <w:t>– Actors in the Area of Operations;</w:t>
            </w:r>
          </w:p>
          <w:p w14:paraId="4AF3DCD9" w14:textId="049DD765" w:rsidR="00C72525" w:rsidRPr="001A2504" w:rsidRDefault="00C72525" w:rsidP="001B74C7">
            <w:pPr>
              <w:autoSpaceDE w:val="0"/>
              <w:autoSpaceDN w:val="0"/>
              <w:adjustRightInd w:val="0"/>
              <w:rPr>
                <w:rFonts w:cstheme="minorHAnsi"/>
                <w:b w:val="0"/>
                <w:bCs w:val="0"/>
                <w:color w:val="231F20"/>
                <w:lang w:val="en-GB"/>
              </w:rPr>
            </w:pPr>
            <w:del w:id="1537" w:author="Author" w:date="2023-04-12T11:48:00Z">
              <w:r w:rsidRPr="001A2504" w:rsidDel="00AD0DB4">
                <w:rPr>
                  <w:rFonts w:cstheme="minorHAnsi"/>
                  <w:b w:val="0"/>
                  <w:bCs w:val="0"/>
                  <w:color w:val="231F20"/>
                  <w:lang w:val="en-GB"/>
                </w:rPr>
                <w:delText>N</w:delText>
              </w:r>
            </w:del>
            <w:ins w:id="1538" w:author="Author" w:date="2023-04-12T11:48:00Z">
              <w:r w:rsidR="00AD0DB4">
                <w:rPr>
                  <w:rFonts w:cstheme="minorHAnsi"/>
                  <w:b w:val="0"/>
                  <w:bCs w:val="0"/>
                  <w:color w:val="231F20"/>
                  <w:lang w:val="en-GB"/>
                </w:rPr>
                <w:t>n</w:t>
              </w:r>
            </w:ins>
            <w:r w:rsidRPr="001A2504">
              <w:rPr>
                <w:rFonts w:cstheme="minorHAnsi"/>
                <w:b w:val="0"/>
                <w:bCs w:val="0"/>
                <w:color w:val="231F20"/>
                <w:lang w:val="en-GB"/>
              </w:rPr>
              <w:t>on-</w:t>
            </w:r>
            <w:del w:id="1539" w:author="Author" w:date="2023-04-12T11:48:00Z">
              <w:r w:rsidRPr="001A2504" w:rsidDel="00AD0DB4">
                <w:rPr>
                  <w:rFonts w:cstheme="minorHAnsi"/>
                  <w:b w:val="0"/>
                  <w:bCs w:val="0"/>
                  <w:color w:val="231F20"/>
                  <w:lang w:val="en-GB"/>
                </w:rPr>
                <w:delText>G</w:delText>
              </w:r>
            </w:del>
            <w:ins w:id="1540" w:author="Author" w:date="2023-04-12T11:48:00Z">
              <w:r w:rsidR="00AD0DB4">
                <w:rPr>
                  <w:rFonts w:cstheme="minorHAnsi"/>
                  <w:b w:val="0"/>
                  <w:bCs w:val="0"/>
                  <w:color w:val="231F20"/>
                  <w:lang w:val="en-GB"/>
                </w:rPr>
                <w:t>g</w:t>
              </w:r>
            </w:ins>
            <w:r w:rsidRPr="001A2504">
              <w:rPr>
                <w:rFonts w:cstheme="minorHAnsi"/>
                <w:b w:val="0"/>
                <w:bCs w:val="0"/>
                <w:color w:val="231F20"/>
                <w:lang w:val="en-GB"/>
              </w:rPr>
              <w:t xml:space="preserve">overnmental </w:t>
            </w:r>
            <w:del w:id="1541" w:author="Author" w:date="2023-04-12T11:48:00Z">
              <w:r w:rsidRPr="001A2504" w:rsidDel="00AD0DB4">
                <w:rPr>
                  <w:rFonts w:cstheme="minorHAnsi"/>
                  <w:b w:val="0"/>
                  <w:bCs w:val="0"/>
                  <w:color w:val="231F20"/>
                  <w:lang w:val="en-GB"/>
                </w:rPr>
                <w:delText>O</w:delText>
              </w:r>
            </w:del>
            <w:ins w:id="1542" w:author="Author" w:date="2023-04-12T11:48:00Z">
              <w:r w:rsidR="00AD0DB4">
                <w:rPr>
                  <w:rFonts w:cstheme="minorHAnsi"/>
                  <w:b w:val="0"/>
                  <w:bCs w:val="0"/>
                  <w:color w:val="231F20"/>
                  <w:lang w:val="en-GB"/>
                </w:rPr>
                <w:t>o</w:t>
              </w:r>
            </w:ins>
            <w:r w:rsidRPr="001A2504">
              <w:rPr>
                <w:rFonts w:cstheme="minorHAnsi"/>
                <w:b w:val="0"/>
                <w:bCs w:val="0"/>
                <w:color w:val="231F20"/>
                <w:lang w:val="en-GB"/>
              </w:rPr>
              <w:t>rgani</w:t>
            </w:r>
            <w:del w:id="1543" w:author="Author" w:date="2023-04-12T11:48:00Z">
              <w:r w:rsidRPr="001A2504" w:rsidDel="00AD0DB4">
                <w:rPr>
                  <w:rFonts w:cstheme="minorHAnsi"/>
                  <w:b w:val="0"/>
                  <w:bCs w:val="0"/>
                  <w:color w:val="231F20"/>
                  <w:lang w:val="en-GB"/>
                </w:rPr>
                <w:delText>s</w:delText>
              </w:r>
            </w:del>
            <w:ins w:id="1544" w:author="Author" w:date="2023-04-12T11:48:00Z">
              <w:r w:rsidR="00AD0DB4">
                <w:rPr>
                  <w:rFonts w:cstheme="minorHAnsi"/>
                  <w:b w:val="0"/>
                  <w:bCs w:val="0"/>
                  <w:color w:val="231F20"/>
                  <w:lang w:val="en-GB"/>
                </w:rPr>
                <w:t>z</w:t>
              </w:r>
            </w:ins>
            <w:r w:rsidRPr="001A2504">
              <w:rPr>
                <w:rFonts w:cstheme="minorHAnsi"/>
                <w:b w:val="0"/>
                <w:bCs w:val="0"/>
                <w:color w:val="231F20"/>
                <w:lang w:val="en-GB"/>
              </w:rPr>
              <w:t>ations (NGO</w:t>
            </w:r>
            <w:r w:rsidR="002F54CF" w:rsidRPr="001A2504">
              <w:rPr>
                <w:rFonts w:cstheme="minorHAnsi"/>
                <w:b w:val="0"/>
                <w:bCs w:val="0"/>
                <w:color w:val="231F20"/>
                <w:lang w:val="en-GB"/>
              </w:rPr>
              <w:t>s</w:t>
            </w:r>
            <w:r w:rsidRPr="001A2504">
              <w:rPr>
                <w:rFonts w:cstheme="minorHAnsi"/>
                <w:b w:val="0"/>
                <w:bCs w:val="0"/>
                <w:color w:val="231F20"/>
                <w:lang w:val="en-GB"/>
              </w:rPr>
              <w:t xml:space="preserve">), </w:t>
            </w:r>
            <w:del w:id="1545" w:author="Author" w:date="2023-04-12T11:48:00Z">
              <w:r w:rsidRPr="001A2504" w:rsidDel="00AD0DB4">
                <w:rPr>
                  <w:rFonts w:cstheme="minorHAnsi"/>
                  <w:b w:val="0"/>
                  <w:bCs w:val="0"/>
                  <w:color w:val="231F20"/>
                  <w:lang w:val="en-GB"/>
                </w:rPr>
                <w:delText>C</w:delText>
              </w:r>
            </w:del>
            <w:ins w:id="1546" w:author="Author" w:date="2023-04-12T11:48:00Z">
              <w:r w:rsidR="00AD0DB4">
                <w:rPr>
                  <w:rFonts w:cstheme="minorHAnsi"/>
                  <w:b w:val="0"/>
                  <w:bCs w:val="0"/>
                  <w:color w:val="231F20"/>
                  <w:lang w:val="en-GB"/>
                </w:rPr>
                <w:t>c</w:t>
              </w:r>
            </w:ins>
            <w:r w:rsidRPr="001A2504">
              <w:rPr>
                <w:rFonts w:cstheme="minorHAnsi"/>
                <w:b w:val="0"/>
                <w:bCs w:val="0"/>
                <w:color w:val="231F20"/>
                <w:lang w:val="en-GB"/>
              </w:rPr>
              <w:t>ivil</w:t>
            </w:r>
            <w:del w:id="1547" w:author="Author" w:date="2023-04-12T11:48:00Z">
              <w:r w:rsidRPr="001A2504" w:rsidDel="00AD0DB4">
                <w:rPr>
                  <w:rFonts w:cstheme="minorHAnsi"/>
                  <w:b w:val="0"/>
                  <w:bCs w:val="0"/>
                  <w:color w:val="231F20"/>
                  <w:lang w:val="en-GB"/>
                </w:rPr>
                <w:delText>-</w:delText>
              </w:r>
            </w:del>
            <w:ins w:id="1548" w:author="Author" w:date="2023-04-12T11:48:00Z">
              <w:r w:rsidR="00AD0DB4">
                <w:rPr>
                  <w:rFonts w:cstheme="minorHAnsi"/>
                  <w:b w:val="0"/>
                  <w:bCs w:val="0"/>
                  <w:color w:val="231F20"/>
                  <w:lang w:val="en-GB"/>
                </w:rPr>
                <w:t xml:space="preserve"> </w:t>
              </w:r>
            </w:ins>
            <w:del w:id="1549" w:author="Author" w:date="2023-04-12T11:48:00Z">
              <w:r w:rsidRPr="001A2504" w:rsidDel="00AD0DB4">
                <w:rPr>
                  <w:rFonts w:cstheme="minorHAnsi"/>
                  <w:b w:val="0"/>
                  <w:bCs w:val="0"/>
                  <w:color w:val="231F20"/>
                  <w:lang w:val="en-GB"/>
                </w:rPr>
                <w:delText>S</w:delText>
              </w:r>
            </w:del>
            <w:ins w:id="1550" w:author="Author" w:date="2023-04-12T11:48:00Z">
              <w:r w:rsidR="00AD0DB4">
                <w:rPr>
                  <w:rFonts w:cstheme="minorHAnsi"/>
                  <w:b w:val="0"/>
                  <w:bCs w:val="0"/>
                  <w:color w:val="231F20"/>
                  <w:lang w:val="en-GB"/>
                </w:rPr>
                <w:t>s</w:t>
              </w:r>
            </w:ins>
            <w:r w:rsidRPr="001A2504">
              <w:rPr>
                <w:rFonts w:cstheme="minorHAnsi"/>
                <w:b w:val="0"/>
                <w:bCs w:val="0"/>
                <w:color w:val="231F20"/>
                <w:lang w:val="en-GB"/>
              </w:rPr>
              <w:t xml:space="preserve">ociety </w:t>
            </w:r>
            <w:del w:id="1551" w:author="Author" w:date="2023-04-12T11:48:00Z">
              <w:r w:rsidRPr="001A2504" w:rsidDel="00AD0DB4">
                <w:rPr>
                  <w:rFonts w:cstheme="minorHAnsi"/>
                  <w:b w:val="0"/>
                  <w:bCs w:val="0"/>
                  <w:color w:val="231F20"/>
                  <w:lang w:val="en-GB"/>
                </w:rPr>
                <w:delText>O</w:delText>
              </w:r>
            </w:del>
            <w:ins w:id="1552" w:author="Author" w:date="2023-04-12T11:48:00Z">
              <w:r w:rsidR="00AD0DB4">
                <w:rPr>
                  <w:rFonts w:cstheme="minorHAnsi"/>
                  <w:b w:val="0"/>
                  <w:bCs w:val="0"/>
                  <w:color w:val="231F20"/>
                  <w:lang w:val="en-GB"/>
                </w:rPr>
                <w:t>o</w:t>
              </w:r>
            </w:ins>
            <w:r w:rsidRPr="001A2504">
              <w:rPr>
                <w:rFonts w:cstheme="minorHAnsi"/>
                <w:b w:val="0"/>
                <w:bCs w:val="0"/>
                <w:color w:val="231F20"/>
                <w:lang w:val="en-GB"/>
              </w:rPr>
              <w:t>rgani</w:t>
            </w:r>
            <w:del w:id="1553" w:author="Author" w:date="2023-04-12T11:48:00Z">
              <w:r w:rsidRPr="001A2504" w:rsidDel="00AD0DB4">
                <w:rPr>
                  <w:rFonts w:cstheme="minorHAnsi"/>
                  <w:b w:val="0"/>
                  <w:bCs w:val="0"/>
                  <w:color w:val="231F20"/>
                  <w:lang w:val="en-GB"/>
                </w:rPr>
                <w:delText>s</w:delText>
              </w:r>
            </w:del>
            <w:ins w:id="1554" w:author="Author" w:date="2023-04-12T11:48:00Z">
              <w:r w:rsidR="00AD0DB4">
                <w:rPr>
                  <w:rFonts w:cstheme="minorHAnsi"/>
                  <w:b w:val="0"/>
                  <w:bCs w:val="0"/>
                  <w:color w:val="231F20"/>
                  <w:lang w:val="en-GB"/>
                </w:rPr>
                <w:t>z</w:t>
              </w:r>
            </w:ins>
            <w:r w:rsidRPr="001A2504">
              <w:rPr>
                <w:rFonts w:cstheme="minorHAnsi"/>
                <w:b w:val="0"/>
                <w:bCs w:val="0"/>
                <w:color w:val="231F20"/>
                <w:lang w:val="en-GB"/>
              </w:rPr>
              <w:t>ations (CSOs) including women-led organi</w:t>
            </w:r>
            <w:del w:id="1555" w:author="Author" w:date="2023-04-12T11:48:00Z">
              <w:r w:rsidRPr="001A2504" w:rsidDel="00AD0DB4">
                <w:rPr>
                  <w:rFonts w:cstheme="minorHAnsi"/>
                  <w:b w:val="0"/>
                  <w:bCs w:val="0"/>
                  <w:color w:val="231F20"/>
                  <w:lang w:val="en-GB"/>
                </w:rPr>
                <w:delText>s</w:delText>
              </w:r>
            </w:del>
            <w:ins w:id="1556" w:author="Author" w:date="2023-04-12T11:48:00Z">
              <w:r w:rsidR="00AD0DB4">
                <w:rPr>
                  <w:rFonts w:cstheme="minorHAnsi"/>
                  <w:b w:val="0"/>
                  <w:bCs w:val="0"/>
                  <w:color w:val="231F20"/>
                  <w:lang w:val="en-GB"/>
                </w:rPr>
                <w:t>z</w:t>
              </w:r>
            </w:ins>
            <w:r w:rsidRPr="001A2504">
              <w:rPr>
                <w:rFonts w:cstheme="minorHAnsi"/>
                <w:b w:val="0"/>
                <w:bCs w:val="0"/>
                <w:color w:val="231F20"/>
                <w:lang w:val="en-GB"/>
              </w:rPr>
              <w:t>ations, tribes, media;</w:t>
            </w:r>
          </w:p>
          <w:p w14:paraId="086C4BCC" w14:textId="347A3ED9" w:rsidR="00C72525" w:rsidRPr="002E20A3" w:rsidRDefault="00C72525" w:rsidP="001B74C7">
            <w:pPr>
              <w:autoSpaceDE w:val="0"/>
              <w:autoSpaceDN w:val="0"/>
              <w:adjustRightInd w:val="0"/>
              <w:rPr>
                <w:rFonts w:cstheme="minorHAnsi"/>
                <w:b w:val="0"/>
                <w:bCs w:val="0"/>
                <w:color w:val="231F20"/>
                <w:lang w:val="en-GB"/>
              </w:rPr>
            </w:pPr>
            <w:r w:rsidRPr="002E20A3">
              <w:rPr>
                <w:rFonts w:cstheme="minorHAnsi"/>
                <w:color w:val="231F20"/>
                <w:lang w:val="en-GB"/>
              </w:rPr>
              <w:t xml:space="preserve">People </w:t>
            </w:r>
            <w:r w:rsidRPr="001A2504">
              <w:rPr>
                <w:rFonts w:cstheme="minorHAnsi"/>
                <w:b w:val="0"/>
                <w:bCs w:val="0"/>
                <w:color w:val="231F20"/>
                <w:lang w:val="en-GB"/>
              </w:rPr>
              <w:t>– Non-military actors such as religious leaders, village elders, labourers, refugees, women leaders or entrepreneurs, human rights activists</w:t>
            </w:r>
            <w:r w:rsidR="00031683" w:rsidRPr="001A2504">
              <w:rPr>
                <w:rFonts w:cstheme="minorHAnsi"/>
                <w:b w:val="0"/>
                <w:bCs w:val="0"/>
                <w:color w:val="231F20"/>
                <w:lang w:val="en-GB"/>
              </w:rPr>
              <w:t>,</w:t>
            </w:r>
            <w:r w:rsidRPr="001A2504">
              <w:rPr>
                <w:rFonts w:cstheme="minorHAnsi"/>
                <w:b w:val="0"/>
                <w:bCs w:val="0"/>
                <w:color w:val="231F20"/>
                <w:lang w:val="en-GB"/>
              </w:rPr>
              <w:t xml:space="preserve"> etc.</w:t>
            </w:r>
          </w:p>
          <w:p w14:paraId="3DA49837" w14:textId="688E4CCB" w:rsidR="00C72525" w:rsidRPr="002E20A3" w:rsidRDefault="00C72525" w:rsidP="001B74C7">
            <w:pPr>
              <w:jc w:val="both"/>
              <w:rPr>
                <w:rFonts w:cstheme="minorHAnsi"/>
                <w:lang w:val="en-GB"/>
              </w:rPr>
            </w:pPr>
            <w:r w:rsidRPr="002E20A3">
              <w:rPr>
                <w:rFonts w:cstheme="minorHAnsi"/>
                <w:color w:val="231F20"/>
                <w:lang w:val="en-GB"/>
              </w:rPr>
              <w:t xml:space="preserve">Events </w:t>
            </w:r>
            <w:r w:rsidRPr="001A2504">
              <w:rPr>
                <w:rFonts w:cstheme="minorHAnsi"/>
                <w:b w:val="0"/>
                <w:bCs w:val="0"/>
                <w:color w:val="231F20"/>
                <w:lang w:val="en-GB"/>
              </w:rPr>
              <w:t>– Routine, cyclical, planned or spontaneous events that could affect military operations. Cultural or religious events, sports events</w:t>
            </w:r>
            <w:r w:rsidR="00031683" w:rsidRPr="001A2504">
              <w:rPr>
                <w:rFonts w:cstheme="minorHAnsi"/>
                <w:b w:val="0"/>
                <w:bCs w:val="0"/>
                <w:color w:val="231F20"/>
                <w:lang w:val="en-GB"/>
              </w:rPr>
              <w:t>,</w:t>
            </w:r>
            <w:r w:rsidRPr="001A2504">
              <w:rPr>
                <w:rFonts w:cstheme="minorHAnsi"/>
                <w:b w:val="0"/>
                <w:bCs w:val="0"/>
                <w:color w:val="231F20"/>
                <w:lang w:val="en-GB"/>
              </w:rPr>
              <w:t xml:space="preserve"> etc.</w:t>
            </w:r>
            <w:r w:rsidRPr="002E20A3">
              <w:rPr>
                <w:rFonts w:cstheme="minorHAnsi"/>
                <w:color w:val="231F20"/>
                <w:lang w:val="en-GB"/>
              </w:rPr>
              <w:t xml:space="preserve"> </w:t>
            </w:r>
          </w:p>
        </w:tc>
        <w:tc>
          <w:tcPr>
            <w:tcW w:w="4677" w:type="dxa"/>
          </w:tcPr>
          <w:p w14:paraId="6E705E47" w14:textId="2BFAF63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Political</w:t>
            </w:r>
            <w:r w:rsidR="006147EE" w:rsidRPr="002E20A3">
              <w:rPr>
                <w:rFonts w:eastAsia="Calibri" w:cstheme="minorHAnsi"/>
                <w:bCs/>
                <w:lang w:val="en-GB"/>
              </w:rPr>
              <w:t xml:space="preserve"> – </w:t>
            </w:r>
            <w:r w:rsidRPr="002E20A3">
              <w:rPr>
                <w:rFonts w:eastAsia="Calibri" w:cstheme="minorHAnsi"/>
                <w:bCs/>
                <w:lang w:val="en-GB"/>
              </w:rPr>
              <w:t>Formal and informal political parties, party in power, opposition parties, recent or upcoming elections; male/</w:t>
            </w:r>
            <w:del w:id="1557" w:author="Author" w:date="2023-04-12T11:49:00Z">
              <w:r w:rsidRPr="002E20A3" w:rsidDel="00AD0DB4">
                <w:rPr>
                  <w:rFonts w:eastAsia="Calibri" w:cstheme="minorHAnsi"/>
                  <w:bCs/>
                  <w:lang w:val="en-GB"/>
                </w:rPr>
                <w:delText xml:space="preserve"> </w:delText>
              </w:r>
            </w:del>
            <w:r w:rsidRPr="002E20A3">
              <w:rPr>
                <w:rFonts w:eastAsia="Calibri" w:cstheme="minorHAnsi"/>
                <w:bCs/>
                <w:lang w:val="en-GB"/>
              </w:rPr>
              <w:t xml:space="preserve">female composition of political parties, </w:t>
            </w:r>
            <w:del w:id="1558" w:author="Amy FRUCHTER" w:date="2023-04-14T13:33:00Z">
              <w:r w:rsidRPr="002E20A3" w:rsidDel="0059064A">
                <w:rPr>
                  <w:rFonts w:eastAsia="Calibri" w:cstheme="minorHAnsi"/>
                  <w:bCs/>
                  <w:lang w:val="en-GB"/>
                </w:rPr>
                <w:delText xml:space="preserve">female </w:delText>
              </w:r>
            </w:del>
            <w:ins w:id="1559" w:author="Amy FRUCHTER" w:date="2023-04-14T13:33:00Z">
              <w:r w:rsidR="0059064A">
                <w:rPr>
                  <w:rFonts w:eastAsia="Calibri" w:cstheme="minorHAnsi"/>
                  <w:bCs/>
                  <w:lang w:val="en-GB"/>
                </w:rPr>
                <w:t xml:space="preserve">women </w:t>
              </w:r>
            </w:ins>
            <w:r w:rsidRPr="002E20A3">
              <w:rPr>
                <w:rFonts w:eastAsia="Calibri" w:cstheme="minorHAnsi"/>
                <w:bCs/>
                <w:lang w:val="en-GB"/>
              </w:rPr>
              <w:t>political leaders, women’s involvement in politics, positions of political parties towards women’s empowerment, minority rights</w:t>
            </w:r>
            <w:r w:rsidR="00031683" w:rsidRPr="002E20A3">
              <w:rPr>
                <w:rFonts w:eastAsia="Calibri" w:cstheme="minorHAnsi"/>
                <w:bCs/>
                <w:lang w:val="en-GB"/>
              </w:rPr>
              <w:t>,</w:t>
            </w:r>
            <w:r w:rsidRPr="002E20A3">
              <w:rPr>
                <w:rFonts w:eastAsia="Calibri" w:cstheme="minorHAnsi"/>
                <w:bCs/>
                <w:lang w:val="en-GB"/>
              </w:rPr>
              <w:t xml:space="preserve"> etc.;</w:t>
            </w:r>
          </w:p>
          <w:p w14:paraId="67DDC400" w14:textId="77C0C2F0"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Military</w:t>
            </w:r>
            <w:r w:rsidR="006147EE" w:rsidRPr="002E20A3">
              <w:rPr>
                <w:rFonts w:eastAsia="Calibri" w:cstheme="minorHAnsi"/>
                <w:bCs/>
                <w:lang w:val="en-GB"/>
              </w:rPr>
              <w:t xml:space="preserve"> – </w:t>
            </w:r>
            <w:r w:rsidRPr="002E20A3">
              <w:rPr>
                <w:rFonts w:eastAsia="Calibri" w:cstheme="minorHAnsi"/>
                <w:bCs/>
                <w:lang w:val="en-GB"/>
              </w:rPr>
              <w:t>Size of military, ethnic composition, number of women in military, number of women in decision-making positions, level of public trust in military, allegations against the military (human rights violations, corruption</w:t>
            </w:r>
            <w:r w:rsidR="00031683" w:rsidRPr="002E20A3">
              <w:rPr>
                <w:rFonts w:eastAsia="Calibri" w:cstheme="minorHAnsi"/>
                <w:bCs/>
                <w:lang w:val="en-GB"/>
              </w:rPr>
              <w:t>,</w:t>
            </w:r>
            <w:r w:rsidRPr="002E20A3">
              <w:rPr>
                <w:rFonts w:eastAsia="Calibri" w:cstheme="minorHAnsi"/>
                <w:bCs/>
                <w:lang w:val="en-GB"/>
              </w:rPr>
              <w:t xml:space="preserve"> etc.);</w:t>
            </w:r>
          </w:p>
          <w:p w14:paraId="41B517BB" w14:textId="441BF71F"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Economic</w:t>
            </w:r>
            <w:r w:rsidR="006147EE" w:rsidRPr="002E20A3">
              <w:rPr>
                <w:rFonts w:eastAsia="Calibri" w:cstheme="minorHAnsi"/>
                <w:bCs/>
                <w:lang w:val="en-GB"/>
              </w:rPr>
              <w:t xml:space="preserve"> – </w:t>
            </w:r>
            <w:r w:rsidRPr="002E20A3">
              <w:rPr>
                <w:rFonts w:eastAsia="Calibri" w:cstheme="minorHAnsi"/>
                <w:bCs/>
                <w:lang w:val="en-GB"/>
              </w:rPr>
              <w:t>Key economic activities, main economic partners, participation of women in</w:t>
            </w:r>
            <w:ins w:id="1560" w:author="Author" w:date="2023-04-12T11:50:00Z">
              <w:r w:rsidR="00AD0DB4">
                <w:rPr>
                  <w:rFonts w:eastAsia="Calibri" w:cstheme="minorHAnsi"/>
                  <w:bCs/>
                  <w:lang w:val="en-GB"/>
                </w:rPr>
                <w:t xml:space="preserve"> the</w:t>
              </w:r>
            </w:ins>
            <w:r w:rsidRPr="002E20A3">
              <w:rPr>
                <w:rFonts w:eastAsia="Calibri" w:cstheme="minorHAnsi"/>
                <w:bCs/>
                <w:lang w:val="en-GB"/>
              </w:rPr>
              <w:t xml:space="preserve"> labour force</w:t>
            </w:r>
            <w:r w:rsidRPr="002E20A3">
              <w:rPr>
                <w:lang w:val="en-GB"/>
              </w:rPr>
              <w:t xml:space="preserve">, </w:t>
            </w:r>
            <w:r w:rsidR="00ED3EE3" w:rsidRPr="002E20A3">
              <w:rPr>
                <w:lang w:val="en-GB"/>
              </w:rPr>
              <w:t>labour rights of women and men,</w:t>
            </w:r>
            <w:r w:rsidR="00ED3EE3" w:rsidRPr="002E20A3">
              <w:rPr>
                <w:rFonts w:eastAsia="Calibri" w:cstheme="minorHAnsi"/>
                <w:b/>
                <w:bCs/>
                <w:lang w:val="en-GB"/>
              </w:rPr>
              <w:t xml:space="preserve"> </w:t>
            </w:r>
            <w:r w:rsidRPr="002E20A3">
              <w:rPr>
                <w:rFonts w:eastAsia="Calibri" w:cstheme="minorHAnsi"/>
                <w:bCs/>
                <w:lang w:val="en-GB"/>
              </w:rPr>
              <w:t xml:space="preserve">primary sources of income for men and women, number of </w:t>
            </w:r>
            <w:del w:id="1561" w:author="Amy FRUCHTER" w:date="2023-04-14T13:33:00Z">
              <w:r w:rsidRPr="002E20A3" w:rsidDel="0059064A">
                <w:rPr>
                  <w:rFonts w:eastAsia="Calibri" w:cstheme="minorHAnsi"/>
                  <w:bCs/>
                  <w:lang w:val="en-GB"/>
                </w:rPr>
                <w:delText>female</w:delText>
              </w:r>
            </w:del>
            <w:ins w:id="1562" w:author="Amy FRUCHTER" w:date="2023-04-14T13:33:00Z">
              <w:r w:rsidR="0059064A">
                <w:rPr>
                  <w:rFonts w:eastAsia="Calibri" w:cstheme="minorHAnsi"/>
                  <w:bCs/>
                  <w:lang w:val="en-GB"/>
                </w:rPr>
                <w:t>women</w:t>
              </w:r>
            </w:ins>
            <w:r w:rsidRPr="002E20A3">
              <w:rPr>
                <w:rFonts w:eastAsia="Calibri" w:cstheme="minorHAnsi"/>
                <w:bCs/>
                <w:lang w:val="en-GB"/>
              </w:rPr>
              <w:t xml:space="preserve">-headed households, </w:t>
            </w:r>
            <w:r w:rsidR="00F474B0" w:rsidRPr="002E20A3">
              <w:rPr>
                <w:rFonts w:eastAsia="Calibri" w:cstheme="minorHAnsi"/>
                <w:bCs/>
                <w:lang w:val="en-GB"/>
              </w:rPr>
              <w:t>access to land and land ownership,</w:t>
            </w:r>
            <w:r w:rsidR="00287AFC" w:rsidRPr="002E20A3">
              <w:rPr>
                <w:rFonts w:eastAsia="Calibri" w:cstheme="minorHAnsi"/>
                <w:bCs/>
                <w:lang w:val="en-GB"/>
              </w:rPr>
              <w:t xml:space="preserve"> </w:t>
            </w:r>
            <w:r w:rsidRPr="002E20A3">
              <w:rPr>
                <w:rFonts w:eastAsia="Calibri" w:cstheme="minorHAnsi"/>
                <w:bCs/>
                <w:lang w:val="en-GB"/>
              </w:rPr>
              <w:t>level of unemployment according to age and sex;</w:t>
            </w:r>
          </w:p>
          <w:p w14:paraId="5B5C31B4" w14:textId="0B7848B1"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Religious</w:t>
            </w:r>
            <w:r w:rsidR="006147EE" w:rsidRPr="002E20A3">
              <w:rPr>
                <w:rFonts w:eastAsia="Calibri" w:cstheme="minorHAnsi"/>
                <w:bCs/>
                <w:lang w:val="en-GB"/>
              </w:rPr>
              <w:t xml:space="preserve"> – </w:t>
            </w:r>
            <w:r w:rsidRPr="002E20A3">
              <w:rPr>
                <w:rFonts w:eastAsia="Calibri" w:cstheme="minorHAnsi"/>
                <w:bCs/>
                <w:lang w:val="en-GB"/>
              </w:rPr>
              <w:t>Key religions, distribution of religions across ethnic groups, influence of religion/ religious leaders on politics and population, religious practices and their impact on men, women, boys and girls;</w:t>
            </w:r>
          </w:p>
          <w:p w14:paraId="7AEBBF3F" w14:textId="0994AFAF"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Social</w:t>
            </w:r>
            <w:r w:rsidR="006147EE" w:rsidRPr="002E20A3">
              <w:rPr>
                <w:rFonts w:eastAsia="Calibri" w:cstheme="minorHAnsi"/>
                <w:bCs/>
                <w:lang w:val="en-GB"/>
              </w:rPr>
              <w:t xml:space="preserve"> – </w:t>
            </w:r>
            <w:r w:rsidRPr="002E20A3">
              <w:rPr>
                <w:rFonts w:eastAsia="Calibri" w:cstheme="minorHAnsi"/>
                <w:bCs/>
                <w:lang w:val="en-GB"/>
              </w:rPr>
              <w:t>Ethnic and language profiles of the population, age, level of education and income, role of women in society, ability of women to participate in politics and public life</w:t>
            </w:r>
            <w:r w:rsidR="003D5802" w:rsidRPr="002E20A3">
              <w:rPr>
                <w:rFonts w:eastAsia="Calibri" w:cstheme="minorHAnsi"/>
                <w:bCs/>
                <w:lang w:val="en-GB"/>
              </w:rPr>
              <w:t>,</w:t>
            </w:r>
            <w:r w:rsidRPr="002E20A3">
              <w:rPr>
                <w:rFonts w:eastAsia="Calibri" w:cstheme="minorHAnsi"/>
                <w:bCs/>
                <w:lang w:val="en-GB"/>
              </w:rPr>
              <w:t xml:space="preserve"> etc.;</w:t>
            </w:r>
          </w:p>
          <w:p w14:paraId="4114D391" w14:textId="53366CE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Cultural</w:t>
            </w:r>
            <w:r w:rsidR="006147EE" w:rsidRPr="002E20A3">
              <w:rPr>
                <w:rFonts w:eastAsia="Calibri" w:cstheme="minorHAnsi"/>
                <w:bCs/>
                <w:lang w:val="en-GB"/>
              </w:rPr>
              <w:t xml:space="preserve"> – </w:t>
            </w:r>
            <w:r w:rsidRPr="002E20A3">
              <w:rPr>
                <w:rFonts w:eastAsia="Calibri" w:cstheme="minorHAnsi"/>
                <w:bCs/>
                <w:lang w:val="en-GB"/>
              </w:rPr>
              <w:t>Traditions and practices that impact men, women, boys and girls, routine or spontaneous cultural events and ceremonies;</w:t>
            </w:r>
          </w:p>
          <w:p w14:paraId="570528EE" w14:textId="422C718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History</w:t>
            </w:r>
            <w:r w:rsidR="006147EE" w:rsidRPr="002E20A3">
              <w:rPr>
                <w:rFonts w:eastAsia="Calibri" w:cstheme="minorHAnsi"/>
                <w:bCs/>
                <w:lang w:val="en-GB"/>
              </w:rPr>
              <w:t xml:space="preserve"> – </w:t>
            </w:r>
            <w:r w:rsidR="00EF0A27" w:rsidRPr="002E20A3">
              <w:rPr>
                <w:rFonts w:eastAsia="Calibri" w:cstheme="minorHAnsi"/>
                <w:bCs/>
                <w:lang w:val="en-GB"/>
              </w:rPr>
              <w:t xml:space="preserve">Colonial </w:t>
            </w:r>
            <w:r w:rsidR="007920D1" w:rsidRPr="002E20A3">
              <w:rPr>
                <w:rFonts w:eastAsia="Calibri" w:cstheme="minorHAnsi"/>
                <w:bCs/>
                <w:lang w:val="en-GB"/>
              </w:rPr>
              <w:t>past</w:t>
            </w:r>
            <w:r w:rsidRPr="002E20A3">
              <w:rPr>
                <w:rFonts w:eastAsia="Calibri" w:cstheme="minorHAnsi"/>
                <w:bCs/>
                <w:lang w:val="en-GB"/>
              </w:rPr>
              <w:t>, any major historical events or laws that impacted politics and/</w:t>
            </w:r>
            <w:del w:id="1563" w:author="Author" w:date="2023-04-12T11:51:00Z">
              <w:r w:rsidRPr="002E20A3" w:rsidDel="00AD0DB4">
                <w:rPr>
                  <w:rFonts w:eastAsia="Calibri" w:cstheme="minorHAnsi"/>
                  <w:bCs/>
                  <w:lang w:val="en-GB"/>
                </w:rPr>
                <w:delText xml:space="preserve"> </w:delText>
              </w:r>
            </w:del>
            <w:r w:rsidRPr="002E20A3">
              <w:rPr>
                <w:rFonts w:eastAsia="Calibri" w:cstheme="minorHAnsi"/>
                <w:bCs/>
                <w:lang w:val="en-GB"/>
              </w:rPr>
              <w:t xml:space="preserve">or (groups of) population, </w:t>
            </w:r>
            <w:del w:id="1564" w:author="Author" w:date="2023-04-12T11:51:00Z">
              <w:r w:rsidRPr="002E20A3" w:rsidDel="00AD0DB4">
                <w:rPr>
                  <w:rFonts w:eastAsia="Calibri" w:cstheme="minorHAnsi"/>
                  <w:bCs/>
                  <w:lang w:val="en-GB"/>
                </w:rPr>
                <w:delText>famous</w:delText>
              </w:r>
            </w:del>
            <w:ins w:id="1565" w:author="Author" w:date="2023-04-12T11:51:00Z">
              <w:r w:rsidR="00AD0DB4">
                <w:rPr>
                  <w:rFonts w:eastAsia="Calibri" w:cstheme="minorHAnsi"/>
                  <w:bCs/>
                  <w:lang w:val="en-GB"/>
                </w:rPr>
                <w:t>notable</w:t>
              </w:r>
            </w:ins>
            <w:r w:rsidRPr="002E20A3">
              <w:rPr>
                <w:rFonts w:eastAsia="Calibri" w:cstheme="minorHAnsi"/>
                <w:bCs/>
                <w:lang w:val="en-GB"/>
              </w:rPr>
              <w:t xml:space="preserve"> women who </w:t>
            </w:r>
            <w:ins w:id="1566" w:author="Author" w:date="2023-04-14T10:16:00Z">
              <w:r w:rsidR="009B5782">
                <w:rPr>
                  <w:rFonts w:eastAsia="Calibri" w:cstheme="minorHAnsi"/>
                  <w:bCs/>
                  <w:lang w:val="en-GB"/>
                </w:rPr>
                <w:t xml:space="preserve">have had an </w:t>
              </w:r>
            </w:ins>
            <w:r w:rsidRPr="002E20A3">
              <w:rPr>
                <w:rFonts w:eastAsia="Calibri" w:cstheme="minorHAnsi"/>
                <w:bCs/>
                <w:lang w:val="en-GB"/>
              </w:rPr>
              <w:t>impact</w:t>
            </w:r>
            <w:del w:id="1567" w:author="Author" w:date="2023-04-14T10:16:00Z">
              <w:r w:rsidRPr="002E20A3" w:rsidDel="009B5782">
                <w:rPr>
                  <w:rFonts w:eastAsia="Calibri" w:cstheme="minorHAnsi"/>
                  <w:bCs/>
                  <w:lang w:val="en-GB"/>
                </w:rPr>
                <w:delText>ed</w:delText>
              </w:r>
            </w:del>
            <w:ins w:id="1568" w:author="Author" w:date="2023-04-14T10:16:00Z">
              <w:r w:rsidR="009B5782">
                <w:rPr>
                  <w:rFonts w:eastAsia="Calibri" w:cstheme="minorHAnsi"/>
                  <w:bCs/>
                  <w:lang w:val="en-GB"/>
                </w:rPr>
                <w:t xml:space="preserve"> on</w:t>
              </w:r>
            </w:ins>
            <w:r w:rsidRPr="002E20A3">
              <w:rPr>
                <w:rFonts w:eastAsia="Calibri" w:cstheme="minorHAnsi"/>
                <w:bCs/>
                <w:lang w:val="en-GB"/>
              </w:rPr>
              <w:t xml:space="preserve"> history;</w:t>
            </w:r>
          </w:p>
          <w:p w14:paraId="7C0028B2" w14:textId="657BF8D4"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Infrastructure</w:t>
            </w:r>
            <w:r w:rsidR="006147EE" w:rsidRPr="002E20A3">
              <w:rPr>
                <w:rFonts w:eastAsia="Calibri" w:cstheme="minorHAnsi"/>
                <w:bCs/>
                <w:lang w:val="en-GB"/>
              </w:rPr>
              <w:t xml:space="preserve"> – </w:t>
            </w:r>
            <w:r w:rsidRPr="002E20A3">
              <w:rPr>
                <w:rFonts w:eastAsia="Calibri" w:cstheme="minorHAnsi"/>
                <w:bCs/>
                <w:lang w:val="en-GB"/>
              </w:rPr>
              <w:t xml:space="preserve">Transport (roads, railways, airports, ports), public services (schools, hospitals, </w:t>
            </w:r>
            <w:del w:id="1569" w:author="Author" w:date="2023-04-14T10:16:00Z">
              <w:r w:rsidR="00EF0A27" w:rsidRPr="002E20A3" w:rsidDel="009B5782">
                <w:rPr>
                  <w:rFonts w:eastAsia="Calibri" w:cstheme="minorHAnsi"/>
                  <w:bCs/>
                  <w:lang w:val="en-GB"/>
                </w:rPr>
                <w:delText>market places,</w:delText>
              </w:r>
            </w:del>
            <w:r w:rsidR="00EF0A27" w:rsidRPr="002E20A3">
              <w:rPr>
                <w:rFonts w:eastAsia="Calibri" w:cstheme="minorHAnsi"/>
                <w:bCs/>
                <w:lang w:val="en-GB"/>
              </w:rPr>
              <w:t xml:space="preserve"> </w:t>
            </w:r>
            <w:r w:rsidRPr="002E20A3">
              <w:rPr>
                <w:rFonts w:eastAsia="Calibri" w:cstheme="minorHAnsi"/>
                <w:bCs/>
                <w:lang w:val="en-GB"/>
              </w:rPr>
              <w:t>clinics, police stations</w:t>
            </w:r>
            <w:r w:rsidR="00031683" w:rsidRPr="002E20A3">
              <w:rPr>
                <w:rFonts w:eastAsia="Calibri" w:cstheme="minorHAnsi"/>
                <w:bCs/>
                <w:lang w:val="en-GB"/>
              </w:rPr>
              <w:t>,</w:t>
            </w:r>
            <w:r w:rsidRPr="002E20A3">
              <w:rPr>
                <w:rFonts w:eastAsia="Calibri" w:cstheme="minorHAnsi"/>
                <w:bCs/>
                <w:lang w:val="en-GB"/>
              </w:rPr>
              <w:t xml:space="preserve"> etc.), </w:t>
            </w:r>
            <w:r w:rsidR="00F15D47" w:rsidRPr="002E20A3">
              <w:rPr>
                <w:rFonts w:eastAsia="Calibri" w:cstheme="minorHAnsi"/>
                <w:bCs/>
                <w:lang w:val="en-GB"/>
              </w:rPr>
              <w:t xml:space="preserve">important public places (parks, markets, etc.), </w:t>
            </w:r>
            <w:r w:rsidRPr="002E20A3">
              <w:rPr>
                <w:rFonts w:eastAsia="Calibri" w:cstheme="minorHAnsi"/>
                <w:bCs/>
                <w:lang w:val="en-GB"/>
              </w:rPr>
              <w:t>accessibility to these, impact of their absence/ dysfunction on the daily activities of men, women, boys and girls;</w:t>
            </w:r>
          </w:p>
          <w:p w14:paraId="2D2626A2" w14:textId="5569D9E9"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Information</w:t>
            </w:r>
            <w:r w:rsidR="006147EE" w:rsidRPr="002E20A3">
              <w:rPr>
                <w:rFonts w:eastAsia="Calibri" w:cstheme="minorHAnsi"/>
                <w:bCs/>
                <w:lang w:val="en-GB"/>
              </w:rPr>
              <w:t xml:space="preserve"> – </w:t>
            </w:r>
            <w:del w:id="1570" w:author="Author" w:date="2023-04-12T11:55:00Z">
              <w:r w:rsidRPr="002E20A3" w:rsidDel="00375350">
                <w:rPr>
                  <w:rFonts w:eastAsia="Calibri" w:cstheme="minorHAnsi"/>
                  <w:bCs/>
                  <w:lang w:val="en-GB"/>
                </w:rPr>
                <w:delText xml:space="preserve">Means </w:delText>
              </w:r>
            </w:del>
            <w:ins w:id="1571" w:author="Author" w:date="2023-04-12T11:55:00Z">
              <w:r w:rsidR="00375350">
                <w:rPr>
                  <w:rFonts w:eastAsia="Calibri" w:cstheme="minorHAnsi"/>
                  <w:bCs/>
                  <w:lang w:val="en-GB"/>
                </w:rPr>
                <w:t xml:space="preserve">Sources </w:t>
              </w:r>
            </w:ins>
            <w:r w:rsidRPr="002E20A3">
              <w:rPr>
                <w:rFonts w:eastAsia="Calibri" w:cstheme="minorHAnsi"/>
                <w:bCs/>
                <w:lang w:val="en-GB"/>
              </w:rPr>
              <w:t xml:space="preserve">of information (radio, television, print media, </w:t>
            </w:r>
            <w:del w:id="1572" w:author="Author" w:date="2023-04-12T11:54:00Z">
              <w:r w:rsidRPr="002E20A3" w:rsidDel="00375350">
                <w:rPr>
                  <w:rFonts w:eastAsia="Calibri" w:cstheme="minorHAnsi"/>
                  <w:bCs/>
                  <w:lang w:val="en-GB"/>
                </w:rPr>
                <w:delText>i</w:delText>
              </w:r>
            </w:del>
            <w:ins w:id="1573" w:author="Author" w:date="2023-04-12T11:54:00Z">
              <w:r w:rsidR="00375350">
                <w:rPr>
                  <w:rFonts w:eastAsia="Calibri" w:cstheme="minorHAnsi"/>
                  <w:bCs/>
                  <w:lang w:val="en-GB"/>
                </w:rPr>
                <w:t>I</w:t>
              </w:r>
            </w:ins>
            <w:r w:rsidRPr="002E20A3">
              <w:rPr>
                <w:rFonts w:eastAsia="Calibri" w:cstheme="minorHAnsi"/>
                <w:bCs/>
                <w:lang w:val="en-GB"/>
              </w:rPr>
              <w:t>nternet, mobile phones, social media</w:t>
            </w:r>
            <w:r w:rsidR="003D5802" w:rsidRPr="002E20A3">
              <w:rPr>
                <w:rFonts w:eastAsia="Calibri" w:cstheme="minorHAnsi"/>
                <w:bCs/>
                <w:lang w:val="en-GB"/>
              </w:rPr>
              <w:t>,</w:t>
            </w:r>
            <w:r w:rsidRPr="002E20A3">
              <w:rPr>
                <w:rFonts w:eastAsia="Calibri" w:cstheme="minorHAnsi"/>
                <w:bCs/>
                <w:lang w:val="en-GB"/>
              </w:rPr>
              <w:t xml:space="preserve"> etc.), access to media and information by women, key </w:t>
            </w:r>
            <w:del w:id="1574" w:author="Author" w:date="2023-04-12T11:55:00Z">
              <w:r w:rsidRPr="002E20A3" w:rsidDel="00375350">
                <w:rPr>
                  <w:rFonts w:eastAsia="Calibri" w:cstheme="minorHAnsi"/>
                  <w:bCs/>
                  <w:lang w:val="en-GB"/>
                </w:rPr>
                <w:delText>means</w:delText>
              </w:r>
            </w:del>
            <w:ins w:id="1575" w:author="Author" w:date="2023-04-12T11:55:00Z">
              <w:r w:rsidR="00375350">
                <w:rPr>
                  <w:rFonts w:eastAsia="Calibri" w:cstheme="minorHAnsi"/>
                  <w:bCs/>
                  <w:lang w:val="en-GB"/>
                </w:rPr>
                <w:t>sources</w:t>
              </w:r>
            </w:ins>
            <w:r w:rsidRPr="002E20A3">
              <w:rPr>
                <w:rFonts w:eastAsia="Calibri" w:cstheme="minorHAnsi"/>
                <w:bCs/>
                <w:lang w:val="en-GB"/>
              </w:rPr>
              <w:t xml:space="preserve"> of </w:t>
            </w:r>
            <w:r w:rsidRPr="002E20A3">
              <w:rPr>
                <w:rFonts w:eastAsia="Calibri" w:cstheme="minorHAnsi"/>
                <w:bCs/>
                <w:lang w:val="en-GB"/>
              </w:rPr>
              <w:lastRenderedPageBreak/>
              <w:t xml:space="preserve">information </w:t>
            </w:r>
            <w:del w:id="1576" w:author="Author" w:date="2023-04-12T11:55:00Z">
              <w:r w:rsidRPr="002E20A3" w:rsidDel="00375350">
                <w:rPr>
                  <w:rFonts w:eastAsia="Calibri" w:cstheme="minorHAnsi"/>
                  <w:bCs/>
                  <w:lang w:val="en-GB"/>
                </w:rPr>
                <w:delText>pe</w:delText>
              </w:r>
            </w:del>
            <w:del w:id="1577" w:author="Author" w:date="2023-04-12T11:56:00Z">
              <w:r w:rsidRPr="002E20A3" w:rsidDel="00375350">
                <w:rPr>
                  <w:rFonts w:eastAsia="Calibri" w:cstheme="minorHAnsi"/>
                  <w:bCs/>
                  <w:lang w:val="en-GB"/>
                </w:rPr>
                <w:delText>r</w:delText>
              </w:r>
            </w:del>
            <w:ins w:id="1578" w:author="Author" w:date="2023-04-12T11:56:00Z">
              <w:r w:rsidR="00375350">
                <w:rPr>
                  <w:rFonts w:eastAsia="Calibri" w:cstheme="minorHAnsi"/>
                  <w:bCs/>
                  <w:lang w:val="en-GB"/>
                </w:rPr>
                <w:t>used by specific</w:t>
              </w:r>
            </w:ins>
            <w:r w:rsidRPr="002E20A3">
              <w:rPr>
                <w:rFonts w:eastAsia="Calibri" w:cstheme="minorHAnsi"/>
                <w:bCs/>
                <w:lang w:val="en-GB"/>
              </w:rPr>
              <w:t xml:space="preserve"> population group</w:t>
            </w:r>
            <w:ins w:id="1579" w:author="Author" w:date="2023-04-12T11:56:00Z">
              <w:r w:rsidR="00375350">
                <w:rPr>
                  <w:rFonts w:eastAsia="Calibri" w:cstheme="minorHAnsi"/>
                  <w:bCs/>
                  <w:lang w:val="en-GB"/>
                </w:rPr>
                <w:t>s</w:t>
              </w:r>
            </w:ins>
            <w:r w:rsidRPr="002E20A3">
              <w:rPr>
                <w:rFonts w:eastAsia="Calibri" w:cstheme="minorHAnsi"/>
                <w:bCs/>
                <w:lang w:val="en-GB"/>
              </w:rPr>
              <w:t>;</w:t>
            </w:r>
          </w:p>
          <w:p w14:paraId="2BA4D2F8" w14:textId="04FBDEEC"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 xml:space="preserve">Physical </w:t>
            </w:r>
            <w:del w:id="1580" w:author="Author" w:date="2023-04-14T10:16:00Z">
              <w:r w:rsidRPr="002E20A3" w:rsidDel="009B5782">
                <w:rPr>
                  <w:rFonts w:eastAsia="Calibri" w:cstheme="minorHAnsi"/>
                  <w:b/>
                  <w:lang w:val="en-GB"/>
                </w:rPr>
                <w:delText>i</w:delText>
              </w:r>
            </w:del>
            <w:ins w:id="1581" w:author="Author" w:date="2023-04-14T10:16:00Z">
              <w:r w:rsidR="009B5782">
                <w:rPr>
                  <w:rFonts w:eastAsia="Calibri" w:cstheme="minorHAnsi"/>
                  <w:b/>
                  <w:lang w:val="en-GB"/>
                </w:rPr>
                <w:t>I</w:t>
              </w:r>
            </w:ins>
            <w:r w:rsidRPr="002E20A3">
              <w:rPr>
                <w:rFonts w:eastAsia="Calibri" w:cstheme="minorHAnsi"/>
                <w:b/>
                <w:lang w:val="en-GB"/>
              </w:rPr>
              <w:t>nfrastructure</w:t>
            </w:r>
            <w:r w:rsidR="006147EE" w:rsidRPr="002E20A3">
              <w:rPr>
                <w:rFonts w:eastAsia="Calibri" w:cstheme="minorHAnsi"/>
                <w:bCs/>
                <w:lang w:val="en-GB"/>
              </w:rPr>
              <w:t xml:space="preserve"> – </w:t>
            </w:r>
            <w:r w:rsidRPr="002E20A3">
              <w:rPr>
                <w:rFonts w:eastAsia="Calibri" w:cstheme="minorHAnsi"/>
                <w:bCs/>
                <w:lang w:val="en-GB"/>
              </w:rPr>
              <w:t xml:space="preserve">Geographic and artificial structures in the </w:t>
            </w:r>
            <w:del w:id="1582" w:author="Author" w:date="2023-04-12T11:57:00Z">
              <w:r w:rsidRPr="002E20A3" w:rsidDel="00375350">
                <w:rPr>
                  <w:rFonts w:eastAsia="Calibri" w:cstheme="minorHAnsi"/>
                  <w:bCs/>
                  <w:lang w:val="en-GB"/>
                </w:rPr>
                <w:delText>O</w:delText>
              </w:r>
            </w:del>
            <w:ins w:id="1583" w:author="Author" w:date="2023-04-12T11:57:00Z">
              <w:r w:rsidR="00375350">
                <w:rPr>
                  <w:rFonts w:eastAsia="Calibri" w:cstheme="minorHAnsi"/>
                  <w:bCs/>
                  <w:lang w:val="en-GB"/>
                </w:rPr>
                <w:t>o</w:t>
              </w:r>
            </w:ins>
            <w:r w:rsidRPr="002E20A3">
              <w:rPr>
                <w:rFonts w:eastAsia="Calibri" w:cstheme="minorHAnsi"/>
                <w:bCs/>
                <w:lang w:val="en-GB"/>
              </w:rPr>
              <w:t xml:space="preserve">perating </w:t>
            </w:r>
            <w:del w:id="1584" w:author="Author" w:date="2023-04-12T11:57:00Z">
              <w:r w:rsidRPr="002E20A3" w:rsidDel="00375350">
                <w:rPr>
                  <w:rFonts w:eastAsia="Calibri" w:cstheme="minorHAnsi"/>
                  <w:bCs/>
                  <w:lang w:val="en-GB"/>
                </w:rPr>
                <w:delText>E</w:delText>
              </w:r>
            </w:del>
            <w:ins w:id="1585" w:author="Author" w:date="2023-04-12T11:57:00Z">
              <w:r w:rsidR="00375350">
                <w:rPr>
                  <w:rFonts w:eastAsia="Calibri" w:cstheme="minorHAnsi"/>
                  <w:bCs/>
                  <w:lang w:val="en-GB"/>
                </w:rPr>
                <w:t>e</w:t>
              </w:r>
            </w:ins>
            <w:r w:rsidRPr="002E20A3">
              <w:rPr>
                <w:rFonts w:eastAsia="Calibri" w:cstheme="minorHAnsi"/>
                <w:bCs/>
                <w:lang w:val="en-GB"/>
              </w:rPr>
              <w:t>nvironment;</w:t>
            </w:r>
          </w:p>
          <w:p w14:paraId="6D3E3DD2" w14:textId="5EA29C9E"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eastAsia="Calibri" w:cstheme="minorHAnsi"/>
                <w:bCs/>
                <w:lang w:val="en-GB"/>
              </w:rPr>
            </w:pPr>
            <w:r w:rsidRPr="002E20A3">
              <w:rPr>
                <w:rFonts w:eastAsia="Calibri" w:cstheme="minorHAnsi"/>
                <w:b/>
                <w:lang w:val="en-GB"/>
              </w:rPr>
              <w:t>Time</w:t>
            </w:r>
            <w:r w:rsidR="006147EE" w:rsidRPr="002E20A3">
              <w:rPr>
                <w:rFonts w:eastAsia="Calibri" w:cstheme="minorHAnsi"/>
                <w:bCs/>
                <w:lang w:val="en-GB"/>
              </w:rPr>
              <w:t xml:space="preserve"> – </w:t>
            </w:r>
            <w:r w:rsidRPr="002E20A3">
              <w:rPr>
                <w:rFonts w:eastAsia="Calibri" w:cstheme="minorHAnsi"/>
                <w:bCs/>
                <w:lang w:val="en-GB"/>
              </w:rPr>
              <w:t xml:space="preserve">Duration of an operation and how this could help or hinder each party. </w:t>
            </w:r>
          </w:p>
          <w:p w14:paraId="07D6974E"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2E20A3" w14:paraId="0F994AC0" w14:textId="77777777" w:rsidTr="001B74C7">
        <w:tc>
          <w:tcPr>
            <w:cnfStyle w:val="001000000000" w:firstRow="0" w:lastRow="0" w:firstColumn="1" w:lastColumn="0" w:oddVBand="0" w:evenVBand="0" w:oddHBand="0" w:evenHBand="0" w:firstRowFirstColumn="0" w:firstRowLastColumn="0" w:lastRowFirstColumn="0" w:lastRowLastColumn="0"/>
            <w:tcW w:w="4957" w:type="dxa"/>
          </w:tcPr>
          <w:p w14:paraId="502FFD8B" w14:textId="77777777" w:rsidR="00C72525" w:rsidRPr="002E20A3" w:rsidRDefault="00C72525" w:rsidP="001B74C7">
            <w:pPr>
              <w:jc w:val="center"/>
              <w:rPr>
                <w:rFonts w:cstheme="minorHAnsi"/>
                <w:color w:val="FFFFFF" w:themeColor="background1"/>
                <w:lang w:val="en-GB"/>
              </w:rPr>
            </w:pPr>
            <w:r w:rsidRPr="002E20A3">
              <w:rPr>
                <w:rFonts w:cstheme="minorHAnsi"/>
                <w:color w:val="FFFFFF" w:themeColor="background1"/>
                <w:lang w:val="en-GB"/>
              </w:rPr>
              <w:lastRenderedPageBreak/>
              <w:t>PMESII</w:t>
            </w:r>
          </w:p>
          <w:p w14:paraId="5C1EA160" w14:textId="77777777" w:rsidR="00C72525" w:rsidRPr="002E20A3" w:rsidRDefault="00C72525" w:rsidP="001B74C7">
            <w:pPr>
              <w:jc w:val="center"/>
              <w:rPr>
                <w:rFonts w:cstheme="minorHAnsi"/>
                <w:lang w:val="en-GB"/>
              </w:rPr>
            </w:pPr>
            <w:r w:rsidRPr="002E20A3">
              <w:rPr>
                <w:rFonts w:cstheme="minorHAnsi"/>
                <w:lang w:val="en-GB"/>
              </w:rPr>
              <w:t>PMESII-PT</w:t>
            </w:r>
          </w:p>
        </w:tc>
        <w:tc>
          <w:tcPr>
            <w:tcW w:w="4677" w:type="dxa"/>
          </w:tcPr>
          <w:p w14:paraId="1E21BE96"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5F07B56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6D55B74" w14:textId="626B6629" w:rsidR="00C72525" w:rsidRPr="001A2504" w:rsidRDefault="00C72525" w:rsidP="001B74C7">
            <w:pPr>
              <w:jc w:val="both"/>
              <w:rPr>
                <w:rFonts w:eastAsia="Calibri" w:cstheme="minorHAnsi"/>
                <w:b w:val="0"/>
                <w:bCs w:val="0"/>
                <w:lang w:val="en-GB"/>
              </w:rPr>
            </w:pPr>
            <w:r w:rsidRPr="002E20A3">
              <w:rPr>
                <w:rFonts w:eastAsia="Calibri" w:cstheme="minorHAnsi"/>
                <w:bCs w:val="0"/>
                <w:lang w:val="en-GB"/>
              </w:rPr>
              <w:t>Political</w:t>
            </w:r>
            <w:r w:rsidR="006147EE" w:rsidRPr="002E20A3">
              <w:rPr>
                <w:rFonts w:eastAsia="Calibri" w:cstheme="minorHAnsi"/>
                <w:b w:val="0"/>
                <w:lang w:val="en-GB"/>
              </w:rPr>
              <w:t xml:space="preserve"> – </w:t>
            </w:r>
            <w:r w:rsidRPr="002E20A3">
              <w:rPr>
                <w:rFonts w:eastAsia="Calibri" w:cstheme="minorHAnsi"/>
                <w:b w:val="0"/>
                <w:bCs w:val="0"/>
                <w:lang w:val="en-GB"/>
              </w:rPr>
              <w:t>Formal and informal political parties, party in power, opposition parties, recent or upcoming elections; male/</w:t>
            </w:r>
            <w:del w:id="1586" w:author="Author" w:date="2023-04-12T11:59:00Z">
              <w:r w:rsidRPr="002E20A3" w:rsidDel="00375350">
                <w:rPr>
                  <w:rFonts w:eastAsia="Calibri" w:cstheme="minorHAnsi"/>
                  <w:b w:val="0"/>
                  <w:bCs w:val="0"/>
                  <w:lang w:val="en-GB"/>
                </w:rPr>
                <w:delText xml:space="preserve"> </w:delText>
              </w:r>
            </w:del>
            <w:r w:rsidRPr="002E20A3">
              <w:rPr>
                <w:rFonts w:eastAsia="Calibri" w:cstheme="minorHAnsi"/>
                <w:b w:val="0"/>
                <w:bCs w:val="0"/>
                <w:lang w:val="en-GB"/>
              </w:rPr>
              <w:t xml:space="preserve">female composition of political parties, women political leaders, positions of political </w:t>
            </w:r>
            <w:r w:rsidRPr="001A2504">
              <w:rPr>
                <w:rFonts w:eastAsia="Calibri" w:cstheme="minorHAnsi"/>
                <w:b w:val="0"/>
                <w:bCs w:val="0"/>
                <w:lang w:val="en-GB"/>
              </w:rPr>
              <w:t xml:space="preserve">parties towards women’s empowerment, minority </w:t>
            </w:r>
            <w:bookmarkStart w:id="1587" w:name="_Hlk100572945"/>
            <w:r w:rsidRPr="001A2504">
              <w:rPr>
                <w:rFonts w:eastAsia="Calibri" w:cstheme="minorHAnsi"/>
                <w:b w:val="0"/>
                <w:bCs w:val="0"/>
                <w:lang w:val="en-GB"/>
              </w:rPr>
              <w:t>rights</w:t>
            </w:r>
            <w:r w:rsidR="00031683" w:rsidRPr="001A2504">
              <w:rPr>
                <w:rFonts w:eastAsia="Calibri" w:cstheme="minorHAnsi"/>
                <w:b w:val="0"/>
                <w:bCs w:val="0"/>
                <w:lang w:val="en-GB"/>
              </w:rPr>
              <w:t>,</w:t>
            </w:r>
            <w:r w:rsidRPr="001A2504">
              <w:rPr>
                <w:rFonts w:eastAsia="Calibri" w:cstheme="minorHAnsi"/>
                <w:b w:val="0"/>
                <w:bCs w:val="0"/>
                <w:lang w:val="en-GB"/>
              </w:rPr>
              <w:t xml:space="preserve"> etc.;</w:t>
            </w:r>
            <w:bookmarkEnd w:id="1587"/>
          </w:p>
          <w:p w14:paraId="4222315B" w14:textId="31230889" w:rsidR="00C72525" w:rsidRPr="001A2504" w:rsidRDefault="00C72525" w:rsidP="001B74C7">
            <w:pPr>
              <w:jc w:val="both"/>
              <w:rPr>
                <w:rFonts w:eastAsia="Calibri" w:cstheme="minorHAnsi"/>
                <w:b w:val="0"/>
                <w:bCs w:val="0"/>
                <w:lang w:val="en-GB"/>
              </w:rPr>
            </w:pPr>
            <w:r w:rsidRPr="002E20A3">
              <w:rPr>
                <w:rFonts w:eastAsia="Calibri" w:cstheme="minorHAnsi"/>
                <w:lang w:val="en-GB"/>
              </w:rPr>
              <w:t>Military</w:t>
            </w:r>
            <w:r w:rsidR="006147EE" w:rsidRPr="002E20A3">
              <w:rPr>
                <w:rFonts w:eastAsia="Calibri" w:cstheme="minorHAnsi"/>
                <w:lang w:val="en-GB"/>
              </w:rPr>
              <w:t xml:space="preserve"> </w:t>
            </w:r>
            <w:r w:rsidR="006147EE" w:rsidRPr="001A2504">
              <w:rPr>
                <w:rFonts w:eastAsia="Calibri" w:cstheme="minorHAnsi"/>
                <w:b w:val="0"/>
                <w:bCs w:val="0"/>
                <w:lang w:val="en-GB"/>
              </w:rPr>
              <w:t xml:space="preserve">– </w:t>
            </w:r>
            <w:r w:rsidRPr="001A2504">
              <w:rPr>
                <w:rFonts w:eastAsia="Calibri" w:cstheme="minorHAnsi"/>
                <w:b w:val="0"/>
                <w:bCs w:val="0"/>
                <w:lang w:val="en-GB"/>
              </w:rPr>
              <w:t>Size of military, ethnic composition, number of women in military, number of women in decision-making positions, level of public trust in military, allegations against the military (human rights violations, corruption etc.);</w:t>
            </w:r>
          </w:p>
          <w:p w14:paraId="34CC3D16" w14:textId="5CBF71BE" w:rsidR="00C72525" w:rsidRPr="001A2504" w:rsidRDefault="00C72525" w:rsidP="001B74C7">
            <w:pPr>
              <w:jc w:val="both"/>
              <w:rPr>
                <w:rFonts w:eastAsia="Calibri" w:cstheme="minorHAnsi"/>
                <w:b w:val="0"/>
                <w:bCs w:val="0"/>
                <w:lang w:val="en-GB"/>
              </w:rPr>
            </w:pPr>
            <w:r w:rsidRPr="002E20A3">
              <w:rPr>
                <w:rFonts w:eastAsia="Calibri" w:cstheme="minorHAnsi"/>
                <w:lang w:val="en-GB"/>
              </w:rPr>
              <w:t>Economic</w:t>
            </w:r>
            <w:r w:rsidR="006147EE" w:rsidRPr="002E20A3">
              <w:rPr>
                <w:rFonts w:eastAsia="Calibri" w:cstheme="minorHAnsi"/>
                <w:lang w:val="en-GB"/>
              </w:rPr>
              <w:t xml:space="preserve"> </w:t>
            </w:r>
            <w:r w:rsidR="006147EE" w:rsidRPr="001A2504">
              <w:rPr>
                <w:rFonts w:eastAsia="Calibri" w:cstheme="minorHAnsi"/>
                <w:b w:val="0"/>
                <w:bCs w:val="0"/>
                <w:lang w:val="en-GB"/>
              </w:rPr>
              <w:t xml:space="preserve">– </w:t>
            </w:r>
            <w:r w:rsidRPr="001A2504">
              <w:rPr>
                <w:rFonts w:eastAsia="Calibri" w:cstheme="minorHAnsi"/>
                <w:b w:val="0"/>
                <w:bCs w:val="0"/>
                <w:lang w:val="en-GB"/>
              </w:rPr>
              <w:t>Key economic activities, main economic partners, participation of women in</w:t>
            </w:r>
            <w:ins w:id="1588" w:author="Author" w:date="2023-04-12T11:59:00Z">
              <w:r w:rsidR="00375350">
                <w:rPr>
                  <w:rFonts w:eastAsia="Calibri" w:cstheme="minorHAnsi"/>
                  <w:b w:val="0"/>
                  <w:bCs w:val="0"/>
                  <w:lang w:val="en-GB"/>
                </w:rPr>
                <w:t xml:space="preserve"> the</w:t>
              </w:r>
            </w:ins>
            <w:r w:rsidRPr="001A2504">
              <w:rPr>
                <w:rFonts w:eastAsia="Calibri" w:cstheme="minorHAnsi"/>
                <w:b w:val="0"/>
                <w:bCs w:val="0"/>
                <w:lang w:val="en-GB"/>
              </w:rPr>
              <w:t xml:space="preserve"> labour force,</w:t>
            </w:r>
            <w:r w:rsidR="005C0423" w:rsidRPr="001A2504">
              <w:rPr>
                <w:rFonts w:eastAsia="Calibri" w:cstheme="minorHAnsi"/>
                <w:b w:val="0"/>
                <w:bCs w:val="0"/>
                <w:lang w:val="en-GB"/>
              </w:rPr>
              <w:t xml:space="preserve"> labour rights of women and men,</w:t>
            </w:r>
            <w:r w:rsidRPr="001A2504">
              <w:rPr>
                <w:rFonts w:eastAsia="Calibri" w:cstheme="minorHAnsi"/>
                <w:b w:val="0"/>
                <w:bCs w:val="0"/>
                <w:lang w:val="en-GB"/>
              </w:rPr>
              <w:t xml:space="preserve"> primary sources of income for men and women, number of </w:t>
            </w:r>
            <w:del w:id="1589" w:author="Amy FRUCHTER" w:date="2023-04-14T13:33:00Z">
              <w:r w:rsidRPr="001A2504" w:rsidDel="0059064A">
                <w:rPr>
                  <w:rFonts w:eastAsia="Calibri" w:cstheme="minorHAnsi"/>
                  <w:b w:val="0"/>
                  <w:bCs w:val="0"/>
                  <w:lang w:val="en-GB"/>
                </w:rPr>
                <w:delText>female</w:delText>
              </w:r>
            </w:del>
            <w:ins w:id="1590" w:author="Amy FRUCHTER" w:date="2023-04-14T13:33:00Z">
              <w:r w:rsidR="0059064A">
                <w:rPr>
                  <w:rFonts w:eastAsia="Calibri" w:cstheme="minorHAnsi"/>
                  <w:b w:val="0"/>
                  <w:bCs w:val="0"/>
                  <w:lang w:val="en-GB"/>
                </w:rPr>
                <w:t>women</w:t>
              </w:r>
            </w:ins>
            <w:r w:rsidRPr="001A2504">
              <w:rPr>
                <w:rFonts w:eastAsia="Calibri" w:cstheme="minorHAnsi"/>
                <w:b w:val="0"/>
                <w:bCs w:val="0"/>
                <w:lang w:val="en-GB"/>
              </w:rPr>
              <w:t xml:space="preserve">-headed households, </w:t>
            </w:r>
            <w:r w:rsidR="00F474B0" w:rsidRPr="001A2504">
              <w:rPr>
                <w:rFonts w:eastAsia="Calibri" w:cstheme="minorHAnsi"/>
                <w:b w:val="0"/>
                <w:bCs w:val="0"/>
                <w:lang w:val="en-GB"/>
              </w:rPr>
              <w:t xml:space="preserve">access to land and land ownership, </w:t>
            </w:r>
            <w:r w:rsidRPr="001A2504">
              <w:rPr>
                <w:rFonts w:eastAsia="Calibri" w:cstheme="minorHAnsi"/>
                <w:b w:val="0"/>
                <w:bCs w:val="0"/>
                <w:lang w:val="en-GB"/>
              </w:rPr>
              <w:t>level of unemployment according to age and sex;</w:t>
            </w:r>
          </w:p>
          <w:p w14:paraId="1A504458" w14:textId="36896CC0" w:rsidR="00C72525" w:rsidRPr="001A2504" w:rsidRDefault="00C72525" w:rsidP="001B74C7">
            <w:pPr>
              <w:jc w:val="both"/>
              <w:rPr>
                <w:rFonts w:eastAsia="Calibri" w:cstheme="minorHAnsi"/>
                <w:b w:val="0"/>
                <w:bCs w:val="0"/>
                <w:lang w:val="en-GB"/>
              </w:rPr>
            </w:pPr>
            <w:r w:rsidRPr="002E20A3">
              <w:rPr>
                <w:rFonts w:eastAsia="Calibri" w:cstheme="minorHAnsi"/>
                <w:lang w:val="en-GB"/>
              </w:rPr>
              <w:t>Social</w:t>
            </w:r>
            <w:r w:rsidR="006147EE" w:rsidRPr="002E20A3">
              <w:rPr>
                <w:rFonts w:eastAsia="Calibri" w:cstheme="minorHAnsi"/>
                <w:lang w:val="en-GB"/>
              </w:rPr>
              <w:t xml:space="preserve"> </w:t>
            </w:r>
            <w:r w:rsidR="006147EE" w:rsidRPr="001A2504">
              <w:rPr>
                <w:rFonts w:eastAsia="Calibri" w:cstheme="minorHAnsi"/>
                <w:b w:val="0"/>
                <w:bCs w:val="0"/>
                <w:lang w:val="en-GB"/>
              </w:rPr>
              <w:t xml:space="preserve">– </w:t>
            </w:r>
            <w:r w:rsidRPr="001A2504">
              <w:rPr>
                <w:rFonts w:eastAsia="Calibri" w:cstheme="minorHAnsi"/>
                <w:b w:val="0"/>
                <w:bCs w:val="0"/>
                <w:lang w:val="en-GB"/>
              </w:rPr>
              <w:t>Ethnic, religious and language profiles of the population, age, level of education and income, role of women in society, ability of women to participate in politics and public life</w:t>
            </w:r>
            <w:r w:rsidR="003D5802" w:rsidRPr="001A2504">
              <w:rPr>
                <w:rFonts w:eastAsia="Calibri" w:cstheme="minorHAnsi"/>
                <w:b w:val="0"/>
                <w:bCs w:val="0"/>
                <w:lang w:val="en-GB"/>
              </w:rPr>
              <w:t>,</w:t>
            </w:r>
            <w:r w:rsidRPr="001A2504">
              <w:rPr>
                <w:rFonts w:eastAsia="Calibri" w:cstheme="minorHAnsi"/>
                <w:b w:val="0"/>
                <w:bCs w:val="0"/>
                <w:lang w:val="en-GB"/>
              </w:rPr>
              <w:t xml:space="preserve"> etc.;</w:t>
            </w:r>
          </w:p>
          <w:p w14:paraId="145AA529" w14:textId="7170C43E" w:rsidR="00C72525" w:rsidRPr="001A2504" w:rsidRDefault="00C72525" w:rsidP="001B74C7">
            <w:pPr>
              <w:jc w:val="both"/>
              <w:rPr>
                <w:rFonts w:eastAsia="Calibri" w:cstheme="minorHAnsi"/>
                <w:b w:val="0"/>
                <w:bCs w:val="0"/>
                <w:lang w:val="en-GB"/>
              </w:rPr>
            </w:pPr>
            <w:r w:rsidRPr="00375350">
              <w:rPr>
                <w:rFonts w:eastAsia="Calibri" w:cstheme="minorHAnsi"/>
                <w:lang w:val="en-GB"/>
              </w:rPr>
              <w:t>Information</w:t>
            </w:r>
            <w:r w:rsidR="006147EE" w:rsidRPr="001A2504">
              <w:rPr>
                <w:rFonts w:eastAsia="Calibri" w:cstheme="minorHAnsi"/>
                <w:b w:val="0"/>
                <w:bCs w:val="0"/>
                <w:lang w:val="en-GB"/>
              </w:rPr>
              <w:t xml:space="preserve"> – </w:t>
            </w:r>
            <w:del w:id="1591" w:author="Author" w:date="2023-04-12T12:00:00Z">
              <w:r w:rsidRPr="001A2504" w:rsidDel="00375350">
                <w:rPr>
                  <w:rFonts w:eastAsia="Calibri" w:cstheme="minorHAnsi"/>
                  <w:b w:val="0"/>
                  <w:bCs w:val="0"/>
                  <w:lang w:val="en-GB"/>
                </w:rPr>
                <w:delText>Means</w:delText>
              </w:r>
            </w:del>
            <w:ins w:id="1592" w:author="Author" w:date="2023-04-12T12:00:00Z">
              <w:r w:rsidR="00375350">
                <w:rPr>
                  <w:rFonts w:eastAsia="Calibri" w:cstheme="minorHAnsi"/>
                  <w:b w:val="0"/>
                  <w:bCs w:val="0"/>
                  <w:lang w:val="en-GB"/>
                </w:rPr>
                <w:t>Sources</w:t>
              </w:r>
            </w:ins>
            <w:r w:rsidRPr="001A2504">
              <w:rPr>
                <w:rFonts w:eastAsia="Calibri" w:cstheme="minorHAnsi"/>
                <w:b w:val="0"/>
                <w:bCs w:val="0"/>
                <w:lang w:val="en-GB"/>
              </w:rPr>
              <w:t xml:space="preserve"> of information (radio, television, print media, </w:t>
            </w:r>
            <w:del w:id="1593" w:author="Author" w:date="2023-04-12T12:00:00Z">
              <w:r w:rsidRPr="001A2504" w:rsidDel="00375350">
                <w:rPr>
                  <w:rFonts w:eastAsia="Calibri" w:cstheme="minorHAnsi"/>
                  <w:b w:val="0"/>
                  <w:bCs w:val="0"/>
                  <w:lang w:val="en-GB"/>
                </w:rPr>
                <w:delText>i</w:delText>
              </w:r>
            </w:del>
            <w:ins w:id="1594" w:author="Author" w:date="2023-04-12T12:00:00Z">
              <w:r w:rsidR="00375350">
                <w:rPr>
                  <w:rFonts w:eastAsia="Calibri" w:cstheme="minorHAnsi"/>
                  <w:b w:val="0"/>
                  <w:bCs w:val="0"/>
                  <w:lang w:val="en-GB"/>
                </w:rPr>
                <w:t>I</w:t>
              </w:r>
            </w:ins>
            <w:r w:rsidRPr="001A2504">
              <w:rPr>
                <w:rFonts w:eastAsia="Calibri" w:cstheme="minorHAnsi"/>
                <w:b w:val="0"/>
                <w:bCs w:val="0"/>
                <w:lang w:val="en-GB"/>
              </w:rPr>
              <w:t>nternet, mobile phones, social media</w:t>
            </w:r>
            <w:r w:rsidR="003D5802" w:rsidRPr="001A2504">
              <w:rPr>
                <w:rFonts w:eastAsia="Calibri" w:cstheme="minorHAnsi"/>
                <w:b w:val="0"/>
                <w:bCs w:val="0"/>
                <w:lang w:val="en-GB"/>
              </w:rPr>
              <w:t>,</w:t>
            </w:r>
            <w:r w:rsidRPr="001A2504">
              <w:rPr>
                <w:rFonts w:eastAsia="Calibri" w:cstheme="minorHAnsi"/>
                <w:b w:val="0"/>
                <w:bCs w:val="0"/>
                <w:lang w:val="en-GB"/>
              </w:rPr>
              <w:t xml:space="preserve"> etc.), access to media and information by women, key </w:t>
            </w:r>
            <w:del w:id="1595" w:author="Author" w:date="2023-04-12T12:01:00Z">
              <w:r w:rsidRPr="001A2504" w:rsidDel="00375350">
                <w:rPr>
                  <w:rFonts w:eastAsia="Calibri" w:cstheme="minorHAnsi"/>
                  <w:b w:val="0"/>
                  <w:bCs w:val="0"/>
                  <w:lang w:val="en-GB"/>
                </w:rPr>
                <w:delText>means</w:delText>
              </w:r>
            </w:del>
            <w:ins w:id="1596" w:author="Author" w:date="2023-04-12T12:01:00Z">
              <w:r w:rsidR="00375350">
                <w:rPr>
                  <w:rFonts w:eastAsia="Calibri" w:cstheme="minorHAnsi"/>
                  <w:b w:val="0"/>
                  <w:bCs w:val="0"/>
                  <w:lang w:val="en-GB"/>
                </w:rPr>
                <w:t>sources</w:t>
              </w:r>
            </w:ins>
            <w:r w:rsidRPr="001A2504">
              <w:rPr>
                <w:rFonts w:eastAsia="Calibri" w:cstheme="minorHAnsi"/>
                <w:b w:val="0"/>
                <w:bCs w:val="0"/>
                <w:lang w:val="en-GB"/>
              </w:rPr>
              <w:t xml:space="preserve"> of information </w:t>
            </w:r>
            <w:del w:id="1597" w:author="Author" w:date="2023-04-12T12:01:00Z">
              <w:r w:rsidRPr="001A2504" w:rsidDel="00375350">
                <w:rPr>
                  <w:rFonts w:eastAsia="Calibri" w:cstheme="minorHAnsi"/>
                  <w:b w:val="0"/>
                  <w:bCs w:val="0"/>
                  <w:lang w:val="en-GB"/>
                </w:rPr>
                <w:delText>per</w:delText>
              </w:r>
            </w:del>
            <w:ins w:id="1598" w:author="Author" w:date="2023-04-12T12:01:00Z">
              <w:r w:rsidR="00375350" w:rsidRPr="00375350">
                <w:rPr>
                  <w:lang w:val="en-US"/>
                  <w:rPrChange w:id="1599" w:author="Author" w:date="2023-04-12T12:01:00Z">
                    <w:rPr/>
                  </w:rPrChange>
                </w:rPr>
                <w:t xml:space="preserve"> </w:t>
              </w:r>
              <w:r w:rsidR="00375350" w:rsidRPr="00375350">
                <w:rPr>
                  <w:rFonts w:eastAsia="Calibri" w:cstheme="minorHAnsi"/>
                  <w:b w:val="0"/>
                  <w:bCs w:val="0"/>
                  <w:lang w:val="en-GB"/>
                </w:rPr>
                <w:t>used by specific</w:t>
              </w:r>
            </w:ins>
            <w:r w:rsidRPr="001A2504">
              <w:rPr>
                <w:rFonts w:eastAsia="Calibri" w:cstheme="minorHAnsi"/>
                <w:b w:val="0"/>
                <w:bCs w:val="0"/>
                <w:lang w:val="en-GB"/>
              </w:rPr>
              <w:t xml:space="preserve"> population group</w:t>
            </w:r>
            <w:ins w:id="1600" w:author="Author" w:date="2023-04-12T12:01:00Z">
              <w:r w:rsidR="00375350">
                <w:rPr>
                  <w:rFonts w:eastAsia="Calibri" w:cstheme="minorHAnsi"/>
                  <w:b w:val="0"/>
                  <w:bCs w:val="0"/>
                  <w:lang w:val="en-GB"/>
                </w:rPr>
                <w:t>s</w:t>
              </w:r>
            </w:ins>
            <w:r w:rsidRPr="001A2504">
              <w:rPr>
                <w:rFonts w:eastAsia="Calibri" w:cstheme="minorHAnsi"/>
                <w:b w:val="0"/>
                <w:bCs w:val="0"/>
                <w:lang w:val="en-GB"/>
              </w:rPr>
              <w:t>;</w:t>
            </w:r>
          </w:p>
          <w:p w14:paraId="747ECA6B" w14:textId="42E0EB10" w:rsidR="00C72525" w:rsidRPr="001A2504" w:rsidRDefault="00C72525" w:rsidP="001B74C7">
            <w:pPr>
              <w:jc w:val="both"/>
              <w:rPr>
                <w:rFonts w:eastAsia="Calibri" w:cstheme="minorHAnsi"/>
                <w:b w:val="0"/>
                <w:bCs w:val="0"/>
                <w:lang w:val="en-GB"/>
              </w:rPr>
            </w:pPr>
            <w:r w:rsidRPr="002E20A3">
              <w:rPr>
                <w:rFonts w:eastAsia="Calibri" w:cstheme="minorHAnsi"/>
                <w:lang w:val="en-GB"/>
              </w:rPr>
              <w:t>Infrastructure</w:t>
            </w:r>
            <w:r w:rsidR="006147EE" w:rsidRPr="002E20A3">
              <w:rPr>
                <w:rFonts w:eastAsia="Calibri" w:cstheme="minorHAnsi"/>
                <w:lang w:val="en-GB"/>
              </w:rPr>
              <w:t xml:space="preserve"> </w:t>
            </w:r>
            <w:r w:rsidR="006147EE" w:rsidRPr="001A2504">
              <w:rPr>
                <w:rFonts w:eastAsia="Calibri" w:cstheme="minorHAnsi"/>
                <w:b w:val="0"/>
                <w:bCs w:val="0"/>
                <w:lang w:val="en-GB"/>
              </w:rPr>
              <w:t xml:space="preserve">– </w:t>
            </w:r>
            <w:r w:rsidR="002C24F5" w:rsidRPr="001A2504">
              <w:rPr>
                <w:rFonts w:eastAsia="Calibri" w:cstheme="minorHAnsi"/>
                <w:b w:val="0"/>
                <w:bCs w:val="0"/>
                <w:lang w:val="en-GB"/>
              </w:rPr>
              <w:t>Transport (roads, railways, airports, ports), public services (schools, hospitals, maternity clinics, police stations</w:t>
            </w:r>
            <w:r w:rsidR="00031683" w:rsidRPr="001A2504">
              <w:rPr>
                <w:rFonts w:eastAsia="Calibri" w:cstheme="minorHAnsi"/>
                <w:b w:val="0"/>
                <w:bCs w:val="0"/>
                <w:lang w:val="en-GB"/>
              </w:rPr>
              <w:t>,</w:t>
            </w:r>
            <w:r w:rsidR="002C24F5" w:rsidRPr="001A2504">
              <w:rPr>
                <w:rFonts w:eastAsia="Calibri" w:cstheme="minorHAnsi"/>
                <w:b w:val="0"/>
                <w:bCs w:val="0"/>
                <w:lang w:val="en-GB"/>
              </w:rPr>
              <w:t xml:space="preserve"> etc.), important public places (parks, markets, etc.), accessibility to these, impact of their absence/</w:t>
            </w:r>
            <w:del w:id="1601" w:author="Author" w:date="2023-04-12T12:07:00Z">
              <w:r w:rsidR="002C24F5" w:rsidRPr="001A2504" w:rsidDel="00687355">
                <w:rPr>
                  <w:rFonts w:eastAsia="Calibri" w:cstheme="minorHAnsi"/>
                  <w:b w:val="0"/>
                  <w:bCs w:val="0"/>
                  <w:lang w:val="en-GB"/>
                </w:rPr>
                <w:delText xml:space="preserve"> </w:delText>
              </w:r>
            </w:del>
            <w:r w:rsidR="002C24F5" w:rsidRPr="001A2504">
              <w:rPr>
                <w:rFonts w:eastAsia="Calibri" w:cstheme="minorHAnsi"/>
                <w:b w:val="0"/>
                <w:bCs w:val="0"/>
                <w:lang w:val="en-GB"/>
              </w:rPr>
              <w:t>dysfunction on the daily activities of men, women, boys and girls;</w:t>
            </w:r>
          </w:p>
          <w:p w14:paraId="3F285160" w14:textId="40A999D8" w:rsidR="00C72525" w:rsidRPr="001A2504" w:rsidRDefault="00C72525" w:rsidP="001B74C7">
            <w:pPr>
              <w:jc w:val="both"/>
              <w:rPr>
                <w:rFonts w:eastAsia="Calibri" w:cstheme="minorHAnsi"/>
                <w:b w:val="0"/>
                <w:bCs w:val="0"/>
                <w:lang w:val="en-GB"/>
              </w:rPr>
            </w:pPr>
            <w:r w:rsidRPr="002E20A3">
              <w:rPr>
                <w:rFonts w:eastAsia="Calibri" w:cstheme="minorHAnsi"/>
                <w:lang w:val="en-GB"/>
              </w:rPr>
              <w:t xml:space="preserve">Physical </w:t>
            </w:r>
            <w:del w:id="1602" w:author="Author" w:date="2023-04-14T10:17:00Z">
              <w:r w:rsidRPr="002E20A3" w:rsidDel="009B5782">
                <w:rPr>
                  <w:rFonts w:eastAsia="Calibri" w:cstheme="minorHAnsi"/>
                  <w:lang w:val="en-GB"/>
                </w:rPr>
                <w:delText>i</w:delText>
              </w:r>
            </w:del>
            <w:ins w:id="1603" w:author="Author" w:date="2023-04-14T10:17:00Z">
              <w:r w:rsidR="009B5782">
                <w:rPr>
                  <w:rFonts w:eastAsia="Calibri" w:cstheme="minorHAnsi"/>
                  <w:lang w:val="en-GB"/>
                </w:rPr>
                <w:t>I</w:t>
              </w:r>
            </w:ins>
            <w:r w:rsidRPr="002E20A3">
              <w:rPr>
                <w:rFonts w:eastAsia="Calibri" w:cstheme="minorHAnsi"/>
                <w:lang w:val="en-GB"/>
              </w:rPr>
              <w:t>nfrastructure</w:t>
            </w:r>
            <w:r w:rsidR="006147EE" w:rsidRPr="002E20A3">
              <w:rPr>
                <w:rFonts w:eastAsia="Calibri" w:cstheme="minorHAnsi"/>
                <w:lang w:val="en-GB"/>
              </w:rPr>
              <w:t xml:space="preserve"> </w:t>
            </w:r>
            <w:r w:rsidR="006147EE" w:rsidRPr="001A2504">
              <w:rPr>
                <w:rFonts w:eastAsia="Calibri" w:cstheme="minorHAnsi"/>
                <w:b w:val="0"/>
                <w:bCs w:val="0"/>
                <w:lang w:val="en-GB"/>
              </w:rPr>
              <w:t xml:space="preserve">– </w:t>
            </w:r>
            <w:r w:rsidRPr="001A2504">
              <w:rPr>
                <w:rFonts w:eastAsia="Calibri" w:cstheme="minorHAnsi"/>
                <w:b w:val="0"/>
                <w:bCs w:val="0"/>
                <w:lang w:val="en-GB"/>
              </w:rPr>
              <w:t xml:space="preserve">Geographic and artificial structures in the </w:t>
            </w:r>
            <w:del w:id="1604" w:author="Author" w:date="2023-04-12T12:08:00Z">
              <w:r w:rsidRPr="001A2504" w:rsidDel="00687355">
                <w:rPr>
                  <w:rFonts w:eastAsia="Calibri" w:cstheme="minorHAnsi"/>
                  <w:b w:val="0"/>
                  <w:bCs w:val="0"/>
                  <w:lang w:val="en-GB"/>
                </w:rPr>
                <w:delText>O</w:delText>
              </w:r>
            </w:del>
            <w:ins w:id="1605" w:author="Author" w:date="2023-04-12T12:08:00Z">
              <w:r w:rsidR="00687355">
                <w:rPr>
                  <w:rFonts w:eastAsia="Calibri" w:cstheme="minorHAnsi"/>
                  <w:b w:val="0"/>
                  <w:bCs w:val="0"/>
                  <w:lang w:val="en-GB"/>
                </w:rPr>
                <w:t>o</w:t>
              </w:r>
            </w:ins>
            <w:r w:rsidRPr="001A2504">
              <w:rPr>
                <w:rFonts w:eastAsia="Calibri" w:cstheme="minorHAnsi"/>
                <w:b w:val="0"/>
                <w:bCs w:val="0"/>
                <w:lang w:val="en-GB"/>
              </w:rPr>
              <w:t xml:space="preserve">perating </w:t>
            </w:r>
            <w:del w:id="1606" w:author="Author" w:date="2023-04-12T12:08:00Z">
              <w:r w:rsidRPr="001A2504" w:rsidDel="00687355">
                <w:rPr>
                  <w:rFonts w:eastAsia="Calibri" w:cstheme="minorHAnsi"/>
                  <w:b w:val="0"/>
                  <w:bCs w:val="0"/>
                  <w:lang w:val="en-GB"/>
                </w:rPr>
                <w:delText>E</w:delText>
              </w:r>
            </w:del>
            <w:ins w:id="1607" w:author="Author" w:date="2023-04-12T12:08:00Z">
              <w:r w:rsidR="00687355">
                <w:rPr>
                  <w:rFonts w:eastAsia="Calibri" w:cstheme="minorHAnsi"/>
                  <w:b w:val="0"/>
                  <w:bCs w:val="0"/>
                  <w:lang w:val="en-GB"/>
                </w:rPr>
                <w:t>e</w:t>
              </w:r>
            </w:ins>
            <w:r w:rsidRPr="001A2504">
              <w:rPr>
                <w:rFonts w:eastAsia="Calibri" w:cstheme="minorHAnsi"/>
                <w:b w:val="0"/>
                <w:bCs w:val="0"/>
                <w:lang w:val="en-GB"/>
              </w:rPr>
              <w:t>nvironment</w:t>
            </w:r>
            <w:del w:id="1608" w:author="Author" w:date="2023-04-12T12:08:00Z">
              <w:r w:rsidRPr="001A2504" w:rsidDel="00687355">
                <w:rPr>
                  <w:rFonts w:eastAsia="Calibri" w:cstheme="minorHAnsi"/>
                  <w:b w:val="0"/>
                  <w:bCs w:val="0"/>
                  <w:lang w:val="en-GB"/>
                </w:rPr>
                <w:delText xml:space="preserve"> (OE)</w:delText>
              </w:r>
            </w:del>
            <w:r w:rsidRPr="001A2504">
              <w:rPr>
                <w:rFonts w:eastAsia="Calibri" w:cstheme="minorHAnsi"/>
                <w:b w:val="0"/>
                <w:bCs w:val="0"/>
                <w:lang w:val="en-GB"/>
              </w:rPr>
              <w:t>;</w:t>
            </w:r>
          </w:p>
          <w:p w14:paraId="08C695F0" w14:textId="34E4CB64" w:rsidR="00C72525" w:rsidRPr="002E20A3" w:rsidRDefault="00C72525" w:rsidP="001B74C7">
            <w:pPr>
              <w:jc w:val="both"/>
              <w:rPr>
                <w:rFonts w:cstheme="minorHAnsi"/>
                <w:lang w:val="en-GB"/>
              </w:rPr>
            </w:pPr>
            <w:r w:rsidRPr="002E20A3">
              <w:rPr>
                <w:rFonts w:eastAsia="Calibri" w:cstheme="minorHAnsi"/>
                <w:lang w:val="en-GB"/>
              </w:rPr>
              <w:t>Time</w:t>
            </w:r>
            <w:r w:rsidR="006147EE" w:rsidRPr="002E20A3">
              <w:rPr>
                <w:rFonts w:eastAsia="Calibri" w:cstheme="minorHAnsi"/>
                <w:lang w:val="en-GB"/>
              </w:rPr>
              <w:t xml:space="preserve"> </w:t>
            </w:r>
            <w:r w:rsidR="006147EE" w:rsidRPr="001A2504">
              <w:rPr>
                <w:rFonts w:eastAsia="Calibri" w:cstheme="minorHAnsi"/>
                <w:b w:val="0"/>
                <w:bCs w:val="0"/>
                <w:lang w:val="en-GB"/>
              </w:rPr>
              <w:t xml:space="preserve">– </w:t>
            </w:r>
            <w:r w:rsidRPr="001A2504">
              <w:rPr>
                <w:rFonts w:eastAsia="Calibri" w:cstheme="minorHAnsi"/>
                <w:b w:val="0"/>
                <w:bCs w:val="0"/>
                <w:lang w:val="en-GB"/>
              </w:rPr>
              <w:t>Duration of an operation and how this could help or hinder each party.</w:t>
            </w:r>
          </w:p>
        </w:tc>
        <w:tc>
          <w:tcPr>
            <w:tcW w:w="4677" w:type="dxa"/>
          </w:tcPr>
          <w:p w14:paraId="4572C54B"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p>
        </w:tc>
      </w:tr>
    </w:tbl>
    <w:p w14:paraId="45C7CEA5" w14:textId="77777777" w:rsidR="00C72525" w:rsidRPr="002E20A3" w:rsidRDefault="00C72525" w:rsidP="00DC34BB">
      <w:pPr>
        <w:rPr>
          <w:lang w:val="en-GB"/>
        </w:rPr>
      </w:pPr>
      <w:r w:rsidRPr="002E20A3">
        <w:rPr>
          <w:noProof/>
          <w:lang w:val="en-GB"/>
        </w:rPr>
        <w:drawing>
          <wp:anchor distT="0" distB="0" distL="114300" distR="114300" simplePos="0" relativeHeight="251658244" behindDoc="0" locked="0" layoutInCell="1" allowOverlap="1" wp14:anchorId="7425C326" wp14:editId="67BC71DA">
            <wp:simplePos x="0" y="0"/>
            <wp:positionH relativeFrom="column">
              <wp:posOffset>-565150</wp:posOffset>
            </wp:positionH>
            <wp:positionV relativeFrom="paragraph">
              <wp:posOffset>502285</wp:posOffset>
            </wp:positionV>
            <wp:extent cx="336550" cy="329682"/>
            <wp:effectExtent l="0" t="0" r="635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F64B0" w14:textId="35D41A7D" w:rsidR="002140C8" w:rsidRPr="002E20A3" w:rsidRDefault="00C72525" w:rsidP="00C72525">
      <w:pPr>
        <w:jc w:val="both"/>
        <w:rPr>
          <w:rFonts w:cstheme="minorHAnsi"/>
          <w:lang w:val="en-GB"/>
        </w:rPr>
      </w:pPr>
      <w:r w:rsidRPr="002E20A3">
        <w:rPr>
          <w:rFonts w:cstheme="minorHAnsi"/>
          <w:b/>
          <w:bCs/>
          <w:lang w:val="en-GB"/>
        </w:rPr>
        <w:t>Note!</w:t>
      </w:r>
      <w:r w:rsidRPr="002E20A3">
        <w:rPr>
          <w:rFonts w:cstheme="minorHAnsi"/>
          <w:lang w:val="en-GB"/>
        </w:rPr>
        <w:t xml:space="preserve"> There are many variations </w:t>
      </w:r>
      <w:del w:id="1609" w:author="Author" w:date="2023-04-12T12:10:00Z">
        <w:r w:rsidRPr="002E20A3" w:rsidDel="000F4387">
          <w:rPr>
            <w:rFonts w:cstheme="minorHAnsi"/>
            <w:lang w:val="en-GB"/>
          </w:rPr>
          <w:delText>on</w:delText>
        </w:r>
      </w:del>
      <w:ins w:id="1610" w:author="Author" w:date="2023-04-12T12:10:00Z">
        <w:r w:rsidR="000F4387">
          <w:rPr>
            <w:rFonts w:cstheme="minorHAnsi"/>
            <w:lang w:val="en-GB"/>
          </w:rPr>
          <w:t>in terms of</w:t>
        </w:r>
      </w:ins>
      <w:r w:rsidRPr="002E20A3">
        <w:rPr>
          <w:rFonts w:cstheme="minorHAnsi"/>
          <w:lang w:val="en-GB"/>
        </w:rPr>
        <w:t xml:space="preserve"> how to use these analysis frameworks. You could either use them independently, or, in view of greater efficiency, you can filter each element of the PMERSCHII-PT and PMESII-PT frameworks through an ASCOPE analysis. For instance, for each element </w:t>
      </w:r>
      <w:r w:rsidRPr="002E20A3">
        <w:rPr>
          <w:rFonts w:cstheme="minorHAnsi"/>
          <w:lang w:val="en-GB"/>
        </w:rPr>
        <w:lastRenderedPageBreak/>
        <w:t xml:space="preserve">under </w:t>
      </w:r>
      <w:ins w:id="1611" w:author="Author" w:date="2023-04-12T12:11:00Z">
        <w:r w:rsidR="000F4387">
          <w:rPr>
            <w:rFonts w:cstheme="minorHAnsi"/>
            <w:lang w:val="en-GB"/>
          </w:rPr>
          <w:t xml:space="preserve">the category </w:t>
        </w:r>
      </w:ins>
      <w:r w:rsidRPr="002E20A3">
        <w:rPr>
          <w:rFonts w:cstheme="minorHAnsi"/>
          <w:lang w:val="en-GB"/>
        </w:rPr>
        <w:t xml:space="preserve">“Political”, you </w:t>
      </w:r>
      <w:r w:rsidR="002E7FD7" w:rsidRPr="002E20A3">
        <w:rPr>
          <w:rFonts w:cstheme="minorHAnsi"/>
          <w:lang w:val="en-GB"/>
        </w:rPr>
        <w:t xml:space="preserve">could </w:t>
      </w:r>
      <w:del w:id="1612" w:author="Author" w:date="2023-04-12T12:11:00Z">
        <w:r w:rsidR="002E7FD7" w:rsidRPr="002E20A3" w:rsidDel="000F4387">
          <w:rPr>
            <w:rFonts w:cstheme="minorHAnsi"/>
            <w:lang w:val="en-GB"/>
          </w:rPr>
          <w:delText>additionally</w:delText>
        </w:r>
      </w:del>
      <w:ins w:id="1613" w:author="Author" w:date="2023-04-12T12:11:00Z">
        <w:r w:rsidR="000F4387">
          <w:rPr>
            <w:rFonts w:cstheme="minorHAnsi"/>
            <w:lang w:val="en-GB"/>
          </w:rPr>
          <w:t>further</w:t>
        </w:r>
      </w:ins>
      <w:r w:rsidRPr="002E20A3">
        <w:rPr>
          <w:rFonts w:cstheme="minorHAnsi"/>
          <w:lang w:val="en-GB"/>
        </w:rPr>
        <w:t xml:space="preserve"> consider the areas, structures, capabilities, organi</w:t>
      </w:r>
      <w:del w:id="1614" w:author="Author" w:date="2023-04-12T12:11:00Z">
        <w:r w:rsidRPr="002E20A3" w:rsidDel="000F4387">
          <w:rPr>
            <w:rFonts w:cstheme="minorHAnsi"/>
            <w:lang w:val="en-GB"/>
          </w:rPr>
          <w:delText>s</w:delText>
        </w:r>
      </w:del>
      <w:ins w:id="1615" w:author="Author" w:date="2023-04-12T12:11:00Z">
        <w:r w:rsidR="000F4387">
          <w:rPr>
            <w:rFonts w:cstheme="minorHAnsi"/>
            <w:lang w:val="en-GB"/>
          </w:rPr>
          <w:t>z</w:t>
        </w:r>
      </w:ins>
      <w:r w:rsidRPr="002E20A3">
        <w:rPr>
          <w:rFonts w:cstheme="minorHAnsi"/>
          <w:lang w:val="en-GB"/>
        </w:rPr>
        <w:t xml:space="preserve">ations, people and events. </w:t>
      </w:r>
    </w:p>
    <w:p w14:paraId="32A60DD0" w14:textId="77777777" w:rsidR="0073697F" w:rsidRPr="002E20A3" w:rsidRDefault="0073697F" w:rsidP="00C72525">
      <w:pPr>
        <w:jc w:val="both"/>
        <w:rPr>
          <w:rFonts w:cstheme="minorHAnsi"/>
          <w:lang w:val="en-GB"/>
        </w:rPr>
      </w:pPr>
    </w:p>
    <w:p w14:paraId="6D547AE2" w14:textId="55E18DE1" w:rsidR="00A47C30" w:rsidRPr="002E20A3" w:rsidRDefault="00C72525" w:rsidP="00DC34BB">
      <w:pPr>
        <w:rPr>
          <w:rStyle w:val="IntenseEmphasis"/>
          <w:b/>
          <w:bCs/>
          <w:i w:val="0"/>
          <w:iCs w:val="0"/>
          <w:color w:val="auto"/>
          <w:lang w:val="en-GB" w:eastAsia="fr-FR"/>
        </w:rPr>
      </w:pPr>
      <w:r w:rsidRPr="002E20A3">
        <w:rPr>
          <w:rStyle w:val="IntenseEmphasis"/>
          <w:i w:val="0"/>
          <w:iCs w:val="0"/>
          <w:color w:val="auto"/>
          <w:lang w:val="en-GB" w:eastAsia="fr-FR"/>
        </w:rPr>
        <w:t>QUOTE</w:t>
      </w:r>
      <w:del w:id="1616" w:author="Author" w:date="2023-04-12T12:12:00Z">
        <w:r w:rsidRPr="002E20A3" w:rsidDel="000F4387">
          <w:rPr>
            <w:rStyle w:val="IntenseEmphasis"/>
            <w:i w:val="0"/>
            <w:iCs w:val="0"/>
            <w:color w:val="auto"/>
            <w:lang w:val="en-GB" w:eastAsia="fr-FR"/>
          </w:rPr>
          <w:delText>S</w:delText>
        </w:r>
      </w:del>
    </w:p>
    <w:p w14:paraId="1BFFEDE4" w14:textId="4557A644" w:rsidR="00C72525" w:rsidRPr="002E20A3" w:rsidRDefault="00A47C30" w:rsidP="00DC34BB">
      <w:pPr>
        <w:tabs>
          <w:tab w:val="left" w:pos="720"/>
        </w:tabs>
        <w:ind w:left="708"/>
        <w:rPr>
          <w:rFonts w:cstheme="minorHAnsi"/>
          <w:i/>
          <w:iCs/>
          <w:lang w:val="en-GB"/>
        </w:rPr>
      </w:pPr>
      <w:r w:rsidRPr="002E20A3">
        <w:rPr>
          <w:rStyle w:val="IntenseEmphasis"/>
          <w:i w:val="0"/>
          <w:iCs w:val="0"/>
          <w:noProof/>
          <w:color w:val="auto"/>
          <w:lang w:val="en-GB"/>
        </w:rPr>
        <w:drawing>
          <wp:anchor distT="0" distB="0" distL="114300" distR="114300" simplePos="0" relativeHeight="251658246" behindDoc="0" locked="0" layoutInCell="1" allowOverlap="1" wp14:anchorId="4368AB83" wp14:editId="62ACF99B">
            <wp:simplePos x="0" y="0"/>
            <wp:positionH relativeFrom="leftMargin">
              <wp:posOffset>658495</wp:posOffset>
            </wp:positionH>
            <wp:positionV relativeFrom="paragraph">
              <wp:posOffset>69850</wp:posOffset>
            </wp:positionV>
            <wp:extent cx="488950" cy="466892"/>
            <wp:effectExtent l="0" t="0" r="6350" b="9525"/>
            <wp:wrapThrough wrapText="bothSides">
              <wp:wrapPolygon edited="0">
                <wp:start x="0" y="0"/>
                <wp:lineTo x="0" y="21159"/>
                <wp:lineTo x="21039" y="21159"/>
                <wp:lineTo x="21039"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6645" t="44288" r="68695" b="30825"/>
                    <a:stretch/>
                  </pic:blipFill>
                  <pic:spPr bwMode="auto">
                    <a:xfrm>
                      <a:off x="0" y="0"/>
                      <a:ext cx="488950" cy="466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DB9" w:rsidRPr="002E20A3">
        <w:rPr>
          <w:rFonts w:cstheme="minorHAnsi"/>
          <w:i/>
          <w:iCs/>
          <w:lang w:val="en-GB"/>
        </w:rPr>
        <w:tab/>
      </w:r>
      <w:r w:rsidR="00C72525" w:rsidRPr="002E20A3">
        <w:rPr>
          <w:rFonts w:cstheme="minorHAnsi"/>
          <w:i/>
          <w:iCs/>
          <w:lang w:val="en-GB"/>
        </w:rPr>
        <w:t>“Dimensions of internal integration where progress is imperative include […] incorporation of gender data and expertise throughout the planning, monitoring and reporting process</w:t>
      </w:r>
      <w:del w:id="1617" w:author="Author" w:date="2023-04-12T12:19:00Z">
        <w:r w:rsidR="00BC7208" w:rsidRPr="002E20A3" w:rsidDel="000F4387">
          <w:rPr>
            <w:rFonts w:cstheme="minorHAnsi"/>
            <w:i/>
            <w:iCs/>
            <w:lang w:val="en-GB"/>
          </w:rPr>
          <w:delText>.</w:delText>
        </w:r>
      </w:del>
      <w:r w:rsidR="00C72525" w:rsidRPr="002E20A3">
        <w:rPr>
          <w:rFonts w:cstheme="minorHAnsi"/>
          <w:i/>
          <w:iCs/>
          <w:lang w:val="en-GB"/>
        </w:rPr>
        <w:t xml:space="preserve">” </w:t>
      </w:r>
    </w:p>
    <w:p w14:paraId="4455FD86" w14:textId="41FE9798" w:rsidR="00BF6C26" w:rsidRPr="002E20A3" w:rsidRDefault="00C72525" w:rsidP="00DC34BB">
      <w:pPr>
        <w:ind w:left="708"/>
        <w:rPr>
          <w:rFonts w:cstheme="minorHAnsi"/>
          <w:lang w:val="en-GB"/>
        </w:rPr>
      </w:pPr>
      <w:r w:rsidRPr="002E20A3">
        <w:rPr>
          <w:rFonts w:cstheme="minorHAnsi"/>
          <w:lang w:val="en-GB"/>
        </w:rPr>
        <w:t>United Nations</w:t>
      </w:r>
      <w:ins w:id="1618" w:author="Author" w:date="2023-04-12T12:19:00Z">
        <w:r w:rsidR="000F4387">
          <w:rPr>
            <w:rFonts w:cstheme="minorHAnsi"/>
            <w:lang w:val="en-GB"/>
          </w:rPr>
          <w:t>,</w:t>
        </w:r>
      </w:ins>
      <w:del w:id="1619" w:author="Author" w:date="2023-04-12T12:19:00Z">
        <w:r w:rsidRPr="002E20A3" w:rsidDel="000F4387">
          <w:rPr>
            <w:rFonts w:cstheme="minorHAnsi"/>
            <w:lang w:val="en-GB"/>
          </w:rPr>
          <w:delText>.</w:delText>
        </w:r>
      </w:del>
      <w:r w:rsidRPr="002E20A3">
        <w:rPr>
          <w:rFonts w:cstheme="minorHAnsi"/>
          <w:lang w:val="en-GB"/>
        </w:rPr>
        <w:t xml:space="preserve"> “Action for Peacekeeping+ Priorities for 2021-2023</w:t>
      </w:r>
      <w:ins w:id="1620" w:author="Author" w:date="2023-04-12T12:19:00Z">
        <w:r w:rsidR="000F4387">
          <w:rPr>
            <w:rFonts w:cstheme="minorHAnsi"/>
            <w:lang w:val="en-GB"/>
          </w:rPr>
          <w:t>”,</w:t>
        </w:r>
      </w:ins>
      <w:del w:id="1621" w:author="Author" w:date="2023-04-12T12:19:00Z">
        <w:r w:rsidRPr="002E20A3" w:rsidDel="000F4387">
          <w:rPr>
            <w:rFonts w:cstheme="minorHAnsi"/>
            <w:lang w:val="en-GB"/>
          </w:rPr>
          <w:delText>.</w:delText>
        </w:r>
      </w:del>
      <w:r w:rsidRPr="002E20A3">
        <w:rPr>
          <w:rFonts w:cstheme="minorHAnsi"/>
          <w:lang w:val="en-GB"/>
        </w:rPr>
        <w:t xml:space="preserve"> </w:t>
      </w:r>
      <w:del w:id="1622" w:author="Author" w:date="2023-04-12T12:19:00Z">
        <w:r w:rsidRPr="002E20A3" w:rsidDel="000F4387">
          <w:rPr>
            <w:rFonts w:cstheme="minorHAnsi"/>
            <w:lang w:val="en-GB"/>
          </w:rPr>
          <w:delText>B</w:delText>
        </w:r>
      </w:del>
      <w:ins w:id="1623" w:author="Author" w:date="2023-04-12T12:19:00Z">
        <w:r w:rsidR="000F4387">
          <w:rPr>
            <w:rFonts w:cstheme="minorHAnsi"/>
            <w:lang w:val="en-GB"/>
          </w:rPr>
          <w:t>b</w:t>
        </w:r>
      </w:ins>
      <w:r w:rsidRPr="002E20A3">
        <w:rPr>
          <w:rFonts w:cstheme="minorHAnsi"/>
          <w:lang w:val="en-GB"/>
        </w:rPr>
        <w:t xml:space="preserve">ackground </w:t>
      </w:r>
      <w:del w:id="1624" w:author="Author" w:date="2023-04-12T12:19:00Z">
        <w:r w:rsidRPr="002E20A3" w:rsidDel="000F4387">
          <w:rPr>
            <w:rFonts w:cstheme="minorHAnsi"/>
            <w:lang w:val="en-GB"/>
          </w:rPr>
          <w:delText>p</w:delText>
        </w:r>
      </w:del>
      <w:ins w:id="1625" w:author="Author" w:date="2023-04-12T12:19:00Z">
        <w:r w:rsidR="000F4387">
          <w:rPr>
            <w:rFonts w:cstheme="minorHAnsi"/>
            <w:lang w:val="en-GB"/>
          </w:rPr>
          <w:t>p</w:t>
        </w:r>
      </w:ins>
      <w:r w:rsidRPr="002E20A3">
        <w:rPr>
          <w:rFonts w:cstheme="minorHAnsi"/>
          <w:lang w:val="en-GB"/>
        </w:rPr>
        <w:t>aper</w:t>
      </w:r>
      <w:ins w:id="1626" w:author="Author" w:date="2023-04-12T12:19:00Z">
        <w:r w:rsidR="000F4387">
          <w:rPr>
            <w:rFonts w:cstheme="minorHAnsi"/>
            <w:lang w:val="en-GB"/>
          </w:rPr>
          <w:t>,</w:t>
        </w:r>
      </w:ins>
      <w:del w:id="1627" w:author="Author" w:date="2023-04-12T12:19:00Z">
        <w:r w:rsidR="002E20A3" w:rsidRPr="002E20A3" w:rsidDel="000F4387">
          <w:rPr>
            <w:rFonts w:cstheme="minorHAnsi"/>
            <w:lang w:val="en-GB"/>
          </w:rPr>
          <w:delText>.”</w:delText>
        </w:r>
      </w:del>
      <w:r w:rsidRPr="002E20A3">
        <w:rPr>
          <w:rFonts w:cstheme="minorHAnsi"/>
          <w:lang w:val="en-GB"/>
        </w:rPr>
        <w:t xml:space="preserve"> </w:t>
      </w:r>
      <w:del w:id="1628" w:author="Author" w:date="2023-04-12T12:19:00Z">
        <w:r w:rsidRPr="002E20A3" w:rsidDel="000F4387">
          <w:rPr>
            <w:rFonts w:cstheme="minorHAnsi"/>
            <w:lang w:val="en-GB"/>
          </w:rPr>
          <w:delText>P</w:delText>
        </w:r>
      </w:del>
      <w:ins w:id="1629" w:author="Author" w:date="2023-04-12T12:19:00Z">
        <w:r w:rsidR="000F4387">
          <w:rPr>
            <w:rFonts w:cstheme="minorHAnsi"/>
            <w:lang w:val="en-GB"/>
          </w:rPr>
          <w:t>p</w:t>
        </w:r>
      </w:ins>
      <w:r w:rsidRPr="002E20A3">
        <w:rPr>
          <w:rFonts w:cstheme="minorHAnsi"/>
          <w:lang w:val="en-GB"/>
        </w:rPr>
        <w:t xml:space="preserve">.4. </w:t>
      </w:r>
    </w:p>
    <w:p w14:paraId="34FFD646" w14:textId="77777777" w:rsidR="00BF6C26" w:rsidRPr="002E20A3" w:rsidRDefault="00BF6C26">
      <w:pPr>
        <w:rPr>
          <w:rFonts w:cstheme="minorHAnsi"/>
          <w:lang w:val="en-GB"/>
        </w:rPr>
      </w:pPr>
      <w:r w:rsidRPr="002E20A3">
        <w:rPr>
          <w:rFonts w:cstheme="minorHAnsi"/>
          <w:lang w:val="en-GB"/>
        </w:rPr>
        <w:br w:type="page"/>
      </w:r>
    </w:p>
    <w:p w14:paraId="22E062CE" w14:textId="07AFD680" w:rsidR="00C72525" w:rsidRDefault="00C72525" w:rsidP="00DC34BB">
      <w:pPr>
        <w:pStyle w:val="Heading3"/>
        <w:rPr>
          <w:lang w:val="en-GB"/>
        </w:rPr>
      </w:pPr>
      <w:r w:rsidRPr="002E20A3">
        <w:rPr>
          <w:lang w:val="en-GB"/>
        </w:rPr>
        <w:lastRenderedPageBreak/>
        <w:t>RESOURCE MATERIAL</w:t>
      </w:r>
      <w:ins w:id="1630" w:author="Author" w:date="2023-04-14T10:23:00Z">
        <w:r w:rsidR="00111C6D">
          <w:rPr>
            <w:lang w:val="en-GB"/>
          </w:rPr>
          <w:t>S</w:t>
        </w:r>
      </w:ins>
      <w:r w:rsidRPr="002E20A3">
        <w:rPr>
          <w:lang w:val="en-GB"/>
        </w:rPr>
        <w:t xml:space="preserve"> </w:t>
      </w:r>
    </w:p>
    <w:p w14:paraId="54C2C41A" w14:textId="77777777" w:rsidR="009A1F6D" w:rsidRPr="009A1F6D" w:rsidRDefault="009A1F6D" w:rsidP="009A1F6D">
      <w:pPr>
        <w:spacing w:after="0"/>
        <w:rPr>
          <w:lang w:val="en-GB"/>
        </w:rPr>
      </w:pPr>
    </w:p>
    <w:p w14:paraId="4D78BAD2" w14:textId="64F9B138" w:rsidR="00AD1220" w:rsidRPr="00FB08E8" w:rsidRDefault="00AD1220" w:rsidP="00C72525">
      <w:pPr>
        <w:rPr>
          <w:rFonts w:cstheme="minorHAnsi"/>
          <w:rPrChange w:id="1631" w:author="Author" w:date="2023-04-13T09:58:00Z">
            <w:rPr>
              <w:rFonts w:cstheme="minorHAnsi"/>
              <w:lang w:val="en-GB"/>
            </w:rPr>
          </w:rPrChange>
        </w:rPr>
      </w:pPr>
      <w:bookmarkStart w:id="1632" w:name="_Hlk98393648"/>
      <w:r w:rsidRPr="002E20A3">
        <w:rPr>
          <w:rFonts w:cstheme="minorHAnsi"/>
          <w:lang w:val="en-GB"/>
        </w:rPr>
        <w:t>United Nations</w:t>
      </w:r>
      <w:ins w:id="1633" w:author="Author" w:date="2023-04-12T12:34:00Z">
        <w:r w:rsidR="00CA7CCC">
          <w:rPr>
            <w:rFonts w:cstheme="minorHAnsi"/>
            <w:lang w:val="en-GB"/>
          </w:rPr>
          <w:t>,</w:t>
        </w:r>
      </w:ins>
      <w:r w:rsidRPr="002E20A3">
        <w:rPr>
          <w:rFonts w:cstheme="minorHAnsi"/>
          <w:lang w:val="en-GB"/>
        </w:rPr>
        <w:t xml:space="preserve"> Department of Peace Operations</w:t>
      </w:r>
      <w:ins w:id="1634" w:author="Author" w:date="2023-04-12T12:42:00Z">
        <w:r w:rsidR="001875BD">
          <w:rPr>
            <w:rFonts w:cstheme="minorHAnsi"/>
            <w:lang w:val="en-GB"/>
          </w:rPr>
          <w:t>,</w:t>
        </w:r>
      </w:ins>
      <w:del w:id="1635" w:author="Author" w:date="2023-04-12T12:42:00Z">
        <w:r w:rsidRPr="002E20A3" w:rsidDel="001875BD">
          <w:rPr>
            <w:rFonts w:cstheme="minorHAnsi"/>
            <w:lang w:val="en-GB"/>
          </w:rPr>
          <w:delText>.</w:delText>
        </w:r>
      </w:del>
      <w:r w:rsidRPr="002E20A3">
        <w:rPr>
          <w:rFonts w:cstheme="minorHAnsi"/>
          <w:lang w:val="en-GB"/>
        </w:rPr>
        <w:t xml:space="preserve"> </w:t>
      </w:r>
      <w:del w:id="1636" w:author="Author" w:date="2023-04-12T12:42:00Z">
        <w:r w:rsidRPr="002E20A3" w:rsidDel="001875BD">
          <w:rPr>
            <w:rFonts w:cstheme="minorHAnsi"/>
            <w:lang w:val="en-GB"/>
          </w:rPr>
          <w:delText>“</w:delText>
        </w:r>
      </w:del>
      <w:r w:rsidRPr="001875BD">
        <w:rPr>
          <w:rFonts w:cstheme="minorHAnsi"/>
          <w:i/>
          <w:iCs/>
          <w:lang w:val="en-GB"/>
          <w:rPrChange w:id="1637" w:author="Author" w:date="2023-04-12T12:42:00Z">
            <w:rPr>
              <w:rFonts w:cstheme="minorHAnsi"/>
              <w:lang w:val="en-GB"/>
            </w:rPr>
          </w:rPrChange>
        </w:rPr>
        <w:t>Gender Equality and Women, Peace and Security</w:t>
      </w:r>
      <w:ins w:id="1638" w:author="Author" w:date="2023-04-12T12:42:00Z">
        <w:r w:rsidR="001875BD" w:rsidRPr="001875BD">
          <w:rPr>
            <w:rFonts w:cstheme="minorHAnsi"/>
            <w:lang w:val="en-GB"/>
            <w:rPrChange w:id="1639" w:author="Author" w:date="2023-04-12T12:42:00Z">
              <w:rPr>
                <w:rFonts w:cstheme="minorHAnsi"/>
                <w:i/>
                <w:iCs/>
                <w:lang w:val="en-GB"/>
              </w:rPr>
            </w:rPrChange>
          </w:rPr>
          <w:t>,</w:t>
        </w:r>
      </w:ins>
      <w:r w:rsidRPr="001875BD">
        <w:rPr>
          <w:rFonts w:cstheme="minorHAnsi"/>
          <w:lang w:val="en-GB"/>
        </w:rPr>
        <w:t xml:space="preserve"> </w:t>
      </w:r>
      <w:del w:id="1640" w:author="Author" w:date="2023-04-12T12:37:00Z">
        <w:r w:rsidRPr="002E20A3" w:rsidDel="00CA7CCC">
          <w:rPr>
            <w:rFonts w:cstheme="minorHAnsi"/>
            <w:lang w:val="en-GB"/>
          </w:rPr>
          <w:delText>R</w:delText>
        </w:r>
      </w:del>
      <w:ins w:id="1641" w:author="Author" w:date="2023-04-12T12:37:00Z">
        <w:r w:rsidR="00CA7CCC">
          <w:rPr>
            <w:rFonts w:cstheme="minorHAnsi"/>
            <w:lang w:val="en-GB"/>
          </w:rPr>
          <w:t>r</w:t>
        </w:r>
      </w:ins>
      <w:r w:rsidRPr="002E20A3">
        <w:rPr>
          <w:rFonts w:cstheme="minorHAnsi"/>
          <w:lang w:val="en-GB"/>
        </w:rPr>
        <w:t xml:space="preserve">esource </w:t>
      </w:r>
      <w:del w:id="1642" w:author="Author" w:date="2023-04-12T12:37:00Z">
        <w:r w:rsidRPr="002E20A3" w:rsidDel="00CA7CCC">
          <w:rPr>
            <w:rFonts w:cstheme="minorHAnsi"/>
            <w:lang w:val="en-GB"/>
          </w:rPr>
          <w:delText>P</w:delText>
        </w:r>
      </w:del>
      <w:ins w:id="1643" w:author="Author" w:date="2023-04-12T12:37:00Z">
        <w:r w:rsidR="00CA7CCC">
          <w:rPr>
            <w:rFonts w:cstheme="minorHAnsi"/>
            <w:lang w:val="en-GB"/>
          </w:rPr>
          <w:t>p</w:t>
        </w:r>
      </w:ins>
      <w:r w:rsidRPr="002E20A3">
        <w:rPr>
          <w:rFonts w:cstheme="minorHAnsi"/>
          <w:lang w:val="en-GB"/>
        </w:rPr>
        <w:t>ackage</w:t>
      </w:r>
      <w:ins w:id="1644" w:author="Author" w:date="2023-04-12T12:37:00Z">
        <w:r w:rsidR="00CA7CCC">
          <w:rPr>
            <w:rFonts w:cstheme="minorHAnsi"/>
            <w:lang w:val="en-GB"/>
          </w:rPr>
          <w:t>,</w:t>
        </w:r>
      </w:ins>
      <w:del w:id="1645" w:author="Author" w:date="2023-04-12T12:37:00Z">
        <w:r w:rsidR="002E20A3" w:rsidRPr="002E20A3" w:rsidDel="00CA7CCC">
          <w:rPr>
            <w:rFonts w:cstheme="minorHAnsi"/>
            <w:lang w:val="en-GB"/>
          </w:rPr>
          <w:delText>.”</w:delText>
        </w:r>
      </w:del>
      <w:r w:rsidRPr="002E20A3">
        <w:rPr>
          <w:rFonts w:cstheme="minorHAnsi"/>
          <w:lang w:val="en-GB"/>
        </w:rPr>
        <w:t xml:space="preserve"> January</w:t>
      </w:r>
      <w:del w:id="1646" w:author="Author" w:date="2023-04-12T12:37:00Z">
        <w:r w:rsidRPr="002E20A3" w:rsidDel="00CA7CCC">
          <w:rPr>
            <w:rFonts w:cstheme="minorHAnsi"/>
            <w:lang w:val="en-GB"/>
          </w:rPr>
          <w:delText>,</w:delText>
        </w:r>
      </w:del>
      <w:r w:rsidRPr="002E20A3">
        <w:rPr>
          <w:rFonts w:cstheme="minorHAnsi"/>
          <w:lang w:val="en-GB"/>
        </w:rPr>
        <w:t xml:space="preserve"> 2020. </w:t>
      </w:r>
      <w:r w:rsidR="009353D5">
        <w:fldChar w:fldCharType="begin"/>
      </w:r>
      <w:r w:rsidR="009353D5" w:rsidRPr="002D2079">
        <w:rPr>
          <w:lang w:val="en-US"/>
          <w:rPrChange w:id="1647" w:author="Author" w:date="2023-02-17T10:31:00Z">
            <w:rPr/>
          </w:rPrChange>
        </w:rPr>
        <w:instrText xml:space="preserve"> HYPERLINK "https://peacekeeping.un.org/sites/default/files/gewps19_respack_v7_eng_digital.pdf" </w:instrText>
      </w:r>
      <w:r w:rsidR="009353D5">
        <w:fldChar w:fldCharType="separate"/>
      </w:r>
      <w:r w:rsidRPr="00FB08E8">
        <w:rPr>
          <w:rStyle w:val="Hyperlink"/>
          <w:rFonts w:cstheme="minorHAnsi"/>
          <w:rPrChange w:id="1648" w:author="Author" w:date="2023-04-13T09:58:00Z">
            <w:rPr>
              <w:rStyle w:val="Hyperlink"/>
              <w:rFonts w:cstheme="minorHAnsi"/>
              <w:lang w:val="en-GB"/>
            </w:rPr>
          </w:rPrChange>
        </w:rPr>
        <w:t>https://peacekeeping.un.org/sites/default/files/gewps19_respack_v7_eng_digital.pdf</w:t>
      </w:r>
      <w:r w:rsidR="009353D5">
        <w:rPr>
          <w:rStyle w:val="Hyperlink"/>
          <w:rFonts w:cstheme="minorHAnsi"/>
          <w:lang w:val="en-GB"/>
        </w:rPr>
        <w:fldChar w:fldCharType="end"/>
      </w:r>
      <w:r w:rsidRPr="00FB08E8">
        <w:rPr>
          <w:rFonts w:cstheme="minorHAnsi"/>
          <w:rPrChange w:id="1649" w:author="Author" w:date="2023-04-13T09:58:00Z">
            <w:rPr>
              <w:rFonts w:cstheme="minorHAnsi"/>
              <w:lang w:val="en-GB"/>
            </w:rPr>
          </w:rPrChange>
        </w:rPr>
        <w:t xml:space="preserve"> </w:t>
      </w:r>
    </w:p>
    <w:bookmarkEnd w:id="1632"/>
    <w:p w14:paraId="2BA3D811" w14:textId="365B0442" w:rsidR="00AD1220" w:rsidRPr="00FB08E8" w:rsidRDefault="00AD1220" w:rsidP="00075391">
      <w:pPr>
        <w:rPr>
          <w:rPrChange w:id="1650" w:author="Author" w:date="2023-04-13T09:58:00Z">
            <w:rPr>
              <w:lang w:val="en-GB"/>
            </w:rPr>
          </w:rPrChange>
        </w:rPr>
      </w:pPr>
      <w:r w:rsidRPr="002E20A3">
        <w:rPr>
          <w:lang w:val="en-GB"/>
        </w:rPr>
        <w:t>United Nations</w:t>
      </w:r>
      <w:ins w:id="1651" w:author="Author" w:date="2023-04-12T12:37:00Z">
        <w:r w:rsidR="00CA7CCC">
          <w:rPr>
            <w:lang w:val="en-GB"/>
          </w:rPr>
          <w:t>,</w:t>
        </w:r>
      </w:ins>
      <w:r w:rsidRPr="002E20A3">
        <w:rPr>
          <w:lang w:val="en-GB"/>
        </w:rPr>
        <w:t xml:space="preserve"> Department of Peace Operations</w:t>
      </w:r>
      <w:ins w:id="1652" w:author="Author" w:date="2023-04-12T12:42:00Z">
        <w:r w:rsidR="001875BD">
          <w:rPr>
            <w:lang w:val="en-GB"/>
          </w:rPr>
          <w:t>,</w:t>
        </w:r>
      </w:ins>
      <w:del w:id="1653" w:author="Author" w:date="2023-04-12T12:42:00Z">
        <w:r w:rsidRPr="002E20A3" w:rsidDel="001875BD">
          <w:rPr>
            <w:lang w:val="en-GB"/>
          </w:rPr>
          <w:delText>.</w:delText>
        </w:r>
      </w:del>
      <w:r w:rsidRPr="002E20A3">
        <w:rPr>
          <w:lang w:val="en-GB"/>
        </w:rPr>
        <w:t xml:space="preserve"> </w:t>
      </w:r>
      <w:del w:id="1654" w:author="Author" w:date="2023-04-12T12:42:00Z">
        <w:r w:rsidRPr="002E20A3" w:rsidDel="001875BD">
          <w:rPr>
            <w:lang w:val="en-GB"/>
          </w:rPr>
          <w:delText>“</w:delText>
        </w:r>
      </w:del>
      <w:r w:rsidRPr="001875BD">
        <w:rPr>
          <w:i/>
          <w:iCs/>
          <w:lang w:val="en-GB"/>
          <w:rPrChange w:id="1655" w:author="Author" w:date="2023-04-12T12:42:00Z">
            <w:rPr>
              <w:lang w:val="en-GB"/>
            </w:rPr>
          </w:rPrChange>
        </w:rPr>
        <w:t>The Protection of Civilians in United Nations Peacekeeping</w:t>
      </w:r>
      <w:ins w:id="1656" w:author="Author" w:date="2023-04-12T12:38:00Z">
        <w:r w:rsidR="00CA7CCC">
          <w:rPr>
            <w:lang w:val="en-GB"/>
          </w:rPr>
          <w:t>,</w:t>
        </w:r>
      </w:ins>
      <w:del w:id="1657" w:author="Author" w:date="2023-04-12T12:38:00Z">
        <w:r w:rsidRPr="002E20A3" w:rsidDel="00CA7CCC">
          <w:rPr>
            <w:lang w:val="en-GB"/>
          </w:rPr>
          <w:delText>.</w:delText>
        </w:r>
      </w:del>
      <w:r w:rsidRPr="002E20A3">
        <w:rPr>
          <w:lang w:val="en-GB"/>
        </w:rPr>
        <w:t xml:space="preserve"> </w:t>
      </w:r>
      <w:del w:id="1658" w:author="Author" w:date="2023-04-12T12:39:00Z">
        <w:r w:rsidRPr="002E20A3" w:rsidDel="00CA7CCC">
          <w:rPr>
            <w:lang w:val="en-GB"/>
          </w:rPr>
          <w:delText>H</w:delText>
        </w:r>
      </w:del>
      <w:ins w:id="1659" w:author="Author" w:date="2023-04-12T12:39:00Z">
        <w:r w:rsidR="00CA7CCC">
          <w:rPr>
            <w:lang w:val="en-GB"/>
          </w:rPr>
          <w:t>h</w:t>
        </w:r>
      </w:ins>
      <w:r w:rsidRPr="002E20A3">
        <w:rPr>
          <w:lang w:val="en-GB"/>
        </w:rPr>
        <w:t>andbook</w:t>
      </w:r>
      <w:ins w:id="1660" w:author="Author" w:date="2023-04-12T12:38:00Z">
        <w:r w:rsidR="00CA7CCC">
          <w:rPr>
            <w:lang w:val="en-GB"/>
          </w:rPr>
          <w:t>.</w:t>
        </w:r>
      </w:ins>
      <w:del w:id="1661" w:author="Author" w:date="2023-04-12T12:38:00Z">
        <w:r w:rsidR="002E20A3" w:rsidRPr="002E20A3" w:rsidDel="00CA7CCC">
          <w:rPr>
            <w:lang w:val="en-GB"/>
          </w:rPr>
          <w:delText>.”</w:delText>
        </w:r>
      </w:del>
      <w:r w:rsidRPr="002E20A3">
        <w:rPr>
          <w:lang w:val="en-GB"/>
        </w:rPr>
        <w:t xml:space="preserve"> 2020. </w:t>
      </w:r>
      <w:r w:rsidR="009353D5">
        <w:fldChar w:fldCharType="begin"/>
      </w:r>
      <w:r w:rsidR="009353D5" w:rsidRPr="002D2079">
        <w:rPr>
          <w:lang w:val="en-US"/>
          <w:rPrChange w:id="1662" w:author="Author" w:date="2023-02-17T10:31:00Z">
            <w:rPr/>
          </w:rPrChange>
        </w:rPr>
        <w:instrText xml:space="preserve"> HYPERLINK "https://peacekeeping.un.org/sites/default/files/dpo_poc_handbook_final_as_printed.pdf" </w:instrText>
      </w:r>
      <w:r w:rsidR="009353D5">
        <w:fldChar w:fldCharType="separate"/>
      </w:r>
      <w:r w:rsidRPr="00FB08E8">
        <w:rPr>
          <w:rStyle w:val="Hyperlink"/>
          <w:rPrChange w:id="1663" w:author="Author" w:date="2023-04-13T09:58:00Z">
            <w:rPr>
              <w:rStyle w:val="Hyperlink"/>
              <w:lang w:val="en-GB"/>
            </w:rPr>
          </w:rPrChange>
        </w:rPr>
        <w:t>https://peacekeeping.un.org/sites/default/files/dpo_poc_handbook_final_as_printed.pdf</w:t>
      </w:r>
      <w:r w:rsidR="009353D5">
        <w:rPr>
          <w:rStyle w:val="Hyperlink"/>
          <w:lang w:val="en-GB"/>
        </w:rPr>
        <w:fldChar w:fldCharType="end"/>
      </w:r>
      <w:r w:rsidRPr="00FB08E8">
        <w:rPr>
          <w:rPrChange w:id="1664" w:author="Author" w:date="2023-04-13T09:58:00Z">
            <w:rPr>
              <w:lang w:val="en-GB"/>
            </w:rPr>
          </w:rPrChange>
        </w:rPr>
        <w:t xml:space="preserve"> </w:t>
      </w:r>
    </w:p>
    <w:p w14:paraId="47A4CC7B" w14:textId="6D912EDF" w:rsidR="00AD1220" w:rsidRPr="00FB08E8" w:rsidRDefault="00AD1220" w:rsidP="007D3DDB">
      <w:pPr>
        <w:rPr>
          <w:rStyle w:val="Hyperlink"/>
          <w:rFonts w:cstheme="minorHAnsi"/>
          <w:rPrChange w:id="1665" w:author="Author" w:date="2023-04-13T09:58:00Z">
            <w:rPr>
              <w:rStyle w:val="Hyperlink"/>
              <w:rFonts w:cstheme="minorHAnsi"/>
              <w:lang w:val="en-GB"/>
            </w:rPr>
          </w:rPrChange>
        </w:rPr>
      </w:pPr>
      <w:r w:rsidRPr="002E20A3">
        <w:rPr>
          <w:rFonts w:cstheme="minorHAnsi"/>
          <w:color w:val="333333"/>
          <w:lang w:val="en-GB"/>
        </w:rPr>
        <w:t>United Nations</w:t>
      </w:r>
      <w:ins w:id="1666" w:author="Author" w:date="2023-04-12T12:40:00Z">
        <w:r w:rsidR="00CA7CCC">
          <w:rPr>
            <w:rFonts w:cstheme="minorHAnsi"/>
            <w:color w:val="333333"/>
            <w:lang w:val="en-GB"/>
          </w:rPr>
          <w:t>,</w:t>
        </w:r>
      </w:ins>
      <w:r w:rsidRPr="002E20A3">
        <w:rPr>
          <w:rFonts w:cstheme="minorHAnsi"/>
          <w:color w:val="333333"/>
          <w:lang w:val="en-GB"/>
        </w:rPr>
        <w:t xml:space="preserve"> Department of Peace Operations</w:t>
      </w:r>
      <w:ins w:id="1667" w:author="Author" w:date="2023-04-12T12:42:00Z">
        <w:r w:rsidR="001875BD">
          <w:rPr>
            <w:rFonts w:cstheme="minorHAnsi"/>
            <w:color w:val="333333"/>
            <w:lang w:val="en-GB"/>
          </w:rPr>
          <w:t>,</w:t>
        </w:r>
      </w:ins>
      <w:del w:id="1668" w:author="Author" w:date="2023-04-12T12:42:00Z">
        <w:r w:rsidRPr="002E20A3" w:rsidDel="001875BD">
          <w:rPr>
            <w:rFonts w:cstheme="minorHAnsi"/>
            <w:color w:val="333333"/>
            <w:lang w:val="en-GB"/>
          </w:rPr>
          <w:delText>.</w:delText>
        </w:r>
      </w:del>
      <w:r w:rsidRPr="002E20A3">
        <w:rPr>
          <w:rFonts w:cstheme="minorHAnsi"/>
          <w:color w:val="333333"/>
          <w:lang w:val="en-GB"/>
        </w:rPr>
        <w:t xml:space="preserve"> “Uniformed Gender Parity Strategy 2018</w:t>
      </w:r>
      <w:del w:id="1669" w:author="Author" w:date="2023-04-12T12:40:00Z">
        <w:r w:rsidRPr="002E20A3" w:rsidDel="00CA7CCC">
          <w:rPr>
            <w:rFonts w:cstheme="minorHAnsi"/>
            <w:color w:val="333333"/>
            <w:lang w:val="en-GB"/>
          </w:rPr>
          <w:delText>-</w:delText>
        </w:r>
      </w:del>
      <w:ins w:id="1670" w:author="Author" w:date="2023-04-12T12:40:00Z">
        <w:r w:rsidR="00CA7CCC" w:rsidRPr="00CA7CCC">
          <w:rPr>
            <w:rFonts w:cstheme="minorHAnsi"/>
            <w:color w:val="333333"/>
            <w:lang w:val="en-GB"/>
          </w:rPr>
          <w:t>–</w:t>
        </w:r>
      </w:ins>
      <w:r w:rsidRPr="002E20A3">
        <w:rPr>
          <w:rFonts w:cstheme="minorHAnsi"/>
          <w:color w:val="333333"/>
          <w:lang w:val="en-GB"/>
        </w:rPr>
        <w:t>2028</w:t>
      </w:r>
      <w:del w:id="1671" w:author="Author" w:date="2023-04-12T12:40:00Z">
        <w:r w:rsidR="002E20A3" w:rsidRPr="002E20A3" w:rsidDel="00CA7CCC">
          <w:rPr>
            <w:rFonts w:cstheme="minorHAnsi"/>
            <w:color w:val="333333"/>
            <w:lang w:val="en-GB"/>
          </w:rPr>
          <w:delText>.</w:delText>
        </w:r>
      </w:del>
      <w:r w:rsidR="002E20A3" w:rsidRPr="002E20A3">
        <w:rPr>
          <w:rFonts w:cstheme="minorHAnsi"/>
          <w:color w:val="333333"/>
          <w:lang w:val="en-GB"/>
        </w:rPr>
        <w:t>”</w:t>
      </w:r>
      <w:ins w:id="1672" w:author="Author" w:date="2023-04-12T12:40:00Z">
        <w:r w:rsidR="00CA7CCC">
          <w:rPr>
            <w:rFonts w:cstheme="minorHAnsi"/>
            <w:color w:val="333333"/>
            <w:lang w:val="en-GB"/>
          </w:rPr>
          <w:t>,</w:t>
        </w:r>
      </w:ins>
      <w:r w:rsidRPr="002E20A3">
        <w:rPr>
          <w:rFonts w:cstheme="minorHAnsi"/>
          <w:color w:val="333333"/>
          <w:lang w:val="en-GB"/>
        </w:rPr>
        <w:t xml:space="preserve"> 2018. </w:t>
      </w:r>
      <w:r w:rsidR="009353D5">
        <w:fldChar w:fldCharType="begin"/>
      </w:r>
      <w:r w:rsidR="009353D5" w:rsidRPr="002D2079">
        <w:rPr>
          <w:lang w:val="en-US"/>
          <w:rPrChange w:id="1673" w:author="Author" w:date="2023-02-17T10:31:00Z">
            <w:rPr/>
          </w:rPrChange>
        </w:rPr>
        <w:instrText xml:space="preserve"> HYPERLINK "https://peacekeeping.un.org/sites/default/files/uniformed-gender-parity-2018-2028.pdf" </w:instrText>
      </w:r>
      <w:r w:rsidR="009353D5">
        <w:fldChar w:fldCharType="separate"/>
      </w:r>
      <w:r w:rsidRPr="00FB08E8">
        <w:rPr>
          <w:rStyle w:val="Hyperlink"/>
          <w:rFonts w:cstheme="minorHAnsi"/>
          <w:rPrChange w:id="1674" w:author="Author" w:date="2023-04-13T09:58:00Z">
            <w:rPr>
              <w:rStyle w:val="Hyperlink"/>
              <w:rFonts w:cstheme="minorHAnsi"/>
              <w:lang w:val="en-GB"/>
            </w:rPr>
          </w:rPrChange>
        </w:rPr>
        <w:t>https://peacekeeping.un.org/sites/default/files/uniformed-gender-parity-2018-2028.pdf</w:t>
      </w:r>
      <w:r w:rsidR="009353D5">
        <w:rPr>
          <w:rStyle w:val="Hyperlink"/>
          <w:rFonts w:cstheme="minorHAnsi"/>
          <w:lang w:val="en-GB"/>
        </w:rPr>
        <w:fldChar w:fldCharType="end"/>
      </w:r>
      <w:r w:rsidRPr="00FB08E8">
        <w:rPr>
          <w:rStyle w:val="Hyperlink"/>
          <w:rFonts w:cstheme="minorHAnsi"/>
          <w:rPrChange w:id="1675" w:author="Author" w:date="2023-04-13T09:58:00Z">
            <w:rPr>
              <w:rStyle w:val="Hyperlink"/>
              <w:rFonts w:cstheme="minorHAnsi"/>
              <w:lang w:val="en-GB"/>
            </w:rPr>
          </w:rPrChange>
        </w:rPr>
        <w:t xml:space="preserve"> </w:t>
      </w:r>
    </w:p>
    <w:p w14:paraId="18456F64" w14:textId="0494D4C5" w:rsidR="00AD1220" w:rsidRPr="00FB08E8" w:rsidRDefault="00AD1220" w:rsidP="00C72525">
      <w:pPr>
        <w:rPr>
          <w:rFonts w:cstheme="minorHAnsi"/>
          <w:rPrChange w:id="1676" w:author="Author" w:date="2023-04-13T09:58:00Z">
            <w:rPr>
              <w:rFonts w:cstheme="minorHAnsi"/>
              <w:lang w:val="en-GB"/>
            </w:rPr>
          </w:rPrChange>
        </w:rPr>
      </w:pPr>
      <w:r w:rsidRPr="002E20A3">
        <w:rPr>
          <w:rFonts w:cstheme="minorHAnsi"/>
          <w:lang w:val="en-GB"/>
        </w:rPr>
        <w:t>United Nations</w:t>
      </w:r>
      <w:ins w:id="1677" w:author="Author" w:date="2023-04-12T12:41:00Z">
        <w:r w:rsidR="00CA7CCC">
          <w:rPr>
            <w:rFonts w:cstheme="minorHAnsi"/>
            <w:lang w:val="en-GB"/>
          </w:rPr>
          <w:t>,</w:t>
        </w:r>
      </w:ins>
      <w:r w:rsidRPr="002E20A3">
        <w:rPr>
          <w:rFonts w:cstheme="minorHAnsi"/>
          <w:lang w:val="en-GB"/>
        </w:rPr>
        <w:t xml:space="preserve"> Department of Peace Operations</w:t>
      </w:r>
      <w:ins w:id="1678" w:author="Author" w:date="2023-04-12T12:42:00Z">
        <w:r w:rsidR="001875BD">
          <w:rPr>
            <w:rFonts w:cstheme="minorHAnsi"/>
            <w:lang w:val="en-GB"/>
          </w:rPr>
          <w:t>,</w:t>
        </w:r>
      </w:ins>
      <w:del w:id="1679" w:author="Author" w:date="2023-04-12T12:42:00Z">
        <w:r w:rsidRPr="002E20A3" w:rsidDel="001875BD">
          <w:rPr>
            <w:rFonts w:cstheme="minorHAnsi"/>
            <w:lang w:val="en-GB"/>
          </w:rPr>
          <w:delText>.</w:delText>
        </w:r>
      </w:del>
      <w:r w:rsidRPr="002E20A3">
        <w:rPr>
          <w:rFonts w:cstheme="minorHAnsi"/>
          <w:lang w:val="en-GB"/>
        </w:rPr>
        <w:t xml:space="preserve"> </w:t>
      </w:r>
      <w:del w:id="1680" w:author="Author" w:date="2023-04-12T12:42:00Z">
        <w:r w:rsidRPr="002E20A3" w:rsidDel="001875BD">
          <w:rPr>
            <w:rFonts w:cstheme="minorHAnsi"/>
            <w:lang w:val="en-GB"/>
          </w:rPr>
          <w:delText>“</w:delText>
        </w:r>
      </w:del>
      <w:r w:rsidRPr="001875BD">
        <w:rPr>
          <w:rFonts w:cstheme="minorHAnsi"/>
          <w:i/>
          <w:iCs/>
          <w:lang w:val="en-GB"/>
          <w:rPrChange w:id="1681" w:author="Author" w:date="2023-04-12T12:43:00Z">
            <w:rPr>
              <w:rFonts w:cstheme="minorHAnsi"/>
              <w:lang w:val="en-GB"/>
            </w:rPr>
          </w:rPrChange>
        </w:rPr>
        <w:t>United Nations Infantry Battalion Manual</w:t>
      </w:r>
      <w:ins w:id="1682" w:author="Author" w:date="2023-04-12T12:43:00Z">
        <w:r w:rsidR="001875BD" w:rsidRPr="001875BD">
          <w:rPr>
            <w:rFonts w:cstheme="minorHAnsi"/>
            <w:lang w:val="en-GB"/>
            <w:rPrChange w:id="1683" w:author="Author" w:date="2023-04-12T12:43:00Z">
              <w:rPr>
                <w:rFonts w:cstheme="minorHAnsi"/>
                <w:i/>
                <w:iCs/>
                <w:lang w:val="en-GB"/>
              </w:rPr>
            </w:rPrChange>
          </w:rPr>
          <w:t>,</w:t>
        </w:r>
      </w:ins>
      <w:r w:rsidRPr="001875BD">
        <w:rPr>
          <w:rFonts w:cstheme="minorHAnsi"/>
          <w:lang w:val="en-GB"/>
        </w:rPr>
        <w:t xml:space="preserve"> </w:t>
      </w:r>
      <w:del w:id="1684" w:author="Author" w:date="2023-04-12T12:41:00Z">
        <w:r w:rsidRPr="002E20A3" w:rsidDel="00CA7CCC">
          <w:rPr>
            <w:rFonts w:cstheme="minorHAnsi"/>
            <w:lang w:val="en-GB"/>
          </w:rPr>
          <w:delText>(UNIBAM)</w:delText>
        </w:r>
        <w:r w:rsidR="002E20A3" w:rsidRPr="002E20A3" w:rsidDel="00CA7CCC">
          <w:rPr>
            <w:rFonts w:cstheme="minorHAnsi"/>
            <w:lang w:val="en-GB"/>
          </w:rPr>
          <w:delText>.</w:delText>
        </w:r>
      </w:del>
      <w:del w:id="1685" w:author="Author" w:date="2023-04-12T12:43:00Z">
        <w:r w:rsidR="002E20A3" w:rsidRPr="002E20A3" w:rsidDel="001875BD">
          <w:rPr>
            <w:rFonts w:cstheme="minorHAnsi"/>
            <w:lang w:val="en-GB"/>
          </w:rPr>
          <w:delText>”</w:delText>
        </w:r>
      </w:del>
      <w:r w:rsidRPr="002E20A3">
        <w:rPr>
          <w:rFonts w:cstheme="minorHAnsi"/>
          <w:lang w:val="en-GB"/>
        </w:rPr>
        <w:t xml:space="preserve"> January</w:t>
      </w:r>
      <w:del w:id="1686" w:author="Author" w:date="2023-04-12T12:41:00Z">
        <w:r w:rsidRPr="002E20A3" w:rsidDel="001875BD">
          <w:rPr>
            <w:rFonts w:cstheme="minorHAnsi"/>
            <w:lang w:val="en-GB"/>
          </w:rPr>
          <w:delText>,</w:delText>
        </w:r>
      </w:del>
      <w:r w:rsidRPr="002E20A3">
        <w:rPr>
          <w:rFonts w:cstheme="minorHAnsi"/>
          <w:lang w:val="en-GB"/>
        </w:rPr>
        <w:t xml:space="preserve"> 2020</w:t>
      </w:r>
      <w:r w:rsidRPr="002E20A3" w:rsidDel="00EF0A27">
        <w:rPr>
          <w:rFonts w:cstheme="minorHAnsi"/>
          <w:lang w:val="en-GB"/>
        </w:rPr>
        <w:t xml:space="preserve">. </w:t>
      </w:r>
      <w:r w:rsidR="009353D5">
        <w:fldChar w:fldCharType="begin"/>
      </w:r>
      <w:r w:rsidR="009353D5" w:rsidRPr="002D2079">
        <w:rPr>
          <w:lang w:val="en-US"/>
          <w:rPrChange w:id="1687" w:author="Author" w:date="2023-02-17T10:31:00Z">
            <w:rPr/>
          </w:rPrChange>
        </w:rPr>
        <w:instrText xml:space="preserve"> HYPERLINK "https://peacekeeping.un.org/sites/default/files/3._military_-_1_united_nations_infantry_battalion_manual_unibam.pdf" </w:instrText>
      </w:r>
      <w:r w:rsidR="009353D5">
        <w:fldChar w:fldCharType="separate"/>
      </w:r>
      <w:r w:rsidRPr="00FB08E8">
        <w:rPr>
          <w:rStyle w:val="Hyperlink"/>
          <w:rFonts w:cstheme="minorHAnsi"/>
          <w:rPrChange w:id="1688" w:author="Author" w:date="2023-04-13T09:58:00Z">
            <w:rPr>
              <w:rStyle w:val="Hyperlink"/>
              <w:rFonts w:cstheme="minorHAnsi"/>
              <w:lang w:val="en-GB"/>
            </w:rPr>
          </w:rPrChange>
        </w:rPr>
        <w:t>https://peacekeeping.un.org/sites/default/files/3._military_-_1_united_nations_infantry_battalion_manual_unibam.pdf</w:t>
      </w:r>
      <w:r w:rsidR="009353D5">
        <w:rPr>
          <w:rStyle w:val="Hyperlink"/>
          <w:rFonts w:cstheme="minorHAnsi"/>
          <w:lang w:val="en-GB"/>
        </w:rPr>
        <w:fldChar w:fldCharType="end"/>
      </w:r>
      <w:r w:rsidRPr="00FB08E8">
        <w:rPr>
          <w:rFonts w:cstheme="minorHAnsi"/>
          <w:rPrChange w:id="1689" w:author="Author" w:date="2023-04-13T09:58:00Z">
            <w:rPr>
              <w:rFonts w:cstheme="minorHAnsi"/>
              <w:lang w:val="en-GB"/>
            </w:rPr>
          </w:rPrChange>
        </w:rPr>
        <w:t xml:space="preserve"> </w:t>
      </w:r>
    </w:p>
    <w:p w14:paraId="3ACF079A" w14:textId="055C77AC" w:rsidR="00AD1220" w:rsidRPr="00FB08E8" w:rsidRDefault="00AD1220" w:rsidP="00C72525">
      <w:pPr>
        <w:rPr>
          <w:rFonts w:cstheme="minorHAnsi"/>
          <w:rPrChange w:id="1690" w:author="Author" w:date="2023-04-13T09:58:00Z">
            <w:rPr>
              <w:rFonts w:cstheme="minorHAnsi"/>
              <w:lang w:val="en-GB"/>
            </w:rPr>
          </w:rPrChange>
        </w:rPr>
      </w:pPr>
      <w:r w:rsidRPr="002E20A3">
        <w:rPr>
          <w:rFonts w:cstheme="minorHAnsi"/>
          <w:lang w:val="en-GB"/>
        </w:rPr>
        <w:t>United Nations</w:t>
      </w:r>
      <w:ins w:id="1691" w:author="Author" w:date="2023-04-12T12:43:00Z">
        <w:r w:rsidR="001875BD">
          <w:rPr>
            <w:rFonts w:cstheme="minorHAnsi"/>
            <w:lang w:val="en-GB"/>
          </w:rPr>
          <w:t>,</w:t>
        </w:r>
      </w:ins>
      <w:r w:rsidRPr="002E20A3">
        <w:rPr>
          <w:rFonts w:cstheme="minorHAnsi"/>
          <w:lang w:val="en-GB"/>
        </w:rPr>
        <w:t xml:space="preserve"> Department of Peacekeeping Operations and Department of Field Support</w:t>
      </w:r>
      <w:ins w:id="1692" w:author="Author" w:date="2023-04-12T12:43:00Z">
        <w:r w:rsidR="001875BD">
          <w:rPr>
            <w:rFonts w:cstheme="minorHAnsi"/>
            <w:lang w:val="en-GB"/>
          </w:rPr>
          <w:t>,</w:t>
        </w:r>
      </w:ins>
      <w:del w:id="1693" w:author="Author" w:date="2023-04-12T12:43:00Z">
        <w:r w:rsidRPr="002E20A3" w:rsidDel="001875BD">
          <w:rPr>
            <w:rFonts w:cstheme="minorHAnsi"/>
            <w:lang w:val="en-GB"/>
          </w:rPr>
          <w:delText>.</w:delText>
        </w:r>
      </w:del>
      <w:r w:rsidRPr="002E20A3">
        <w:rPr>
          <w:rFonts w:cstheme="minorHAnsi"/>
          <w:lang w:val="en-GB"/>
        </w:rPr>
        <w:t xml:space="preserve"> “DPKO/ DFS Guidelines: Integrating a gender perspective into the work of the United Nations military in peacekeeping operations</w:t>
      </w:r>
      <w:del w:id="1694" w:author="Author" w:date="2023-04-12T12:45:00Z">
        <w:r w:rsidR="002E20A3" w:rsidRPr="002E20A3" w:rsidDel="001875BD">
          <w:rPr>
            <w:rFonts w:cstheme="minorHAnsi"/>
            <w:lang w:val="en-GB"/>
          </w:rPr>
          <w:delText>.</w:delText>
        </w:r>
      </w:del>
      <w:r w:rsidR="002E20A3" w:rsidRPr="002E20A3">
        <w:rPr>
          <w:rFonts w:cstheme="minorHAnsi"/>
          <w:lang w:val="en-GB"/>
        </w:rPr>
        <w:t>”</w:t>
      </w:r>
      <w:ins w:id="1695" w:author="Author" w:date="2023-04-12T12:45:00Z">
        <w:r w:rsidR="001875BD">
          <w:rPr>
            <w:rFonts w:cstheme="minorHAnsi"/>
            <w:lang w:val="en-GB"/>
          </w:rPr>
          <w:t>,</w:t>
        </w:r>
      </w:ins>
      <w:r w:rsidRPr="002E20A3">
        <w:rPr>
          <w:rFonts w:cstheme="minorHAnsi"/>
          <w:lang w:val="en-GB"/>
        </w:rPr>
        <w:t xml:space="preserve"> March</w:t>
      </w:r>
      <w:del w:id="1696" w:author="Author" w:date="2023-04-12T12:45:00Z">
        <w:r w:rsidRPr="002E20A3" w:rsidDel="001875BD">
          <w:rPr>
            <w:rFonts w:cstheme="minorHAnsi"/>
            <w:lang w:val="en-GB"/>
          </w:rPr>
          <w:delText>,</w:delText>
        </w:r>
      </w:del>
      <w:r w:rsidRPr="002E20A3">
        <w:rPr>
          <w:rFonts w:cstheme="minorHAnsi"/>
          <w:lang w:val="en-GB"/>
        </w:rPr>
        <w:t xml:space="preserve"> 2010. </w:t>
      </w:r>
      <w:r w:rsidR="009353D5">
        <w:fldChar w:fldCharType="begin"/>
      </w:r>
      <w:r w:rsidR="009353D5" w:rsidRPr="002D2079">
        <w:rPr>
          <w:lang w:val="en-US"/>
          <w:rPrChange w:id="1697" w:author="Author" w:date="2023-02-17T10:31:00Z">
            <w:rPr/>
          </w:rPrChange>
        </w:rPr>
        <w:instrText xml:space="preserve"> HYPERLINK "https://peacekeeping.un.org/sites/default/files/dpko_dfs_gender_military_perspective.pdf" </w:instrText>
      </w:r>
      <w:r w:rsidR="009353D5">
        <w:fldChar w:fldCharType="separate"/>
      </w:r>
      <w:r w:rsidRPr="00FB08E8">
        <w:rPr>
          <w:rStyle w:val="Hyperlink"/>
          <w:rFonts w:cstheme="minorHAnsi"/>
          <w:rPrChange w:id="1698" w:author="Author" w:date="2023-04-13T09:58:00Z">
            <w:rPr>
              <w:rStyle w:val="Hyperlink"/>
              <w:rFonts w:cstheme="minorHAnsi"/>
              <w:lang w:val="en-GB"/>
            </w:rPr>
          </w:rPrChange>
        </w:rPr>
        <w:t>https://peacekeeping.un.org/sites/default/files/dpko_dfs_gender_military_perspective.pdf</w:t>
      </w:r>
      <w:r w:rsidR="009353D5">
        <w:rPr>
          <w:rStyle w:val="Hyperlink"/>
          <w:rFonts w:cstheme="minorHAnsi"/>
          <w:lang w:val="en-GB"/>
        </w:rPr>
        <w:fldChar w:fldCharType="end"/>
      </w:r>
    </w:p>
    <w:p w14:paraId="3363623B" w14:textId="3EAD0119" w:rsidR="00AD1220" w:rsidRPr="00FB08E8" w:rsidRDefault="00AD1220" w:rsidP="00C72525">
      <w:pPr>
        <w:rPr>
          <w:rFonts w:cstheme="minorHAnsi"/>
          <w:rPrChange w:id="1699" w:author="Author" w:date="2023-04-13T09:58:00Z">
            <w:rPr>
              <w:rFonts w:cstheme="minorHAnsi"/>
              <w:lang w:val="en-GB"/>
            </w:rPr>
          </w:rPrChange>
        </w:rPr>
      </w:pPr>
      <w:r w:rsidRPr="002E20A3">
        <w:rPr>
          <w:rFonts w:cstheme="minorHAnsi"/>
          <w:lang w:val="en-GB"/>
        </w:rPr>
        <w:t>United Nations</w:t>
      </w:r>
      <w:ins w:id="1700" w:author="Author" w:date="2023-04-12T12:45:00Z">
        <w:r w:rsidR="001875BD">
          <w:rPr>
            <w:rFonts w:cstheme="minorHAnsi"/>
            <w:lang w:val="en-GB"/>
          </w:rPr>
          <w:t>,</w:t>
        </w:r>
      </w:ins>
      <w:r w:rsidRPr="002E20A3">
        <w:rPr>
          <w:rFonts w:cstheme="minorHAnsi"/>
          <w:lang w:val="en-GB"/>
        </w:rPr>
        <w:t xml:space="preserve"> Department of Peacekeeping Operations and Department of Field Support</w:t>
      </w:r>
      <w:ins w:id="1701" w:author="Author" w:date="2023-04-12T12:45:00Z">
        <w:r w:rsidR="001875BD">
          <w:rPr>
            <w:rFonts w:cstheme="minorHAnsi"/>
            <w:lang w:val="en-GB"/>
          </w:rPr>
          <w:t>,</w:t>
        </w:r>
      </w:ins>
      <w:del w:id="1702" w:author="Author" w:date="2023-04-12T12:45:00Z">
        <w:r w:rsidRPr="002E20A3" w:rsidDel="001875BD">
          <w:rPr>
            <w:rFonts w:cstheme="minorHAnsi"/>
            <w:lang w:val="en-GB"/>
          </w:rPr>
          <w:delText>.</w:delText>
        </w:r>
      </w:del>
      <w:r w:rsidRPr="002E20A3">
        <w:rPr>
          <w:rFonts w:cstheme="minorHAnsi"/>
          <w:lang w:val="en-GB"/>
        </w:rPr>
        <w:t xml:space="preserve"> “</w:t>
      </w:r>
      <w:del w:id="1703" w:author="Author" w:date="2023-04-12T12:46:00Z">
        <w:r w:rsidRPr="002E20A3" w:rsidDel="001875BD">
          <w:rPr>
            <w:rFonts w:cstheme="minorHAnsi"/>
            <w:lang w:val="en-GB"/>
          </w:rPr>
          <w:delText>DPKO/ DFS P</w:delText>
        </w:r>
      </w:del>
      <w:ins w:id="1704" w:author="Author" w:date="2023-04-12T12:46:00Z">
        <w:r w:rsidR="001875BD">
          <w:rPr>
            <w:rFonts w:cstheme="minorHAnsi"/>
            <w:lang w:val="en-GB"/>
          </w:rPr>
          <w:t>P</w:t>
        </w:r>
      </w:ins>
      <w:r w:rsidRPr="002E20A3">
        <w:rPr>
          <w:rFonts w:cstheme="minorHAnsi"/>
          <w:lang w:val="en-GB"/>
        </w:rPr>
        <w:t xml:space="preserve">olicy on </w:t>
      </w:r>
      <w:bookmarkStart w:id="1705" w:name="_Hlk132196972"/>
      <w:del w:id="1706" w:author="Author" w:date="2023-04-12T12:45:00Z">
        <w:r w:rsidRPr="002E20A3" w:rsidDel="001875BD">
          <w:rPr>
            <w:rFonts w:cstheme="minorHAnsi"/>
            <w:lang w:val="en-GB"/>
          </w:rPr>
          <w:delText>G</w:delText>
        </w:r>
      </w:del>
      <w:ins w:id="1707" w:author="Author" w:date="2023-04-12T12:45:00Z">
        <w:r w:rsidR="001875BD">
          <w:rPr>
            <w:rFonts w:cstheme="minorHAnsi"/>
            <w:lang w:val="en-GB"/>
          </w:rPr>
          <w:t>g</w:t>
        </w:r>
      </w:ins>
      <w:r w:rsidRPr="002E20A3">
        <w:rPr>
          <w:rFonts w:cstheme="minorHAnsi"/>
          <w:lang w:val="en-GB"/>
        </w:rPr>
        <w:t>ender</w:t>
      </w:r>
      <w:del w:id="1708" w:author="Author" w:date="2023-04-12T12:45:00Z">
        <w:r w:rsidRPr="002E20A3" w:rsidDel="001875BD">
          <w:rPr>
            <w:rFonts w:cstheme="minorHAnsi"/>
            <w:lang w:val="en-GB"/>
          </w:rPr>
          <w:delText xml:space="preserve"> </w:delText>
        </w:r>
      </w:del>
      <w:ins w:id="1709" w:author="Author" w:date="2023-04-12T12:45:00Z">
        <w:r w:rsidR="001875BD">
          <w:rPr>
            <w:rFonts w:cstheme="minorHAnsi"/>
            <w:lang w:val="en-GB"/>
          </w:rPr>
          <w:t>-</w:t>
        </w:r>
      </w:ins>
      <w:r w:rsidRPr="002E20A3">
        <w:rPr>
          <w:rFonts w:cstheme="minorHAnsi"/>
          <w:lang w:val="en-GB"/>
        </w:rPr>
        <w:t xml:space="preserve">responsive United Nations </w:t>
      </w:r>
      <w:del w:id="1710" w:author="Author" w:date="2023-04-12T12:46:00Z">
        <w:r w:rsidRPr="002E20A3" w:rsidDel="001875BD">
          <w:rPr>
            <w:rFonts w:cstheme="minorHAnsi"/>
            <w:lang w:val="en-GB"/>
          </w:rPr>
          <w:delText>P</w:delText>
        </w:r>
      </w:del>
      <w:ins w:id="1711" w:author="Author" w:date="2023-04-12T12:46:00Z">
        <w:r w:rsidR="001875BD">
          <w:rPr>
            <w:rFonts w:cstheme="minorHAnsi"/>
            <w:lang w:val="en-GB"/>
          </w:rPr>
          <w:t>p</w:t>
        </w:r>
      </w:ins>
      <w:r w:rsidRPr="002E20A3">
        <w:rPr>
          <w:rFonts w:cstheme="minorHAnsi"/>
          <w:lang w:val="en-GB"/>
        </w:rPr>
        <w:t xml:space="preserve">eacekeeping </w:t>
      </w:r>
      <w:del w:id="1712" w:author="Author" w:date="2023-04-12T12:46:00Z">
        <w:r w:rsidRPr="002E20A3" w:rsidDel="001875BD">
          <w:rPr>
            <w:rFonts w:cstheme="minorHAnsi"/>
            <w:lang w:val="en-GB"/>
          </w:rPr>
          <w:delText>O</w:delText>
        </w:r>
      </w:del>
      <w:ins w:id="1713" w:author="Author" w:date="2023-04-12T12:46:00Z">
        <w:r w:rsidR="001875BD">
          <w:rPr>
            <w:rFonts w:cstheme="minorHAnsi"/>
            <w:lang w:val="en-GB"/>
          </w:rPr>
          <w:t>o</w:t>
        </w:r>
      </w:ins>
      <w:r w:rsidRPr="002E20A3">
        <w:rPr>
          <w:rFonts w:cstheme="minorHAnsi"/>
          <w:lang w:val="en-GB"/>
        </w:rPr>
        <w:t>perations</w:t>
      </w:r>
      <w:bookmarkEnd w:id="1705"/>
      <w:del w:id="1714" w:author="Author" w:date="2023-04-12T12:45:00Z">
        <w:r w:rsidR="002E20A3" w:rsidRPr="002E20A3" w:rsidDel="001875BD">
          <w:rPr>
            <w:rFonts w:cstheme="minorHAnsi"/>
            <w:lang w:val="en-GB"/>
          </w:rPr>
          <w:delText>.</w:delText>
        </w:r>
      </w:del>
      <w:r w:rsidR="002E20A3" w:rsidRPr="002E20A3">
        <w:rPr>
          <w:rFonts w:cstheme="minorHAnsi"/>
          <w:lang w:val="en-GB"/>
        </w:rPr>
        <w:t>”</w:t>
      </w:r>
      <w:ins w:id="1715" w:author="Author" w:date="2023-04-12T12:45:00Z">
        <w:r w:rsidR="001875BD">
          <w:rPr>
            <w:rFonts w:cstheme="minorHAnsi"/>
            <w:lang w:val="en-GB"/>
          </w:rPr>
          <w:t>,</w:t>
        </w:r>
      </w:ins>
      <w:r w:rsidRPr="002E20A3">
        <w:rPr>
          <w:rFonts w:cstheme="minorHAnsi"/>
          <w:lang w:val="en-GB"/>
        </w:rPr>
        <w:t xml:space="preserve"> February</w:t>
      </w:r>
      <w:del w:id="1716" w:author="Author" w:date="2023-04-12T12:45:00Z">
        <w:r w:rsidRPr="002E20A3" w:rsidDel="001875BD">
          <w:rPr>
            <w:rFonts w:cstheme="minorHAnsi"/>
            <w:lang w:val="en-GB"/>
          </w:rPr>
          <w:delText xml:space="preserve"> 1,</w:delText>
        </w:r>
      </w:del>
      <w:r w:rsidRPr="002E20A3">
        <w:rPr>
          <w:rFonts w:cstheme="minorHAnsi"/>
          <w:lang w:val="en-GB"/>
        </w:rPr>
        <w:t xml:space="preserve"> 2018. </w:t>
      </w:r>
      <w:r w:rsidR="009353D5">
        <w:fldChar w:fldCharType="begin"/>
      </w:r>
      <w:r w:rsidR="009353D5" w:rsidRPr="002D2079">
        <w:rPr>
          <w:lang w:val="en-US"/>
          <w:rPrChange w:id="1717" w:author="Author" w:date="2023-02-17T10:31:00Z">
            <w:rPr/>
          </w:rPrChange>
        </w:rPr>
        <w:instrText xml:space="preserve"> HYPERLINK "https://peacekeeping.un.org/sites/default/files/english_gender_responsive_united_nations_peacekeeping_operations_policy_1.pdf" </w:instrText>
      </w:r>
      <w:r w:rsidR="009353D5">
        <w:fldChar w:fldCharType="separate"/>
      </w:r>
      <w:r w:rsidRPr="00FB08E8">
        <w:rPr>
          <w:rStyle w:val="Hyperlink"/>
          <w:rFonts w:cstheme="minorHAnsi"/>
          <w:rPrChange w:id="1718" w:author="Author" w:date="2023-04-13T09:58:00Z">
            <w:rPr>
              <w:rStyle w:val="Hyperlink"/>
              <w:rFonts w:cstheme="minorHAnsi"/>
              <w:lang w:val="en-GB"/>
            </w:rPr>
          </w:rPrChange>
        </w:rPr>
        <w:t>https://peacekeeping.un.org/sites/default/files/english_gender_responsive_united_nations_peacekeeping_operations_policy_1.pdf</w:t>
      </w:r>
      <w:r w:rsidR="009353D5">
        <w:rPr>
          <w:rStyle w:val="Hyperlink"/>
          <w:rFonts w:cstheme="minorHAnsi"/>
          <w:lang w:val="en-GB"/>
        </w:rPr>
        <w:fldChar w:fldCharType="end"/>
      </w:r>
      <w:r w:rsidRPr="00FB08E8">
        <w:rPr>
          <w:rFonts w:cstheme="minorHAnsi"/>
          <w:rPrChange w:id="1719" w:author="Author" w:date="2023-04-13T09:58:00Z">
            <w:rPr>
              <w:rFonts w:cstheme="minorHAnsi"/>
              <w:lang w:val="en-GB"/>
            </w:rPr>
          </w:rPrChange>
        </w:rPr>
        <w:t xml:space="preserve"> </w:t>
      </w:r>
    </w:p>
    <w:p w14:paraId="06BC4F9F" w14:textId="2DAE6562" w:rsidR="00AD1220" w:rsidRPr="00FB08E8" w:rsidRDefault="00AD1220" w:rsidP="00C72525">
      <w:pPr>
        <w:rPr>
          <w:rFonts w:cstheme="minorHAnsi"/>
          <w:rPrChange w:id="1720" w:author="Author" w:date="2023-04-13T09:58:00Z">
            <w:rPr>
              <w:rFonts w:cstheme="minorHAnsi"/>
              <w:lang w:val="en-GB"/>
            </w:rPr>
          </w:rPrChange>
        </w:rPr>
      </w:pPr>
      <w:r w:rsidRPr="002E20A3">
        <w:rPr>
          <w:rFonts w:cstheme="minorHAnsi"/>
          <w:lang w:val="en-GB"/>
        </w:rPr>
        <w:t>United Nations Department of Peacekeeping Operations</w:t>
      </w:r>
      <w:ins w:id="1721" w:author="Author" w:date="2023-04-12T12:46:00Z">
        <w:r w:rsidR="001875BD">
          <w:rPr>
            <w:rFonts w:cstheme="minorHAnsi"/>
            <w:lang w:val="en-GB"/>
          </w:rPr>
          <w:t>,</w:t>
        </w:r>
      </w:ins>
      <w:del w:id="1722" w:author="Author" w:date="2023-04-12T12:46:00Z">
        <w:r w:rsidRPr="002E20A3" w:rsidDel="001875BD">
          <w:rPr>
            <w:rFonts w:cstheme="minorHAnsi"/>
            <w:lang w:val="en-GB"/>
          </w:rPr>
          <w:delText>.</w:delText>
        </w:r>
      </w:del>
      <w:r w:rsidRPr="002E20A3">
        <w:rPr>
          <w:rFonts w:cstheme="minorHAnsi"/>
          <w:lang w:val="en-GB"/>
        </w:rPr>
        <w:t xml:space="preserve"> “Directive on </w:t>
      </w:r>
      <w:del w:id="1723" w:author="Author" w:date="2023-04-12T12:47:00Z">
        <w:r w:rsidRPr="002E20A3" w:rsidDel="001875BD">
          <w:rPr>
            <w:rFonts w:cstheme="minorHAnsi"/>
            <w:lang w:val="en-GB"/>
          </w:rPr>
          <w:delText>S</w:delText>
        </w:r>
      </w:del>
      <w:ins w:id="1724" w:author="Author" w:date="2023-04-12T12:47:00Z">
        <w:r w:rsidR="001875BD">
          <w:rPr>
            <w:rFonts w:cstheme="minorHAnsi"/>
            <w:lang w:val="en-GB"/>
          </w:rPr>
          <w:t>s</w:t>
        </w:r>
      </w:ins>
      <w:r w:rsidRPr="002E20A3">
        <w:rPr>
          <w:rFonts w:cstheme="minorHAnsi"/>
          <w:lang w:val="en-GB"/>
        </w:rPr>
        <w:t xml:space="preserve">exual </w:t>
      </w:r>
      <w:del w:id="1725" w:author="Author" w:date="2023-04-12T12:47:00Z">
        <w:r w:rsidRPr="002E20A3" w:rsidDel="001875BD">
          <w:rPr>
            <w:rFonts w:cstheme="minorHAnsi"/>
            <w:lang w:val="en-GB"/>
          </w:rPr>
          <w:delText>H</w:delText>
        </w:r>
      </w:del>
      <w:ins w:id="1726" w:author="Author" w:date="2023-04-12T12:47:00Z">
        <w:r w:rsidR="001875BD">
          <w:rPr>
            <w:rFonts w:cstheme="minorHAnsi"/>
            <w:lang w:val="en-GB"/>
          </w:rPr>
          <w:t>h</w:t>
        </w:r>
      </w:ins>
      <w:r w:rsidRPr="002E20A3">
        <w:rPr>
          <w:rFonts w:cstheme="minorHAnsi"/>
          <w:lang w:val="en-GB"/>
        </w:rPr>
        <w:t xml:space="preserve">arassment in United Nations </w:t>
      </w:r>
      <w:del w:id="1727" w:author="Author" w:date="2023-04-12T12:47:00Z">
        <w:r w:rsidRPr="002E20A3" w:rsidDel="001875BD">
          <w:rPr>
            <w:rFonts w:cstheme="minorHAnsi"/>
            <w:lang w:val="en-GB"/>
          </w:rPr>
          <w:delText>P</w:delText>
        </w:r>
      </w:del>
      <w:ins w:id="1728" w:author="Author" w:date="2023-04-12T12:47:00Z">
        <w:r w:rsidR="001875BD">
          <w:rPr>
            <w:rFonts w:cstheme="minorHAnsi"/>
            <w:lang w:val="en-GB"/>
          </w:rPr>
          <w:t>p</w:t>
        </w:r>
      </w:ins>
      <w:r w:rsidRPr="002E20A3">
        <w:rPr>
          <w:rFonts w:cstheme="minorHAnsi"/>
          <w:lang w:val="en-GB"/>
        </w:rPr>
        <w:t xml:space="preserve">eacekeeping and other </w:t>
      </w:r>
      <w:del w:id="1729" w:author="Author" w:date="2023-04-12T12:47:00Z">
        <w:r w:rsidRPr="002E20A3" w:rsidDel="001875BD">
          <w:rPr>
            <w:rFonts w:cstheme="minorHAnsi"/>
            <w:lang w:val="en-GB"/>
          </w:rPr>
          <w:delText>F</w:delText>
        </w:r>
      </w:del>
      <w:ins w:id="1730" w:author="Author" w:date="2023-04-12T12:47:00Z">
        <w:r w:rsidR="001875BD">
          <w:rPr>
            <w:rFonts w:cstheme="minorHAnsi"/>
            <w:lang w:val="en-GB"/>
          </w:rPr>
          <w:t>f</w:t>
        </w:r>
      </w:ins>
      <w:r w:rsidRPr="002E20A3">
        <w:rPr>
          <w:rFonts w:cstheme="minorHAnsi"/>
          <w:lang w:val="en-GB"/>
        </w:rPr>
        <w:t xml:space="preserve">ield </w:t>
      </w:r>
      <w:del w:id="1731" w:author="Author" w:date="2023-04-12T12:47:00Z">
        <w:r w:rsidRPr="002E20A3" w:rsidDel="001875BD">
          <w:rPr>
            <w:rFonts w:cstheme="minorHAnsi"/>
            <w:lang w:val="en-GB"/>
          </w:rPr>
          <w:delText>M</w:delText>
        </w:r>
      </w:del>
      <w:ins w:id="1732" w:author="Author" w:date="2023-04-12T12:47:00Z">
        <w:r w:rsidR="001875BD">
          <w:rPr>
            <w:rFonts w:cstheme="minorHAnsi"/>
            <w:lang w:val="en-GB"/>
          </w:rPr>
          <w:t>m</w:t>
        </w:r>
      </w:ins>
      <w:r w:rsidRPr="002E20A3">
        <w:rPr>
          <w:rFonts w:cstheme="minorHAnsi"/>
          <w:lang w:val="en-GB"/>
        </w:rPr>
        <w:t xml:space="preserve">issions, for </w:t>
      </w:r>
      <w:del w:id="1733" w:author="Author" w:date="2023-04-12T12:47:00Z">
        <w:r w:rsidRPr="002E20A3" w:rsidDel="001875BD">
          <w:rPr>
            <w:rFonts w:cstheme="minorHAnsi"/>
            <w:lang w:val="en-GB"/>
          </w:rPr>
          <w:delText>M</w:delText>
        </w:r>
      </w:del>
      <w:ins w:id="1734" w:author="Author" w:date="2023-04-12T12:47:00Z">
        <w:r w:rsidR="001875BD">
          <w:rPr>
            <w:rFonts w:cstheme="minorHAnsi"/>
            <w:lang w:val="en-GB"/>
          </w:rPr>
          <w:t>m</w:t>
        </w:r>
      </w:ins>
      <w:r w:rsidRPr="002E20A3">
        <w:rPr>
          <w:rFonts w:cstheme="minorHAnsi"/>
          <w:lang w:val="en-GB"/>
        </w:rPr>
        <w:t xml:space="preserve">ilitary </w:t>
      </w:r>
      <w:del w:id="1735" w:author="Author" w:date="2023-04-12T12:47:00Z">
        <w:r w:rsidRPr="002E20A3" w:rsidDel="001875BD">
          <w:rPr>
            <w:rFonts w:cstheme="minorHAnsi"/>
            <w:lang w:val="en-GB"/>
          </w:rPr>
          <w:delText>M</w:delText>
        </w:r>
      </w:del>
      <w:ins w:id="1736" w:author="Author" w:date="2023-04-12T12:47:00Z">
        <w:r w:rsidR="001875BD">
          <w:rPr>
            <w:rFonts w:cstheme="minorHAnsi"/>
            <w:lang w:val="en-GB"/>
          </w:rPr>
          <w:t>m</w:t>
        </w:r>
      </w:ins>
      <w:r w:rsidRPr="002E20A3">
        <w:rPr>
          <w:rFonts w:cstheme="minorHAnsi"/>
          <w:lang w:val="en-GB"/>
        </w:rPr>
        <w:t xml:space="preserve">embers of </w:t>
      </w:r>
      <w:del w:id="1737" w:author="Author" w:date="2023-04-12T12:47:00Z">
        <w:r w:rsidRPr="002E20A3" w:rsidDel="001875BD">
          <w:rPr>
            <w:rFonts w:cstheme="minorHAnsi"/>
            <w:lang w:val="en-GB"/>
          </w:rPr>
          <w:delText>N</w:delText>
        </w:r>
      </w:del>
      <w:ins w:id="1738" w:author="Author" w:date="2023-04-12T12:47:00Z">
        <w:r w:rsidR="001875BD">
          <w:rPr>
            <w:rFonts w:cstheme="minorHAnsi"/>
            <w:lang w:val="en-GB"/>
          </w:rPr>
          <w:t>n</w:t>
        </w:r>
      </w:ins>
      <w:r w:rsidRPr="002E20A3">
        <w:rPr>
          <w:rFonts w:cstheme="minorHAnsi"/>
          <w:lang w:val="en-GB"/>
        </w:rPr>
        <w:t xml:space="preserve">ational </w:t>
      </w:r>
      <w:del w:id="1739" w:author="Author" w:date="2023-04-12T12:47:00Z">
        <w:r w:rsidRPr="002E20A3" w:rsidDel="001875BD">
          <w:rPr>
            <w:rFonts w:cstheme="minorHAnsi"/>
            <w:lang w:val="en-GB"/>
          </w:rPr>
          <w:delText>C</w:delText>
        </w:r>
      </w:del>
      <w:ins w:id="1740" w:author="Author" w:date="2023-04-12T12:47:00Z">
        <w:r w:rsidR="001875BD">
          <w:rPr>
            <w:rFonts w:cstheme="minorHAnsi"/>
            <w:lang w:val="en-GB"/>
          </w:rPr>
          <w:t>c</w:t>
        </w:r>
      </w:ins>
      <w:r w:rsidRPr="002E20A3">
        <w:rPr>
          <w:rFonts w:cstheme="minorHAnsi"/>
          <w:lang w:val="en-GB"/>
        </w:rPr>
        <w:t xml:space="preserve">ontingents, </w:t>
      </w:r>
      <w:del w:id="1741" w:author="Author" w:date="2023-04-12T12:47:00Z">
        <w:r w:rsidRPr="002E20A3" w:rsidDel="001875BD">
          <w:rPr>
            <w:rFonts w:cstheme="minorHAnsi"/>
            <w:lang w:val="en-GB"/>
          </w:rPr>
          <w:delText>M</w:delText>
        </w:r>
      </w:del>
      <w:ins w:id="1742" w:author="Author" w:date="2023-04-12T12:47:00Z">
        <w:r w:rsidR="001875BD">
          <w:rPr>
            <w:rFonts w:cstheme="minorHAnsi"/>
            <w:lang w:val="en-GB"/>
          </w:rPr>
          <w:t>m</w:t>
        </w:r>
      </w:ins>
      <w:r w:rsidRPr="002E20A3">
        <w:rPr>
          <w:rFonts w:cstheme="minorHAnsi"/>
          <w:lang w:val="en-GB"/>
        </w:rPr>
        <w:t xml:space="preserve">ilitary </w:t>
      </w:r>
      <w:del w:id="1743" w:author="Author" w:date="2023-04-12T12:47:00Z">
        <w:r w:rsidRPr="002E20A3" w:rsidDel="001875BD">
          <w:rPr>
            <w:rFonts w:cstheme="minorHAnsi"/>
            <w:lang w:val="en-GB"/>
          </w:rPr>
          <w:delText>O</w:delText>
        </w:r>
      </w:del>
      <w:ins w:id="1744" w:author="Author" w:date="2023-04-12T12:47:00Z">
        <w:r w:rsidR="001875BD">
          <w:rPr>
            <w:rFonts w:cstheme="minorHAnsi"/>
            <w:lang w:val="en-GB"/>
          </w:rPr>
          <w:t>o</w:t>
        </w:r>
      </w:ins>
      <w:r w:rsidRPr="002E20A3">
        <w:rPr>
          <w:rFonts w:cstheme="minorHAnsi"/>
          <w:lang w:val="en-GB"/>
        </w:rPr>
        <w:t xml:space="preserve">bservers and </w:t>
      </w:r>
      <w:del w:id="1745" w:author="Author" w:date="2023-04-12T12:47:00Z">
        <w:r w:rsidRPr="002E20A3" w:rsidDel="001875BD">
          <w:rPr>
            <w:rFonts w:cstheme="minorHAnsi"/>
            <w:lang w:val="en-GB"/>
          </w:rPr>
          <w:delText>C</w:delText>
        </w:r>
      </w:del>
      <w:ins w:id="1746" w:author="Author" w:date="2023-04-12T12:47:00Z">
        <w:r w:rsidR="001875BD">
          <w:rPr>
            <w:rFonts w:cstheme="minorHAnsi"/>
            <w:lang w:val="en-GB"/>
          </w:rPr>
          <w:t>c</w:t>
        </w:r>
      </w:ins>
      <w:r w:rsidRPr="002E20A3">
        <w:rPr>
          <w:rFonts w:cstheme="minorHAnsi"/>
          <w:lang w:val="en-GB"/>
        </w:rPr>
        <w:t xml:space="preserve">ivilian </w:t>
      </w:r>
      <w:del w:id="1747" w:author="Author" w:date="2023-04-12T12:47:00Z">
        <w:r w:rsidRPr="002E20A3" w:rsidDel="001875BD">
          <w:rPr>
            <w:rFonts w:cstheme="minorHAnsi"/>
            <w:lang w:val="en-GB"/>
          </w:rPr>
          <w:delText>P</w:delText>
        </w:r>
      </w:del>
      <w:ins w:id="1748" w:author="Author" w:date="2023-04-12T12:47:00Z">
        <w:r w:rsidR="001875BD">
          <w:rPr>
            <w:rFonts w:cstheme="minorHAnsi"/>
            <w:lang w:val="en-GB"/>
          </w:rPr>
          <w:t>p</w:t>
        </w:r>
      </w:ins>
      <w:r w:rsidRPr="002E20A3">
        <w:rPr>
          <w:rFonts w:cstheme="minorHAnsi"/>
          <w:lang w:val="en-GB"/>
        </w:rPr>
        <w:t xml:space="preserve">olice </w:t>
      </w:r>
      <w:del w:id="1749" w:author="Author" w:date="2023-04-12T12:47:00Z">
        <w:r w:rsidRPr="002E20A3" w:rsidDel="001875BD">
          <w:rPr>
            <w:rFonts w:cstheme="minorHAnsi"/>
            <w:lang w:val="en-GB"/>
          </w:rPr>
          <w:delText>O</w:delText>
        </w:r>
      </w:del>
      <w:ins w:id="1750" w:author="Author" w:date="2023-04-12T12:47:00Z">
        <w:r w:rsidR="001875BD">
          <w:rPr>
            <w:rFonts w:cstheme="minorHAnsi"/>
            <w:lang w:val="en-GB"/>
          </w:rPr>
          <w:t>o</w:t>
        </w:r>
      </w:ins>
      <w:r w:rsidRPr="002E20A3">
        <w:rPr>
          <w:rFonts w:cstheme="minorHAnsi"/>
          <w:lang w:val="en-GB"/>
        </w:rPr>
        <w:t>fficers</w:t>
      </w:r>
      <w:del w:id="1751" w:author="Author" w:date="2023-04-12T12:47:00Z">
        <w:r w:rsidR="002E20A3" w:rsidRPr="002E20A3" w:rsidDel="001875BD">
          <w:rPr>
            <w:rFonts w:cstheme="minorHAnsi"/>
            <w:lang w:val="en-GB"/>
          </w:rPr>
          <w:delText>.</w:delText>
        </w:r>
      </w:del>
      <w:r w:rsidR="002E20A3" w:rsidRPr="002E20A3">
        <w:rPr>
          <w:rFonts w:cstheme="minorHAnsi"/>
          <w:lang w:val="en-GB"/>
        </w:rPr>
        <w:t>”</w:t>
      </w:r>
      <w:r w:rsidRPr="002E20A3">
        <w:rPr>
          <w:rFonts w:cstheme="minorHAnsi"/>
          <w:lang w:val="en-GB"/>
        </w:rPr>
        <w:t xml:space="preserve"> </w:t>
      </w:r>
      <w:ins w:id="1752" w:author="Author" w:date="2023-04-12T12:47:00Z">
        <w:r w:rsidR="001875BD">
          <w:rPr>
            <w:rFonts w:cstheme="minorHAnsi"/>
            <w:lang w:val="en-GB"/>
          </w:rPr>
          <w:t>(</w:t>
        </w:r>
      </w:ins>
      <w:r w:rsidRPr="002E20A3">
        <w:rPr>
          <w:rFonts w:cstheme="minorHAnsi"/>
          <w:lang w:val="en-GB"/>
        </w:rPr>
        <w:t>DPKO/MD/03/00995</w:t>
      </w:r>
      <w:ins w:id="1753" w:author="Author" w:date="2023-04-12T12:47:00Z">
        <w:r w:rsidR="001875BD">
          <w:rPr>
            <w:rFonts w:cstheme="minorHAnsi"/>
            <w:lang w:val="en-GB"/>
          </w:rPr>
          <w:t>),</w:t>
        </w:r>
      </w:ins>
      <w:del w:id="1754" w:author="Author" w:date="2023-04-12T12:47:00Z">
        <w:r w:rsidRPr="002E20A3" w:rsidDel="001875BD">
          <w:rPr>
            <w:rFonts w:cstheme="minorHAnsi"/>
            <w:lang w:val="en-GB"/>
          </w:rPr>
          <w:delText>.</w:delText>
        </w:r>
      </w:del>
      <w:r w:rsidRPr="002E20A3">
        <w:rPr>
          <w:rFonts w:cstheme="minorHAnsi"/>
          <w:lang w:val="en-GB"/>
        </w:rPr>
        <w:t xml:space="preserve"> 2003. </w:t>
      </w:r>
      <w:r w:rsidR="009353D5">
        <w:fldChar w:fldCharType="begin"/>
      </w:r>
      <w:r w:rsidR="009353D5" w:rsidRPr="002D2079">
        <w:rPr>
          <w:lang w:val="en-US"/>
          <w:rPrChange w:id="1755" w:author="Author" w:date="2023-02-17T10:31:00Z">
            <w:rPr/>
          </w:rPrChange>
        </w:rPr>
        <w:instrText xml:space="preserve"> HYPERLINK "https://police.un.org/en/directive-sexual-harassment-united-nations-peacekeeping-and-other-field-missions-military-members-of" </w:instrText>
      </w:r>
      <w:r w:rsidR="009353D5">
        <w:fldChar w:fldCharType="separate"/>
      </w:r>
      <w:r w:rsidRPr="00FB08E8">
        <w:rPr>
          <w:rStyle w:val="Hyperlink"/>
          <w:rFonts w:cstheme="minorHAnsi"/>
          <w:rPrChange w:id="1756" w:author="Author" w:date="2023-04-13T09:58:00Z">
            <w:rPr>
              <w:rStyle w:val="Hyperlink"/>
              <w:rFonts w:cstheme="minorHAnsi"/>
              <w:lang w:val="en-GB"/>
            </w:rPr>
          </w:rPrChange>
        </w:rPr>
        <w:t>https://police.un.org/en/directive-sexual-harassment-united-nations-peacekeeping-and-other-field-missions-military-members-of</w:t>
      </w:r>
      <w:r w:rsidR="009353D5">
        <w:rPr>
          <w:rStyle w:val="Hyperlink"/>
          <w:rFonts w:cstheme="minorHAnsi"/>
          <w:lang w:val="en-GB"/>
        </w:rPr>
        <w:fldChar w:fldCharType="end"/>
      </w:r>
      <w:r w:rsidRPr="00FB08E8">
        <w:rPr>
          <w:rFonts w:cstheme="minorHAnsi"/>
          <w:rPrChange w:id="1757" w:author="Author" w:date="2023-04-13T09:58:00Z">
            <w:rPr>
              <w:rFonts w:cstheme="minorHAnsi"/>
              <w:lang w:val="en-GB"/>
            </w:rPr>
          </w:rPrChange>
        </w:rPr>
        <w:t xml:space="preserve"> </w:t>
      </w:r>
    </w:p>
    <w:p w14:paraId="0147469B" w14:textId="5C827E67" w:rsidR="00AD1220" w:rsidRPr="005D51CF" w:rsidRDefault="00AD1220" w:rsidP="0077226F">
      <w:pPr>
        <w:rPr>
          <w:rFonts w:cstheme="minorHAnsi"/>
          <w:rPrChange w:id="1758" w:author="Author" w:date="2023-02-21T14:53:00Z">
            <w:rPr>
              <w:rFonts w:cstheme="minorHAnsi"/>
              <w:lang w:val="en-GB"/>
            </w:rPr>
          </w:rPrChange>
        </w:rPr>
      </w:pPr>
      <w:r w:rsidRPr="002E20A3">
        <w:rPr>
          <w:rFonts w:cstheme="minorHAnsi"/>
          <w:lang w:val="en-GB"/>
        </w:rPr>
        <w:t>United Nations Entity for Gender Equality and the Empowerment of Women</w:t>
      </w:r>
      <w:ins w:id="1759" w:author="Author" w:date="2023-04-12T12:48:00Z">
        <w:r w:rsidR="001875BD">
          <w:rPr>
            <w:rFonts w:cstheme="minorHAnsi"/>
            <w:lang w:val="en-GB"/>
          </w:rPr>
          <w:t xml:space="preserve"> (UN-Women),</w:t>
        </w:r>
      </w:ins>
      <w:del w:id="1760" w:author="Author" w:date="2023-04-12T12:48:00Z">
        <w:r w:rsidRPr="002E20A3" w:rsidDel="001875BD">
          <w:rPr>
            <w:rFonts w:cstheme="minorHAnsi"/>
            <w:lang w:val="en-GB"/>
          </w:rPr>
          <w:delText>.</w:delText>
        </w:r>
      </w:del>
      <w:r w:rsidRPr="002E20A3">
        <w:rPr>
          <w:rFonts w:cstheme="minorHAnsi"/>
          <w:lang w:val="en-GB"/>
        </w:rPr>
        <w:t xml:space="preserve"> “Women’s meaningful participation in negotiating peace and the implementation of peace agreements</w:t>
      </w:r>
      <w:ins w:id="1761" w:author="Author" w:date="2023-04-12T12:48:00Z">
        <w:r w:rsidR="001875BD">
          <w:rPr>
            <w:rFonts w:cstheme="minorHAnsi"/>
            <w:lang w:val="en-GB"/>
          </w:rPr>
          <w:t>”</w:t>
        </w:r>
      </w:ins>
      <w:ins w:id="1762" w:author="Author" w:date="2023-04-12T12:49:00Z">
        <w:r w:rsidR="001875BD">
          <w:rPr>
            <w:rFonts w:cstheme="minorHAnsi"/>
            <w:lang w:val="en-GB"/>
          </w:rPr>
          <w:t>,</w:t>
        </w:r>
      </w:ins>
      <w:del w:id="1763" w:author="Author" w:date="2023-04-12T12:49:00Z">
        <w:r w:rsidRPr="002E20A3" w:rsidDel="001875BD">
          <w:rPr>
            <w:rFonts w:cstheme="minorHAnsi"/>
            <w:lang w:val="en-GB"/>
          </w:rPr>
          <w:delText>.</w:delText>
        </w:r>
      </w:del>
      <w:r w:rsidRPr="002E20A3">
        <w:rPr>
          <w:rFonts w:cstheme="minorHAnsi"/>
          <w:lang w:val="en-GB"/>
        </w:rPr>
        <w:t xml:space="preserve"> </w:t>
      </w:r>
      <w:del w:id="1764" w:author="Author" w:date="2023-04-12T12:49:00Z">
        <w:r w:rsidRPr="002E20A3" w:rsidDel="001875BD">
          <w:rPr>
            <w:rFonts w:cstheme="minorHAnsi"/>
            <w:lang w:val="en-GB"/>
          </w:rPr>
          <w:delText>R</w:delText>
        </w:r>
      </w:del>
      <w:ins w:id="1765" w:author="Author" w:date="2023-04-12T12:49:00Z">
        <w:r w:rsidR="001875BD">
          <w:rPr>
            <w:rFonts w:cstheme="minorHAnsi"/>
            <w:lang w:val="en-GB"/>
          </w:rPr>
          <w:t>r</w:t>
        </w:r>
      </w:ins>
      <w:r w:rsidRPr="002E20A3">
        <w:rPr>
          <w:rFonts w:cstheme="minorHAnsi"/>
          <w:lang w:val="en-GB"/>
        </w:rPr>
        <w:t>eport of the expert group meeting</w:t>
      </w:r>
      <w:del w:id="1766" w:author="Author" w:date="2023-04-12T12:48:00Z">
        <w:r w:rsidR="002E20A3" w:rsidRPr="002E20A3" w:rsidDel="001875BD">
          <w:rPr>
            <w:rFonts w:cstheme="minorHAnsi"/>
            <w:lang w:val="en-GB"/>
          </w:rPr>
          <w:delText>.</w:delText>
        </w:r>
      </w:del>
      <w:del w:id="1767" w:author="Author" w:date="2023-04-12T12:49:00Z">
        <w:r w:rsidR="002E20A3" w:rsidRPr="002E20A3" w:rsidDel="001875BD">
          <w:rPr>
            <w:rFonts w:cstheme="minorHAnsi"/>
            <w:lang w:val="en-GB"/>
          </w:rPr>
          <w:delText>”</w:delText>
        </w:r>
      </w:del>
      <w:ins w:id="1768" w:author="Author" w:date="2023-04-12T12:48:00Z">
        <w:r w:rsidR="001875BD">
          <w:rPr>
            <w:rFonts w:cstheme="minorHAnsi"/>
            <w:lang w:val="en-GB"/>
          </w:rPr>
          <w:t>,</w:t>
        </w:r>
      </w:ins>
      <w:r w:rsidRPr="002E20A3">
        <w:rPr>
          <w:rFonts w:cstheme="minorHAnsi"/>
          <w:lang w:val="en-GB"/>
        </w:rPr>
        <w:t xml:space="preserve"> 2018. </w:t>
      </w:r>
      <w:r w:rsidR="009353D5">
        <w:fldChar w:fldCharType="begin"/>
      </w:r>
      <w:r w:rsidR="009353D5" w:rsidRPr="002D2079">
        <w:rPr>
          <w:lang w:val="en-US"/>
          <w:rPrChange w:id="1769" w:author="Author" w:date="2023-02-17T10:31:00Z">
            <w:rPr/>
          </w:rPrChange>
        </w:rPr>
        <w:instrText xml:space="preserve"> HYPERLINK "https://www.unwomen.org/sites/default/files/Headquarters/Attachments/Sections/Library/Publications/2018/EGM-Womens-meaningful-participation-in-negotiating-peace-en.pdf" </w:instrText>
      </w:r>
      <w:r w:rsidR="009353D5">
        <w:fldChar w:fldCharType="separate"/>
      </w:r>
      <w:r w:rsidRPr="005D51CF">
        <w:rPr>
          <w:rStyle w:val="Hyperlink"/>
          <w:rFonts w:cstheme="minorHAnsi"/>
          <w:rPrChange w:id="1770" w:author="Author" w:date="2023-02-21T14:53:00Z">
            <w:rPr>
              <w:rStyle w:val="Hyperlink"/>
              <w:rFonts w:cstheme="minorHAnsi"/>
              <w:lang w:val="en-GB"/>
            </w:rPr>
          </w:rPrChange>
        </w:rPr>
        <w:t>https://www.unwomen.org/sites/default/files/Headquarters/Attachments/Sections/Library/Publications/2018/EGM-Womens-meaningful-participation-in-negotiating-peace-en.pdf</w:t>
      </w:r>
      <w:r w:rsidR="009353D5">
        <w:rPr>
          <w:rStyle w:val="Hyperlink"/>
          <w:rFonts w:cstheme="minorHAnsi"/>
          <w:lang w:val="en-GB"/>
        </w:rPr>
        <w:fldChar w:fldCharType="end"/>
      </w:r>
      <w:r w:rsidRPr="005D51CF">
        <w:rPr>
          <w:rStyle w:val="Hyperlink"/>
          <w:rFonts w:cstheme="minorHAnsi"/>
          <w:rPrChange w:id="1771" w:author="Author" w:date="2023-02-21T14:53:00Z">
            <w:rPr>
              <w:rStyle w:val="Hyperlink"/>
              <w:rFonts w:cstheme="minorHAnsi"/>
              <w:lang w:val="en-GB"/>
            </w:rPr>
          </w:rPrChange>
        </w:rPr>
        <w:t xml:space="preserve"> </w:t>
      </w:r>
    </w:p>
    <w:p w14:paraId="266C527F" w14:textId="3444390A" w:rsidR="00AD1220" w:rsidRPr="00FB08E8" w:rsidRDefault="00AD1220" w:rsidP="00863652">
      <w:pPr>
        <w:rPr>
          <w:rFonts w:cstheme="minorHAnsi"/>
          <w:rPrChange w:id="1772" w:author="Author" w:date="2023-04-13T10:06:00Z">
            <w:rPr>
              <w:rFonts w:cstheme="minorHAnsi"/>
              <w:lang w:val="en-GB"/>
            </w:rPr>
          </w:rPrChange>
        </w:rPr>
      </w:pPr>
      <w:r w:rsidRPr="002E20A3">
        <w:rPr>
          <w:rFonts w:cstheme="minorHAnsi"/>
          <w:lang w:val="en-GB"/>
        </w:rPr>
        <w:t>United Nations</w:t>
      </w:r>
      <w:ins w:id="1773" w:author="Author" w:date="2023-04-12T12:21:00Z">
        <w:r w:rsidR="00663962">
          <w:rPr>
            <w:rFonts w:cstheme="minorHAnsi"/>
            <w:lang w:val="en-GB"/>
          </w:rPr>
          <w:t>,</w:t>
        </w:r>
      </w:ins>
      <w:del w:id="1774" w:author="Author" w:date="2023-04-12T12:21:00Z">
        <w:r w:rsidRPr="002E20A3" w:rsidDel="00663962">
          <w:rPr>
            <w:rFonts w:cstheme="minorHAnsi"/>
            <w:lang w:val="en-GB"/>
          </w:rPr>
          <w:delText>.</w:delText>
        </w:r>
      </w:del>
      <w:r w:rsidRPr="002E20A3">
        <w:rPr>
          <w:rFonts w:cstheme="minorHAnsi"/>
          <w:lang w:val="en-GB"/>
        </w:rPr>
        <w:t xml:space="preserve"> “Action for Peacekeeping+</w:t>
      </w:r>
      <w:ins w:id="1775" w:author="Author" w:date="2023-04-12T12:49:00Z">
        <w:r w:rsidR="001875BD">
          <w:rPr>
            <w:rFonts w:cstheme="minorHAnsi"/>
            <w:lang w:val="en-GB"/>
          </w:rPr>
          <w:t>,</w:t>
        </w:r>
      </w:ins>
      <w:r w:rsidRPr="002E20A3">
        <w:rPr>
          <w:rFonts w:cstheme="minorHAnsi"/>
          <w:lang w:val="en-GB"/>
        </w:rPr>
        <w:t xml:space="preserve"> </w:t>
      </w:r>
      <w:del w:id="1776" w:author="Author" w:date="2023-04-12T12:49:00Z">
        <w:r w:rsidRPr="002E20A3" w:rsidDel="001875BD">
          <w:rPr>
            <w:rFonts w:cstheme="minorHAnsi"/>
            <w:lang w:val="en-GB"/>
          </w:rPr>
          <w:delText>P</w:delText>
        </w:r>
      </w:del>
      <w:ins w:id="1777" w:author="Author" w:date="2023-04-12T12:49:00Z">
        <w:r w:rsidR="001875BD">
          <w:rPr>
            <w:rFonts w:cstheme="minorHAnsi"/>
            <w:lang w:val="en-GB"/>
          </w:rPr>
          <w:t>p</w:t>
        </w:r>
      </w:ins>
      <w:r w:rsidRPr="002E20A3">
        <w:rPr>
          <w:rFonts w:cstheme="minorHAnsi"/>
          <w:lang w:val="en-GB"/>
        </w:rPr>
        <w:t>riorities for 2021</w:t>
      </w:r>
      <w:del w:id="1778" w:author="Author" w:date="2023-04-12T12:49:00Z">
        <w:r w:rsidRPr="002E20A3" w:rsidDel="001875BD">
          <w:rPr>
            <w:rFonts w:cstheme="minorHAnsi"/>
            <w:lang w:val="en-GB"/>
          </w:rPr>
          <w:delText>-</w:delText>
        </w:r>
      </w:del>
      <w:ins w:id="1779" w:author="Author" w:date="2023-04-12T12:49:00Z">
        <w:r w:rsidR="001875BD" w:rsidRPr="00CA7CCC">
          <w:rPr>
            <w:rFonts w:cstheme="minorHAnsi"/>
            <w:color w:val="333333"/>
            <w:lang w:val="en-GB"/>
          </w:rPr>
          <w:t>–</w:t>
        </w:r>
      </w:ins>
      <w:r w:rsidRPr="002E20A3">
        <w:rPr>
          <w:rFonts w:cstheme="minorHAnsi"/>
          <w:lang w:val="en-GB"/>
        </w:rPr>
        <w:t>2023</w:t>
      </w:r>
      <w:ins w:id="1780" w:author="Author" w:date="2023-04-12T12:20:00Z">
        <w:r w:rsidR="00663962">
          <w:rPr>
            <w:rFonts w:cstheme="minorHAnsi"/>
            <w:lang w:val="en-GB"/>
          </w:rPr>
          <w:t>”</w:t>
        </w:r>
      </w:ins>
      <w:ins w:id="1781" w:author="Author" w:date="2023-04-12T12:50:00Z">
        <w:r w:rsidR="001875BD">
          <w:rPr>
            <w:rFonts w:cstheme="minorHAnsi"/>
            <w:lang w:val="en-GB"/>
          </w:rPr>
          <w:t>,</w:t>
        </w:r>
      </w:ins>
      <w:del w:id="1782" w:author="Author" w:date="2023-04-12T12:20:00Z">
        <w:r w:rsidRPr="002E20A3" w:rsidDel="00663962">
          <w:rPr>
            <w:rFonts w:cstheme="minorHAnsi"/>
            <w:lang w:val="en-GB"/>
          </w:rPr>
          <w:delText>.</w:delText>
        </w:r>
      </w:del>
      <w:r w:rsidRPr="002E20A3">
        <w:rPr>
          <w:rFonts w:cstheme="minorHAnsi"/>
          <w:lang w:val="en-GB"/>
        </w:rPr>
        <w:t xml:space="preserve"> </w:t>
      </w:r>
      <w:del w:id="1783" w:author="Author" w:date="2023-04-12T12:20:00Z">
        <w:r w:rsidRPr="002E20A3" w:rsidDel="00663962">
          <w:rPr>
            <w:rFonts w:cstheme="minorHAnsi"/>
            <w:lang w:val="en-GB"/>
          </w:rPr>
          <w:delText>B</w:delText>
        </w:r>
      </w:del>
      <w:ins w:id="1784" w:author="Author" w:date="2023-04-12T12:50:00Z">
        <w:r w:rsidR="001875BD">
          <w:rPr>
            <w:rFonts w:cstheme="minorHAnsi"/>
            <w:lang w:val="en-GB"/>
          </w:rPr>
          <w:t>b</w:t>
        </w:r>
      </w:ins>
      <w:r w:rsidRPr="002E20A3">
        <w:rPr>
          <w:rFonts w:cstheme="minorHAnsi"/>
          <w:lang w:val="en-GB"/>
        </w:rPr>
        <w:t>ackground paper</w:t>
      </w:r>
      <w:r w:rsidR="002E20A3" w:rsidRPr="002E20A3">
        <w:rPr>
          <w:rFonts w:cstheme="minorHAnsi"/>
          <w:lang w:val="en-GB"/>
        </w:rPr>
        <w:t>.</w:t>
      </w:r>
      <w:del w:id="1785" w:author="Author" w:date="2023-04-12T12:50:00Z">
        <w:r w:rsidR="002E20A3" w:rsidRPr="002E20A3" w:rsidDel="001875BD">
          <w:rPr>
            <w:rFonts w:cstheme="minorHAnsi"/>
            <w:lang w:val="en-GB"/>
          </w:rPr>
          <w:delText>”</w:delText>
        </w:r>
      </w:del>
      <w:r w:rsidRPr="002E20A3">
        <w:rPr>
          <w:rFonts w:cstheme="minorHAnsi"/>
          <w:lang w:val="en-GB"/>
        </w:rPr>
        <w:t xml:space="preserve"> </w:t>
      </w:r>
      <w:r w:rsidR="009353D5">
        <w:fldChar w:fldCharType="begin"/>
      </w:r>
      <w:r w:rsidR="009353D5" w:rsidRPr="002D2079">
        <w:rPr>
          <w:lang w:val="en-US"/>
          <w:rPrChange w:id="1786" w:author="Author" w:date="2023-02-17T10:31:00Z">
            <w:rPr/>
          </w:rPrChange>
        </w:rPr>
        <w:instrText xml:space="preserve"> HYPERLINK "https://peacekeeping.un.org/sites/default/files/a4p_background_paper.pdf" </w:instrText>
      </w:r>
      <w:r w:rsidR="009353D5">
        <w:fldChar w:fldCharType="separate"/>
      </w:r>
      <w:r w:rsidRPr="00FB08E8">
        <w:rPr>
          <w:rStyle w:val="Hyperlink"/>
          <w:rFonts w:cstheme="minorHAnsi"/>
          <w:rPrChange w:id="1787" w:author="Author" w:date="2023-04-13T10:06:00Z">
            <w:rPr>
              <w:rStyle w:val="Hyperlink"/>
              <w:rFonts w:cstheme="minorHAnsi"/>
              <w:lang w:val="en-GB"/>
            </w:rPr>
          </w:rPrChange>
        </w:rPr>
        <w:t>https://peacekeeping.un.org/sites/default/files/a4p_background_paper.pdf</w:t>
      </w:r>
      <w:r w:rsidR="009353D5">
        <w:rPr>
          <w:rStyle w:val="Hyperlink"/>
          <w:rFonts w:cstheme="minorHAnsi"/>
          <w:lang w:val="en-GB"/>
        </w:rPr>
        <w:fldChar w:fldCharType="end"/>
      </w:r>
      <w:r w:rsidRPr="00FB08E8">
        <w:rPr>
          <w:rFonts w:cstheme="minorHAnsi"/>
          <w:rPrChange w:id="1788" w:author="Author" w:date="2023-04-13T10:06:00Z">
            <w:rPr>
              <w:rFonts w:cstheme="minorHAnsi"/>
              <w:lang w:val="en-GB"/>
            </w:rPr>
          </w:rPrChange>
        </w:rPr>
        <w:t xml:space="preserve"> </w:t>
      </w:r>
      <w:r w:rsidRPr="00FB08E8">
        <w:rPr>
          <w:rPrChange w:id="1789" w:author="Author" w:date="2023-04-13T10:06:00Z">
            <w:rPr>
              <w:lang w:val="en-GB"/>
            </w:rPr>
          </w:rPrChange>
        </w:rPr>
        <w:br w:type="page"/>
      </w:r>
    </w:p>
    <w:p w14:paraId="72511137" w14:textId="77777777" w:rsidR="00863652" w:rsidRPr="00FB08E8" w:rsidRDefault="00863652" w:rsidP="00863652">
      <w:pPr>
        <w:rPr>
          <w:rFonts w:cstheme="minorHAnsi"/>
          <w:rPrChange w:id="1790" w:author="Author" w:date="2023-04-13T10:06:00Z">
            <w:rPr>
              <w:rFonts w:cstheme="minorHAnsi"/>
              <w:lang w:val="en-GB"/>
            </w:rPr>
          </w:rPrChange>
        </w:rPr>
      </w:pPr>
    </w:p>
    <w:p w14:paraId="2B0E627E" w14:textId="77777777" w:rsidR="00863652" w:rsidRPr="00FB08E8" w:rsidRDefault="00863652" w:rsidP="00863652">
      <w:pPr>
        <w:rPr>
          <w:rFonts w:cstheme="minorHAnsi"/>
          <w:rPrChange w:id="1791" w:author="Author" w:date="2023-04-13T10:06:00Z">
            <w:rPr>
              <w:rFonts w:cstheme="minorHAnsi"/>
              <w:lang w:val="en-GB"/>
            </w:rPr>
          </w:rPrChange>
        </w:rPr>
      </w:pPr>
    </w:p>
    <w:p w14:paraId="61E54AD2" w14:textId="66E764E4" w:rsidR="00863652" w:rsidRPr="00FB08E8" w:rsidRDefault="00863652" w:rsidP="00863652">
      <w:pPr>
        <w:rPr>
          <w:rFonts w:cstheme="minorHAnsi"/>
          <w:rPrChange w:id="1792" w:author="Author" w:date="2023-04-13T10:06:00Z">
            <w:rPr>
              <w:rFonts w:cstheme="minorHAnsi"/>
              <w:lang w:val="en-GB"/>
            </w:rPr>
          </w:rPrChange>
        </w:rPr>
      </w:pPr>
    </w:p>
    <w:p w14:paraId="561675BD" w14:textId="1805ED1E" w:rsidR="00863652" w:rsidRPr="00FB08E8" w:rsidRDefault="00863652" w:rsidP="00863652">
      <w:pPr>
        <w:rPr>
          <w:rFonts w:cstheme="minorHAnsi"/>
          <w:rPrChange w:id="1793" w:author="Author" w:date="2023-04-13T10:06:00Z">
            <w:rPr>
              <w:rFonts w:cstheme="minorHAnsi"/>
              <w:lang w:val="en-GB"/>
            </w:rPr>
          </w:rPrChange>
        </w:rPr>
      </w:pPr>
    </w:p>
    <w:p w14:paraId="36666813" w14:textId="74FB7645" w:rsidR="00863652" w:rsidRPr="00FB08E8" w:rsidRDefault="00863652" w:rsidP="00863652">
      <w:pPr>
        <w:rPr>
          <w:rFonts w:cstheme="minorHAnsi"/>
          <w:rPrChange w:id="1794" w:author="Author" w:date="2023-04-13T10:06:00Z">
            <w:rPr>
              <w:rFonts w:cstheme="minorHAnsi"/>
              <w:lang w:val="en-GB"/>
            </w:rPr>
          </w:rPrChange>
        </w:rPr>
      </w:pPr>
    </w:p>
    <w:p w14:paraId="6DF52CF3" w14:textId="02550B72" w:rsidR="00863652" w:rsidRPr="00FB08E8" w:rsidRDefault="00863652" w:rsidP="00863652">
      <w:pPr>
        <w:rPr>
          <w:rFonts w:cstheme="minorHAnsi"/>
          <w:rPrChange w:id="1795" w:author="Author" w:date="2023-04-13T10:06:00Z">
            <w:rPr>
              <w:rFonts w:cstheme="minorHAnsi"/>
              <w:lang w:val="en-GB"/>
            </w:rPr>
          </w:rPrChange>
        </w:rPr>
      </w:pPr>
    </w:p>
    <w:p w14:paraId="13A4CA24" w14:textId="5F5E6BB4" w:rsidR="00863652" w:rsidRPr="00FB08E8" w:rsidRDefault="00863652" w:rsidP="00863652">
      <w:pPr>
        <w:rPr>
          <w:rFonts w:cstheme="minorHAnsi"/>
          <w:rPrChange w:id="1796" w:author="Author" w:date="2023-04-13T10:06:00Z">
            <w:rPr>
              <w:rFonts w:cstheme="minorHAnsi"/>
              <w:lang w:val="en-GB"/>
            </w:rPr>
          </w:rPrChange>
        </w:rPr>
      </w:pPr>
    </w:p>
    <w:p w14:paraId="4456BED1" w14:textId="26372772" w:rsidR="00863652" w:rsidRPr="00FB08E8" w:rsidRDefault="00863652" w:rsidP="00863652">
      <w:pPr>
        <w:rPr>
          <w:rFonts w:cstheme="minorHAnsi"/>
          <w:rPrChange w:id="1797" w:author="Author" w:date="2023-04-13T10:06:00Z">
            <w:rPr>
              <w:rFonts w:cstheme="minorHAnsi"/>
              <w:lang w:val="en-GB"/>
            </w:rPr>
          </w:rPrChange>
        </w:rPr>
      </w:pPr>
    </w:p>
    <w:p w14:paraId="2CF11430" w14:textId="76B971A7" w:rsidR="00863652" w:rsidRPr="00FB08E8" w:rsidRDefault="00863652" w:rsidP="00863652">
      <w:pPr>
        <w:rPr>
          <w:rFonts w:cstheme="minorHAnsi"/>
          <w:rPrChange w:id="1798" w:author="Author" w:date="2023-04-13T10:06:00Z">
            <w:rPr>
              <w:rFonts w:cstheme="minorHAnsi"/>
              <w:lang w:val="en-GB"/>
            </w:rPr>
          </w:rPrChange>
        </w:rPr>
      </w:pPr>
    </w:p>
    <w:p w14:paraId="4349FEBE" w14:textId="77777777" w:rsidR="00863652" w:rsidRPr="00FB08E8" w:rsidRDefault="00863652" w:rsidP="00863652">
      <w:pPr>
        <w:rPr>
          <w:rFonts w:cstheme="minorHAnsi"/>
          <w:rPrChange w:id="1799" w:author="Author" w:date="2023-04-13T10:06:00Z">
            <w:rPr>
              <w:rFonts w:cstheme="minorHAnsi"/>
              <w:lang w:val="en-GB"/>
            </w:rPr>
          </w:rPrChange>
        </w:rPr>
      </w:pPr>
    </w:p>
    <w:p w14:paraId="34744C55" w14:textId="77777777" w:rsidR="00863652" w:rsidRPr="00FB08E8" w:rsidRDefault="00863652" w:rsidP="00863652">
      <w:pPr>
        <w:rPr>
          <w:rFonts w:cstheme="minorHAnsi"/>
          <w:rPrChange w:id="1800" w:author="Author" w:date="2023-04-13T10:06:00Z">
            <w:rPr>
              <w:rFonts w:cstheme="minorHAnsi"/>
              <w:lang w:val="en-GB"/>
            </w:rPr>
          </w:rPrChange>
        </w:rPr>
      </w:pPr>
    </w:p>
    <w:p w14:paraId="6CA11DE3" w14:textId="77777777" w:rsidR="00863652" w:rsidRPr="00FB08E8" w:rsidRDefault="00863652" w:rsidP="00863652">
      <w:pPr>
        <w:rPr>
          <w:rFonts w:cstheme="minorHAnsi"/>
          <w:rPrChange w:id="1801" w:author="Author" w:date="2023-04-13T10:06:00Z">
            <w:rPr>
              <w:rFonts w:cstheme="minorHAnsi"/>
              <w:lang w:val="en-GB"/>
            </w:rPr>
          </w:rPrChange>
        </w:rPr>
      </w:pPr>
    </w:p>
    <w:p w14:paraId="7C047277" w14:textId="77777777" w:rsidR="00863652" w:rsidRPr="00FB08E8" w:rsidRDefault="00863652" w:rsidP="00863652">
      <w:pPr>
        <w:rPr>
          <w:rFonts w:cstheme="minorHAnsi"/>
          <w:rPrChange w:id="1802" w:author="Author" w:date="2023-04-13T10:06:00Z">
            <w:rPr>
              <w:rFonts w:cstheme="minorHAnsi"/>
              <w:lang w:val="en-GB"/>
            </w:rPr>
          </w:rPrChange>
        </w:rPr>
      </w:pPr>
    </w:p>
    <w:tbl>
      <w:tblPr>
        <w:tblStyle w:val="TableGrid"/>
        <w:tblW w:w="0" w:type="auto"/>
        <w:shd w:val="clear" w:color="auto" w:fill="FFE599" w:themeFill="accent4" w:themeFillTint="66"/>
        <w:tblLook w:val="04A0" w:firstRow="1" w:lastRow="0" w:firstColumn="1" w:lastColumn="0" w:noHBand="0" w:noVBand="1"/>
      </w:tblPr>
      <w:tblGrid>
        <w:gridCol w:w="9042"/>
      </w:tblGrid>
      <w:tr w:rsidR="00863652" w:rsidRPr="002E20A3" w14:paraId="6DFA0B24" w14:textId="77777777" w:rsidTr="00BF1EC1">
        <w:tc>
          <w:tcPr>
            <w:tcW w:w="906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FFE599" w:themeFill="accent4" w:themeFillTint="66"/>
          </w:tcPr>
          <w:p w14:paraId="51A839BD" w14:textId="77777777" w:rsidR="00863652" w:rsidRPr="00FB08E8" w:rsidRDefault="00863652" w:rsidP="00BF1EC1">
            <w:pPr>
              <w:rPr>
                <w:rFonts w:cstheme="minorHAnsi"/>
                <w:rPrChange w:id="1803" w:author="Author" w:date="2023-04-13T10:06:00Z">
                  <w:rPr>
                    <w:rFonts w:cstheme="minorHAnsi"/>
                    <w:lang w:val="en-GB"/>
                  </w:rPr>
                </w:rPrChange>
              </w:rPr>
            </w:pPr>
          </w:p>
          <w:p w14:paraId="3DBBE0E6" w14:textId="77777777" w:rsidR="00863652" w:rsidRPr="00FB08E8" w:rsidRDefault="00863652" w:rsidP="00BF1EC1">
            <w:pPr>
              <w:rPr>
                <w:rFonts w:cstheme="minorHAnsi"/>
                <w:rPrChange w:id="1804" w:author="Author" w:date="2023-04-13T10:06:00Z">
                  <w:rPr>
                    <w:rFonts w:cstheme="minorHAnsi"/>
                    <w:lang w:val="en-GB"/>
                  </w:rPr>
                </w:rPrChange>
              </w:rPr>
            </w:pPr>
          </w:p>
          <w:p w14:paraId="6BAFBE34" w14:textId="20B46F08" w:rsidR="00863652" w:rsidRPr="002E20A3" w:rsidRDefault="00863652" w:rsidP="001A57E4">
            <w:pPr>
              <w:jc w:val="center"/>
              <w:rPr>
                <w:lang w:val="en-GB"/>
              </w:rPr>
            </w:pPr>
            <w:r w:rsidRPr="002E20A3">
              <w:rPr>
                <w:lang w:val="en-GB"/>
              </w:rPr>
              <w:t>SELF-LEARNING</w:t>
            </w:r>
          </w:p>
          <w:p w14:paraId="5020CB3F" w14:textId="77777777" w:rsidR="00863652" w:rsidRPr="002E20A3" w:rsidRDefault="00863652" w:rsidP="00BF1EC1">
            <w:pPr>
              <w:rPr>
                <w:rFonts w:cstheme="minorHAnsi"/>
                <w:lang w:val="en-GB"/>
              </w:rPr>
            </w:pPr>
          </w:p>
          <w:p w14:paraId="1522218E" w14:textId="77777777" w:rsidR="00863652" w:rsidRPr="002E20A3" w:rsidRDefault="00863652" w:rsidP="00BF1EC1">
            <w:pPr>
              <w:rPr>
                <w:rFonts w:cstheme="minorHAnsi"/>
                <w:lang w:val="en-GB"/>
              </w:rPr>
            </w:pPr>
          </w:p>
          <w:p w14:paraId="596E0D1E" w14:textId="77777777" w:rsidR="00863652" w:rsidRPr="002E20A3" w:rsidRDefault="00863652" w:rsidP="00BF1EC1">
            <w:pPr>
              <w:rPr>
                <w:rFonts w:cstheme="minorHAnsi"/>
                <w:lang w:val="en-GB"/>
              </w:rPr>
            </w:pPr>
          </w:p>
        </w:tc>
      </w:tr>
    </w:tbl>
    <w:p w14:paraId="73044832" w14:textId="5979210D" w:rsidR="00863652" w:rsidRPr="002E20A3" w:rsidRDefault="00863652">
      <w:pPr>
        <w:rPr>
          <w:lang w:val="en-GB"/>
        </w:rPr>
      </w:pPr>
    </w:p>
    <w:p w14:paraId="16F5D999" w14:textId="77777777" w:rsidR="00863652" w:rsidRPr="002E20A3" w:rsidRDefault="00863652">
      <w:pPr>
        <w:rPr>
          <w:lang w:val="en-GB"/>
        </w:rPr>
      </w:pPr>
      <w:r w:rsidRPr="002E20A3">
        <w:rPr>
          <w:lang w:val="en-GB"/>
        </w:rPr>
        <w:br w:type="page"/>
      </w:r>
    </w:p>
    <w:p w14:paraId="297FB516" w14:textId="7D887EFA" w:rsidR="00C72525" w:rsidRPr="002E20A3" w:rsidRDefault="00C72525" w:rsidP="00DC34BB">
      <w:pPr>
        <w:pStyle w:val="Heading2"/>
        <w:rPr>
          <w:lang w:val="en-GB"/>
        </w:rPr>
      </w:pPr>
      <w:bookmarkStart w:id="1805" w:name="_Toc101956197"/>
      <w:r w:rsidRPr="002E20A3">
        <w:rPr>
          <w:noProof/>
          <w:lang w:val="en-GB"/>
        </w:rPr>
        <w:lastRenderedPageBreak/>
        <w:drawing>
          <wp:anchor distT="0" distB="0" distL="114300" distR="114300" simplePos="0" relativeHeight="251658243" behindDoc="0" locked="0" layoutInCell="1" allowOverlap="1" wp14:anchorId="0DFB7DC5" wp14:editId="0414A2B8">
            <wp:simplePos x="0" y="0"/>
            <wp:positionH relativeFrom="column">
              <wp:posOffset>5341620</wp:posOffset>
            </wp:positionH>
            <wp:positionV relativeFrom="paragraph">
              <wp:posOffset>0</wp:posOffset>
            </wp:positionV>
            <wp:extent cx="812800" cy="933450"/>
            <wp:effectExtent l="0" t="0" r="635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527" t="43308" r="82363" b="27886"/>
                    <a:stretch/>
                  </pic:blipFill>
                  <pic:spPr bwMode="auto">
                    <a:xfrm>
                      <a:off x="0" y="0"/>
                      <a:ext cx="81280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162" w:rsidRPr="002E20A3">
        <w:rPr>
          <w:lang w:val="en-GB"/>
        </w:rPr>
        <w:t>-</w:t>
      </w:r>
      <w:r w:rsidRPr="002E20A3">
        <w:rPr>
          <w:lang w:val="en-GB"/>
        </w:rPr>
        <w:t>SELF</w:t>
      </w:r>
      <w:r w:rsidR="0022492B" w:rsidRPr="002E20A3">
        <w:rPr>
          <w:lang w:val="en-GB"/>
        </w:rPr>
        <w:t>-</w:t>
      </w:r>
      <w:r w:rsidRPr="002E20A3">
        <w:rPr>
          <w:lang w:val="en-GB"/>
        </w:rPr>
        <w:t>LEARNING</w:t>
      </w:r>
      <w:bookmarkEnd w:id="1805"/>
    </w:p>
    <w:p w14:paraId="2352C7BD" w14:textId="77777777" w:rsidR="00C72525" w:rsidRPr="002E20A3" w:rsidRDefault="00C72525" w:rsidP="00DC34BB">
      <w:pPr>
        <w:pStyle w:val="Heading3"/>
        <w:rPr>
          <w:lang w:val="en-GB"/>
        </w:rPr>
      </w:pPr>
      <w:r w:rsidRPr="002E20A3">
        <w:rPr>
          <w:lang w:val="en-GB"/>
        </w:rPr>
        <w:t>REFLECTION QUESTION</w:t>
      </w:r>
    </w:p>
    <w:p w14:paraId="39C560B9" w14:textId="77777777" w:rsidR="00C72525" w:rsidRPr="002E20A3" w:rsidRDefault="00C72525" w:rsidP="00C72525">
      <w:pPr>
        <w:jc w:val="both"/>
        <w:rPr>
          <w:rFonts w:cstheme="minorHAnsi"/>
          <w:lang w:val="en-GB"/>
        </w:rPr>
      </w:pPr>
    </w:p>
    <w:p w14:paraId="641C627C" w14:textId="1E8C206B" w:rsidR="00C72525" w:rsidRPr="00ED5DE9" w:rsidRDefault="00C72525">
      <w:pPr>
        <w:pStyle w:val="ListParagraph"/>
        <w:jc w:val="both"/>
        <w:rPr>
          <w:rFonts w:cstheme="minorHAnsi"/>
          <w:b/>
          <w:bCs/>
          <w:lang w:val="en-GB"/>
        </w:rPr>
        <w:pPrChange w:id="1806" w:author="Author" w:date="2023-04-12T12:52:00Z">
          <w:pPr>
            <w:pStyle w:val="ListParagraph"/>
            <w:numPr>
              <w:numId w:val="10"/>
            </w:numPr>
            <w:ind w:hanging="360"/>
            <w:jc w:val="both"/>
          </w:pPr>
        </w:pPrChange>
      </w:pPr>
      <w:r w:rsidRPr="00ED5DE9">
        <w:rPr>
          <w:rFonts w:cstheme="minorHAnsi"/>
          <w:b/>
          <w:bCs/>
          <w:lang w:val="en-GB"/>
        </w:rPr>
        <w:t xml:space="preserve">What implicit or explicit bias could you or your colleagues </w:t>
      </w:r>
      <w:r w:rsidR="00B40A5D" w:rsidRPr="00ED5DE9">
        <w:rPr>
          <w:rFonts w:cstheme="minorHAnsi"/>
          <w:b/>
          <w:bCs/>
          <w:lang w:val="en-GB"/>
        </w:rPr>
        <w:t xml:space="preserve">have </w:t>
      </w:r>
      <w:r w:rsidRPr="00ED5DE9">
        <w:rPr>
          <w:rFonts w:cstheme="minorHAnsi"/>
          <w:b/>
          <w:bCs/>
          <w:lang w:val="en-GB"/>
        </w:rPr>
        <w:t xml:space="preserve">with regards to the roles and norms </w:t>
      </w:r>
      <w:del w:id="1807" w:author="Author" w:date="2023-04-12T12:51:00Z">
        <w:r w:rsidRPr="00ED5DE9" w:rsidDel="001875BD">
          <w:rPr>
            <w:rFonts w:cstheme="minorHAnsi"/>
            <w:b/>
            <w:bCs/>
            <w:lang w:val="en-GB"/>
          </w:rPr>
          <w:delText>played by</w:delText>
        </w:r>
      </w:del>
      <w:ins w:id="1808" w:author="Author" w:date="2023-04-12T12:51:00Z">
        <w:r w:rsidR="001875BD">
          <w:rPr>
            <w:rFonts w:cstheme="minorHAnsi"/>
            <w:b/>
            <w:bCs/>
            <w:lang w:val="en-GB"/>
          </w:rPr>
          <w:t>of</w:t>
        </w:r>
      </w:ins>
      <w:r w:rsidRPr="00ED5DE9">
        <w:rPr>
          <w:rFonts w:cstheme="minorHAnsi"/>
          <w:b/>
          <w:bCs/>
          <w:lang w:val="en-GB"/>
        </w:rPr>
        <w:t xml:space="preserve"> men and women </w:t>
      </w:r>
      <w:r w:rsidR="00E91132" w:rsidRPr="00ED5DE9">
        <w:rPr>
          <w:rFonts w:cstheme="minorHAnsi"/>
          <w:b/>
          <w:bCs/>
          <w:lang w:val="en-GB"/>
        </w:rPr>
        <w:t xml:space="preserve">in </w:t>
      </w:r>
      <w:r w:rsidRPr="00ED5DE9">
        <w:rPr>
          <w:rFonts w:cstheme="minorHAnsi"/>
          <w:b/>
          <w:bCs/>
          <w:lang w:val="en-GB"/>
        </w:rPr>
        <w:t>the unrest in C</w:t>
      </w:r>
      <w:ins w:id="1809" w:author="Author" w:date="2023-04-12T12:51:00Z">
        <w:r w:rsidR="001875BD">
          <w:rPr>
            <w:rFonts w:cstheme="minorHAnsi"/>
            <w:b/>
            <w:bCs/>
            <w:lang w:val="en-GB"/>
          </w:rPr>
          <w:t>orma</w:t>
        </w:r>
      </w:ins>
      <w:del w:id="1810" w:author="Author" w:date="2023-04-12T12:51:00Z">
        <w:r w:rsidRPr="00ED5DE9" w:rsidDel="001875BD">
          <w:rPr>
            <w:rFonts w:cstheme="minorHAnsi"/>
            <w:b/>
            <w:bCs/>
            <w:lang w:val="en-GB"/>
          </w:rPr>
          <w:delText>ORMA</w:delText>
        </w:r>
      </w:del>
      <w:r w:rsidRPr="00ED5DE9">
        <w:rPr>
          <w:rFonts w:cstheme="minorHAnsi"/>
          <w:b/>
          <w:bCs/>
          <w:lang w:val="en-GB"/>
        </w:rPr>
        <w:t xml:space="preserve">? How could these biases influence your work? </w:t>
      </w:r>
    </w:p>
    <w:p w14:paraId="2FFB219D" w14:textId="7C86F9DE" w:rsidR="00C72525" w:rsidRPr="002E20A3" w:rsidRDefault="00C72525" w:rsidP="00C72525">
      <w:pPr>
        <w:jc w:val="both"/>
        <w:rPr>
          <w:rFonts w:cstheme="minorHAnsi"/>
          <w:lang w:val="en-GB"/>
        </w:rPr>
      </w:pPr>
      <w:bookmarkStart w:id="1811" w:name="_Hlk97942727"/>
      <w:r w:rsidRPr="002E20A3">
        <w:rPr>
          <w:rFonts w:cstheme="minorHAnsi"/>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455375" w14:textId="2F6CFD06" w:rsidR="0077226F" w:rsidRPr="002E20A3" w:rsidRDefault="00C72525" w:rsidP="00C72525">
      <w:pPr>
        <w:jc w:val="both"/>
        <w:rPr>
          <w:rFonts w:cstheme="minorHAnsi"/>
          <w:i/>
          <w:iCs/>
          <w:lang w:val="en-GB"/>
        </w:rPr>
      </w:pPr>
      <w:r w:rsidRPr="002E20A3">
        <w:rPr>
          <w:rFonts w:cstheme="minorHAnsi"/>
          <w:i/>
          <w:iCs/>
          <w:lang w:val="en-GB"/>
        </w:rPr>
        <w:t xml:space="preserve"> (Please refer</w:t>
      </w:r>
      <w:ins w:id="1812" w:author="Author" w:date="2023-04-12T12:51:00Z">
        <w:r w:rsidR="001875BD">
          <w:rPr>
            <w:rFonts w:cstheme="minorHAnsi"/>
            <w:i/>
            <w:iCs/>
            <w:lang w:val="en-GB"/>
          </w:rPr>
          <w:t xml:space="preserve"> to</w:t>
        </w:r>
      </w:ins>
      <w:r w:rsidRPr="002E20A3">
        <w:rPr>
          <w:rFonts w:cstheme="minorHAnsi"/>
          <w:i/>
          <w:iCs/>
          <w:lang w:val="en-GB"/>
        </w:rPr>
        <w:t xml:space="preserve"> </w:t>
      </w:r>
      <w:commentRangeStart w:id="1813"/>
      <w:r w:rsidRPr="002E20A3">
        <w:rPr>
          <w:rFonts w:cstheme="minorHAnsi"/>
          <w:i/>
          <w:iCs/>
          <w:lang w:val="en-GB"/>
        </w:rPr>
        <w:t xml:space="preserve">p. </w:t>
      </w:r>
      <w:r w:rsidR="00B74E19" w:rsidRPr="00CB57CA">
        <w:rPr>
          <w:rFonts w:cstheme="minorHAnsi"/>
          <w:i/>
          <w:iCs/>
          <w:highlight w:val="yellow"/>
          <w:lang w:val="en-GB"/>
        </w:rPr>
        <w:t>343</w:t>
      </w:r>
      <w:r w:rsidR="00B74E19" w:rsidRPr="002E20A3">
        <w:rPr>
          <w:rFonts w:cstheme="minorHAnsi"/>
          <w:i/>
          <w:iCs/>
          <w:lang w:val="en-GB"/>
        </w:rPr>
        <w:t xml:space="preserve"> </w:t>
      </w:r>
      <w:del w:id="1814" w:author="Author" w:date="2023-04-12T12:52:00Z">
        <w:r w:rsidRPr="002E20A3" w:rsidDel="001875BD">
          <w:rPr>
            <w:rFonts w:cstheme="minorHAnsi"/>
            <w:i/>
            <w:iCs/>
            <w:lang w:val="en-GB"/>
          </w:rPr>
          <w:delText xml:space="preserve">at the </w:delText>
        </w:r>
        <w:commentRangeEnd w:id="1813"/>
        <w:r w:rsidR="001875BD" w:rsidDel="001875BD">
          <w:rPr>
            <w:rStyle w:val="CommentReference"/>
          </w:rPr>
          <w:commentReference w:id="1813"/>
        </w:r>
        <w:r w:rsidRPr="002E20A3" w:rsidDel="001875BD">
          <w:rPr>
            <w:rFonts w:cstheme="minorHAnsi"/>
            <w:i/>
            <w:iCs/>
            <w:lang w:val="en-GB"/>
          </w:rPr>
          <w:delText xml:space="preserve">end of the Handbook </w:delText>
        </w:r>
      </w:del>
      <w:r w:rsidRPr="002E20A3">
        <w:rPr>
          <w:rFonts w:cstheme="minorHAnsi"/>
          <w:i/>
          <w:iCs/>
          <w:lang w:val="en-GB"/>
        </w:rPr>
        <w:t xml:space="preserve">for </w:t>
      </w:r>
      <w:del w:id="1815" w:author="Amy FRUCHTER" w:date="2023-04-14T13:41:00Z">
        <w:r w:rsidRPr="002E20A3" w:rsidDel="003A5F8A">
          <w:rPr>
            <w:rFonts w:cstheme="minorHAnsi"/>
            <w:i/>
            <w:iCs/>
            <w:lang w:val="en-GB"/>
          </w:rPr>
          <w:delText xml:space="preserve">the </w:delText>
        </w:r>
      </w:del>
      <w:r w:rsidRPr="002E20A3">
        <w:rPr>
          <w:rFonts w:cstheme="minorHAnsi"/>
          <w:i/>
          <w:iCs/>
          <w:lang w:val="en-GB"/>
        </w:rPr>
        <w:t>answer)</w:t>
      </w:r>
      <w:del w:id="1816" w:author="Author" w:date="2023-04-12T12:52:00Z">
        <w:r w:rsidRPr="002E20A3" w:rsidDel="001875BD">
          <w:rPr>
            <w:rFonts w:cstheme="minorHAnsi"/>
            <w:i/>
            <w:iCs/>
            <w:lang w:val="en-GB"/>
          </w:rPr>
          <w:delText>.</w:delText>
        </w:r>
      </w:del>
    </w:p>
    <w:p w14:paraId="0A1707D7" w14:textId="77777777" w:rsidR="0077226F" w:rsidRPr="002E20A3" w:rsidRDefault="0077226F">
      <w:pPr>
        <w:rPr>
          <w:rFonts w:cstheme="minorHAnsi"/>
          <w:i/>
          <w:iCs/>
          <w:lang w:val="en-GB"/>
        </w:rPr>
      </w:pPr>
      <w:r w:rsidRPr="002E20A3">
        <w:rPr>
          <w:rFonts w:cstheme="minorHAnsi"/>
          <w:i/>
          <w:iCs/>
          <w:lang w:val="en-GB"/>
        </w:rPr>
        <w:br w:type="page"/>
      </w:r>
    </w:p>
    <w:bookmarkEnd w:id="1811"/>
    <w:p w14:paraId="0E9F9E07" w14:textId="77777777" w:rsidR="00C72525" w:rsidRPr="002E20A3" w:rsidRDefault="00C72525" w:rsidP="00DC34BB">
      <w:pPr>
        <w:pStyle w:val="Heading3"/>
        <w:rPr>
          <w:lang w:val="en-GB"/>
        </w:rPr>
      </w:pPr>
      <w:r w:rsidRPr="002E20A3">
        <w:rPr>
          <w:lang w:val="en-GB"/>
        </w:rPr>
        <w:lastRenderedPageBreak/>
        <w:t>QUIZ</w:t>
      </w:r>
    </w:p>
    <w:p w14:paraId="1C7E22F3" w14:textId="77777777" w:rsidR="00C72525" w:rsidRPr="001C389D" w:rsidRDefault="00C72525" w:rsidP="00C72525">
      <w:pPr>
        <w:jc w:val="both"/>
        <w:rPr>
          <w:rFonts w:cstheme="minorHAnsi"/>
          <w:b/>
          <w:bCs/>
          <w:lang w:val="en-GB"/>
          <w:rPrChange w:id="1817" w:author="Author" w:date="2023-04-12T12:52:00Z">
            <w:rPr>
              <w:rFonts w:cstheme="minorHAnsi"/>
              <w:lang w:val="en-GB"/>
            </w:rPr>
          </w:rPrChange>
        </w:rPr>
      </w:pPr>
      <w:r w:rsidRPr="001C389D">
        <w:rPr>
          <w:rFonts w:cstheme="minorHAnsi"/>
          <w:b/>
          <w:bCs/>
          <w:lang w:val="en-GB"/>
          <w:rPrChange w:id="1818" w:author="Author" w:date="2023-04-12T12:52:00Z">
            <w:rPr>
              <w:rFonts w:cstheme="minorHAnsi"/>
              <w:i/>
              <w:iCs/>
              <w:lang w:val="en-GB"/>
            </w:rPr>
          </w:rPrChange>
        </w:rPr>
        <w:t>Please answer the following questions</w:t>
      </w:r>
      <w:r w:rsidRPr="001C389D">
        <w:rPr>
          <w:rFonts w:cstheme="minorHAnsi"/>
          <w:b/>
          <w:bCs/>
          <w:lang w:val="en-GB"/>
          <w:rPrChange w:id="1819" w:author="Author" w:date="2023-04-12T12:52:00Z">
            <w:rPr>
              <w:rFonts w:cstheme="minorHAnsi"/>
              <w:lang w:val="en-GB"/>
            </w:rPr>
          </w:rPrChange>
        </w:rPr>
        <w:t xml:space="preserve">: </w:t>
      </w:r>
    </w:p>
    <w:p w14:paraId="6B49829B" w14:textId="77777777" w:rsidR="004122A7" w:rsidRDefault="00C72525" w:rsidP="00450E19">
      <w:pPr>
        <w:pStyle w:val="ListParagraph"/>
        <w:numPr>
          <w:ilvl w:val="0"/>
          <w:numId w:val="20"/>
        </w:numPr>
        <w:jc w:val="both"/>
        <w:rPr>
          <w:rFonts w:cstheme="minorHAnsi"/>
          <w:lang w:val="en-GB"/>
        </w:rPr>
      </w:pPr>
      <w:r w:rsidRPr="002E20A3">
        <w:rPr>
          <w:rFonts w:cstheme="minorHAnsi"/>
          <w:lang w:val="en-GB"/>
        </w:rPr>
        <w:t>When planning the operation</w:t>
      </w:r>
      <w:r w:rsidR="00594AB6" w:rsidRPr="002E20A3">
        <w:rPr>
          <w:rFonts w:cstheme="minorHAnsi"/>
          <w:lang w:val="en-GB"/>
        </w:rPr>
        <w:t xml:space="preserve"> </w:t>
      </w:r>
      <w:r w:rsidR="001B6CF9" w:rsidRPr="002E20A3">
        <w:rPr>
          <w:rFonts w:cstheme="minorHAnsi"/>
          <w:lang w:val="en-GB"/>
        </w:rPr>
        <w:t xml:space="preserve">that </w:t>
      </w:r>
      <w:r w:rsidR="00F53408" w:rsidRPr="002E20A3">
        <w:rPr>
          <w:rFonts w:cstheme="minorHAnsi"/>
          <w:lang w:val="en-GB"/>
        </w:rPr>
        <w:t xml:space="preserve">you were </w:t>
      </w:r>
      <w:r w:rsidR="00594AB6" w:rsidRPr="002E20A3">
        <w:rPr>
          <w:rFonts w:cstheme="minorHAnsi"/>
          <w:lang w:val="en-GB"/>
        </w:rPr>
        <w:t xml:space="preserve">tasked </w:t>
      </w:r>
      <w:r w:rsidR="00F53408" w:rsidRPr="002E20A3">
        <w:rPr>
          <w:rFonts w:cstheme="minorHAnsi"/>
          <w:lang w:val="en-GB"/>
        </w:rPr>
        <w:t>with</w:t>
      </w:r>
      <w:r w:rsidR="00594AB6" w:rsidRPr="002E20A3">
        <w:rPr>
          <w:rFonts w:cstheme="minorHAnsi"/>
          <w:lang w:val="en-GB"/>
        </w:rPr>
        <w:t xml:space="preserve"> by the Infantry Battalion Commander</w:t>
      </w:r>
      <w:r w:rsidRPr="002E20A3">
        <w:rPr>
          <w:rFonts w:cstheme="minorHAnsi"/>
          <w:lang w:val="en-GB"/>
        </w:rPr>
        <w:t xml:space="preserve">, what type of information should you </w:t>
      </w:r>
      <w:r w:rsidR="00216A78" w:rsidRPr="002E20A3">
        <w:rPr>
          <w:rFonts w:cstheme="minorHAnsi"/>
          <w:lang w:val="en-GB"/>
        </w:rPr>
        <w:t>acquire</w:t>
      </w:r>
      <w:r w:rsidRPr="002E20A3">
        <w:rPr>
          <w:rFonts w:cstheme="minorHAnsi"/>
          <w:lang w:val="en-GB"/>
        </w:rPr>
        <w:t xml:space="preserve">? </w:t>
      </w:r>
    </w:p>
    <w:p w14:paraId="2E0F84CB" w14:textId="21C580AF" w:rsidR="00C72525" w:rsidRPr="002E20A3" w:rsidRDefault="00C72525" w:rsidP="004122A7">
      <w:pPr>
        <w:pStyle w:val="ListParagraph"/>
        <w:jc w:val="both"/>
        <w:rPr>
          <w:rFonts w:cstheme="minorHAnsi"/>
          <w:lang w:val="en-GB"/>
        </w:rPr>
      </w:pPr>
      <w:r w:rsidRPr="002E20A3">
        <w:rPr>
          <w:rFonts w:cstheme="minorHAnsi"/>
          <w:lang w:val="en-GB"/>
        </w:rPr>
        <w:t>(</w:t>
      </w:r>
      <w:commentRangeStart w:id="1820"/>
      <w:del w:id="1821" w:author="Author" w:date="2023-04-12T12:52:00Z">
        <w:r w:rsidR="00287AFC" w:rsidRPr="002E20A3" w:rsidDel="001C389D">
          <w:rPr>
            <w:rFonts w:cstheme="minorHAnsi"/>
            <w:i/>
            <w:iCs/>
            <w:lang w:val="en-GB"/>
          </w:rPr>
          <w:delText>C</w:delText>
        </w:r>
      </w:del>
      <w:ins w:id="1822" w:author="Author" w:date="2023-04-12T12:52:00Z">
        <w:r w:rsidR="001C389D">
          <w:rPr>
            <w:rFonts w:cstheme="minorHAnsi"/>
            <w:i/>
            <w:iCs/>
            <w:lang w:val="en-GB"/>
          </w:rPr>
          <w:t>c</w:t>
        </w:r>
      </w:ins>
      <w:r w:rsidRPr="002E20A3">
        <w:rPr>
          <w:rFonts w:cstheme="minorHAnsi"/>
          <w:i/>
          <w:iCs/>
          <w:lang w:val="en-GB"/>
        </w:rPr>
        <w:t>ite 3 topics</w:t>
      </w:r>
      <w:r w:rsidRPr="002E20A3">
        <w:rPr>
          <w:rFonts w:cstheme="minorHAnsi"/>
          <w:lang w:val="en-GB"/>
        </w:rPr>
        <w:t>)</w:t>
      </w:r>
      <w:del w:id="1823" w:author="Amy FRUCHTER" w:date="2023-04-14T17:29:00Z">
        <w:r w:rsidRPr="002E20A3" w:rsidDel="007461D3">
          <w:rPr>
            <w:rFonts w:cstheme="minorHAnsi"/>
            <w:lang w:val="en-GB"/>
          </w:rPr>
          <w:delText>:</w:delText>
        </w:r>
      </w:del>
      <w:commentRangeEnd w:id="1820"/>
      <w:r w:rsidR="001C389D">
        <w:rPr>
          <w:rStyle w:val="CommentReference"/>
        </w:rPr>
        <w:commentReference w:id="1820"/>
      </w:r>
    </w:p>
    <w:p w14:paraId="24662249" w14:textId="77777777" w:rsidR="00C72525" w:rsidRPr="002E20A3" w:rsidRDefault="00C72525" w:rsidP="00450E19">
      <w:pPr>
        <w:pStyle w:val="ListParagraph"/>
        <w:numPr>
          <w:ilvl w:val="0"/>
          <w:numId w:val="21"/>
        </w:numPr>
        <w:jc w:val="both"/>
        <w:rPr>
          <w:rFonts w:cstheme="minorHAnsi"/>
          <w:lang w:val="en-GB"/>
        </w:rPr>
      </w:pPr>
      <w:r w:rsidRPr="002E20A3">
        <w:rPr>
          <w:rFonts w:cstheme="minorHAnsi"/>
          <w:lang w:val="en-GB"/>
        </w:rPr>
        <w:t>_________________________________________________________</w:t>
      </w:r>
    </w:p>
    <w:p w14:paraId="7D3E0962" w14:textId="77777777" w:rsidR="00C72525" w:rsidRPr="002E20A3" w:rsidRDefault="00C72525" w:rsidP="00450E19">
      <w:pPr>
        <w:pStyle w:val="ListParagraph"/>
        <w:numPr>
          <w:ilvl w:val="0"/>
          <w:numId w:val="21"/>
        </w:numPr>
        <w:jc w:val="both"/>
        <w:rPr>
          <w:rFonts w:cstheme="minorHAnsi"/>
          <w:lang w:val="en-GB"/>
        </w:rPr>
      </w:pPr>
      <w:r w:rsidRPr="002E20A3">
        <w:rPr>
          <w:rFonts w:cstheme="minorHAnsi"/>
          <w:lang w:val="en-GB"/>
        </w:rPr>
        <w:t>_________________________________________________________</w:t>
      </w:r>
    </w:p>
    <w:p w14:paraId="4FFADDA7" w14:textId="77777777" w:rsidR="00C72525" w:rsidRPr="002E20A3" w:rsidRDefault="00C72525" w:rsidP="00450E19">
      <w:pPr>
        <w:pStyle w:val="ListParagraph"/>
        <w:numPr>
          <w:ilvl w:val="0"/>
          <w:numId w:val="21"/>
        </w:numPr>
        <w:jc w:val="both"/>
        <w:rPr>
          <w:rFonts w:cstheme="minorHAnsi"/>
          <w:lang w:val="en-GB"/>
        </w:rPr>
      </w:pPr>
      <w:r w:rsidRPr="002E20A3">
        <w:rPr>
          <w:rFonts w:cstheme="minorHAnsi"/>
          <w:lang w:val="en-GB"/>
        </w:rPr>
        <w:t>_________________________________________________________</w:t>
      </w:r>
    </w:p>
    <w:p w14:paraId="66161C9E" w14:textId="77777777" w:rsidR="00C72525" w:rsidRPr="002E20A3" w:rsidRDefault="00C72525" w:rsidP="00C72525">
      <w:pPr>
        <w:rPr>
          <w:rFonts w:cstheme="minorHAnsi"/>
          <w:i/>
          <w:iCs/>
          <w:lang w:val="en-GB"/>
        </w:rPr>
      </w:pPr>
    </w:p>
    <w:p w14:paraId="7954C824" w14:textId="4AFB084F" w:rsidR="00C72525" w:rsidRPr="002E20A3" w:rsidRDefault="00C72525" w:rsidP="00C72525">
      <w:pPr>
        <w:jc w:val="both"/>
        <w:rPr>
          <w:rFonts w:cstheme="minorHAnsi"/>
          <w:lang w:val="en-GB"/>
        </w:rPr>
      </w:pPr>
      <w:r w:rsidRPr="002E20A3">
        <w:rPr>
          <w:rFonts w:cstheme="minorHAnsi"/>
          <w:b/>
          <w:bCs/>
          <w:lang w:val="en-GB"/>
        </w:rPr>
        <w:t>Fill in the blanks</w:t>
      </w:r>
      <w:r w:rsidR="001B6CF9" w:rsidRPr="002E20A3">
        <w:rPr>
          <w:rFonts w:cstheme="minorHAnsi"/>
          <w:b/>
          <w:bCs/>
          <w:lang w:val="en-GB"/>
        </w:rPr>
        <w:t xml:space="preserve"> using the following words in the right place</w:t>
      </w:r>
      <w:r w:rsidR="0091038A" w:rsidRPr="002E20A3">
        <w:rPr>
          <w:rFonts w:cstheme="minorHAnsi"/>
          <w:b/>
          <w:bCs/>
          <w:lang w:val="en-GB"/>
        </w:rPr>
        <w:t xml:space="preserve">: </w:t>
      </w:r>
      <w:r w:rsidR="00A96D1C" w:rsidRPr="002E20A3">
        <w:rPr>
          <w:rFonts w:cstheme="minorHAnsi"/>
          <w:b/>
          <w:bCs/>
          <w:lang w:val="en-GB"/>
        </w:rPr>
        <w:t>agents of positive change, analysis, sources of authority</w:t>
      </w:r>
      <w:r w:rsidR="0011128D" w:rsidRPr="002E20A3">
        <w:rPr>
          <w:rFonts w:cstheme="minorHAnsi"/>
          <w:b/>
          <w:bCs/>
          <w:lang w:val="en-GB"/>
        </w:rPr>
        <w:t>,</w:t>
      </w:r>
      <w:r w:rsidR="00A96D1C" w:rsidRPr="002E20A3">
        <w:rPr>
          <w:rFonts w:cstheme="minorHAnsi"/>
          <w:b/>
          <w:bCs/>
          <w:lang w:val="en-GB"/>
        </w:rPr>
        <w:t xml:space="preserve"> DPKO/</w:t>
      </w:r>
      <w:del w:id="1824" w:author="Author" w:date="2023-04-12T12:53:00Z">
        <w:r w:rsidR="00A96D1C" w:rsidRPr="002E20A3" w:rsidDel="001C389D">
          <w:rPr>
            <w:rFonts w:cstheme="minorHAnsi"/>
            <w:b/>
            <w:bCs/>
            <w:lang w:val="en-GB"/>
          </w:rPr>
          <w:delText xml:space="preserve"> </w:delText>
        </w:r>
      </w:del>
      <w:r w:rsidR="00A96D1C" w:rsidRPr="002E20A3">
        <w:rPr>
          <w:rFonts w:cstheme="minorHAnsi"/>
          <w:b/>
          <w:bCs/>
          <w:lang w:val="en-GB"/>
        </w:rPr>
        <w:t>DFS</w:t>
      </w:r>
      <w:ins w:id="1825" w:author="Author" w:date="2023-04-12T13:02:00Z">
        <w:r w:rsidR="001C389D">
          <w:rPr>
            <w:rFonts w:cstheme="minorHAnsi"/>
            <w:b/>
            <w:bCs/>
            <w:lang w:val="en-GB"/>
          </w:rPr>
          <w:t xml:space="preserve"> </w:t>
        </w:r>
      </w:ins>
      <w:del w:id="1826" w:author="Author" w:date="2023-04-12T13:01:00Z">
        <w:r w:rsidR="00A96D1C" w:rsidRPr="002E20A3" w:rsidDel="001C389D">
          <w:rPr>
            <w:rFonts w:cstheme="minorHAnsi"/>
            <w:b/>
            <w:bCs/>
            <w:lang w:val="en-GB"/>
          </w:rPr>
          <w:delText xml:space="preserve"> Policy on Gender Equality in Peacekeeping Operations</w:delText>
        </w:r>
      </w:del>
      <w:ins w:id="1827" w:author="Author" w:date="2023-04-12T13:01:00Z">
        <w:r w:rsidR="001C389D">
          <w:rPr>
            <w:rFonts w:cstheme="minorHAnsi"/>
            <w:b/>
            <w:bCs/>
            <w:lang w:val="en-GB"/>
          </w:rPr>
          <w:t>policy on</w:t>
        </w:r>
        <w:r w:rsidR="001C389D" w:rsidRPr="001C389D">
          <w:rPr>
            <w:rFonts w:cstheme="minorHAnsi"/>
            <w:lang w:val="en-GB"/>
          </w:rPr>
          <w:t xml:space="preserve"> </w:t>
        </w:r>
        <w:r w:rsidR="001C389D" w:rsidRPr="001C389D">
          <w:rPr>
            <w:rFonts w:cstheme="minorHAnsi"/>
            <w:b/>
            <w:bCs/>
            <w:lang w:val="en-GB"/>
            <w:rPrChange w:id="1828" w:author="Author" w:date="2023-04-12T13:02:00Z">
              <w:rPr>
                <w:rFonts w:cstheme="minorHAnsi"/>
                <w:lang w:val="en-GB"/>
              </w:rPr>
            </w:rPrChange>
          </w:rPr>
          <w:t>gender-responsive United Nations peacekeeping operations</w:t>
        </w:r>
      </w:ins>
      <w:r w:rsidR="0011128D" w:rsidRPr="002E20A3">
        <w:rPr>
          <w:rFonts w:cstheme="minorHAnsi"/>
          <w:b/>
          <w:bCs/>
          <w:lang w:val="en-GB"/>
        </w:rPr>
        <w:t>, roles</w:t>
      </w:r>
      <w:r w:rsidRPr="002E20A3">
        <w:rPr>
          <w:rFonts w:cstheme="minorHAnsi"/>
          <w:lang w:val="en-GB"/>
        </w:rPr>
        <w:t xml:space="preserve">: </w:t>
      </w:r>
    </w:p>
    <w:p w14:paraId="448EF8C0" w14:textId="75775B6E"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Gender</w:t>
      </w:r>
      <w:r w:rsidR="00A936E7" w:rsidRPr="002E20A3">
        <w:rPr>
          <w:rFonts w:cstheme="minorHAnsi"/>
          <w:lang w:val="en-GB"/>
        </w:rPr>
        <w:t xml:space="preserve"> </w:t>
      </w:r>
      <w:r w:rsidRPr="002E20A3">
        <w:rPr>
          <w:rFonts w:cstheme="minorHAnsi"/>
          <w:lang w:val="en-GB"/>
        </w:rPr>
        <w:t xml:space="preserve">___________________ are the activities a household or a community expect women and men to do. </w:t>
      </w:r>
    </w:p>
    <w:p w14:paraId="3BE9B857" w14:textId="77777777" w:rsidR="00C72525" w:rsidRPr="002E20A3" w:rsidRDefault="00C72525" w:rsidP="00C72525">
      <w:pPr>
        <w:pStyle w:val="ListParagraph"/>
        <w:jc w:val="both"/>
        <w:rPr>
          <w:rFonts w:cstheme="minorHAnsi"/>
          <w:lang w:val="en-GB"/>
        </w:rPr>
      </w:pPr>
    </w:p>
    <w:p w14:paraId="1051AC3D" w14:textId="77777777"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 xml:space="preserve">Gender _________________ studies different roles and tasks of men and women in a society. </w:t>
      </w:r>
    </w:p>
    <w:p w14:paraId="28495057" w14:textId="77777777" w:rsidR="00C72525" w:rsidRPr="002E20A3" w:rsidRDefault="00C72525" w:rsidP="00C72525">
      <w:pPr>
        <w:pStyle w:val="ListParagraph"/>
        <w:rPr>
          <w:rFonts w:cstheme="minorHAnsi"/>
          <w:lang w:val="en-GB"/>
        </w:rPr>
      </w:pPr>
    </w:p>
    <w:p w14:paraId="1F9BEB94" w14:textId="77777777" w:rsidR="00C72525" w:rsidRPr="002E20A3" w:rsidRDefault="00C72525" w:rsidP="00450E19">
      <w:pPr>
        <w:pStyle w:val="ListParagraph"/>
        <w:numPr>
          <w:ilvl w:val="0"/>
          <w:numId w:val="20"/>
        </w:numPr>
        <w:rPr>
          <w:rFonts w:cstheme="minorHAnsi"/>
          <w:lang w:val="en-GB"/>
        </w:rPr>
      </w:pPr>
      <w:r w:rsidRPr="002E20A3">
        <w:rPr>
          <w:rFonts w:cstheme="minorHAnsi"/>
          <w:lang w:val="en-GB"/>
        </w:rPr>
        <w:t xml:space="preserve">Critical roles of women and girls in peace and security include as _____________ and as __________________. </w:t>
      </w:r>
    </w:p>
    <w:p w14:paraId="3BA95BAA" w14:textId="77777777" w:rsidR="00C72525" w:rsidRPr="002E20A3" w:rsidRDefault="00C72525" w:rsidP="00C72525">
      <w:pPr>
        <w:pStyle w:val="ListParagraph"/>
        <w:rPr>
          <w:rFonts w:cstheme="minorHAnsi"/>
          <w:lang w:val="en-GB"/>
        </w:rPr>
      </w:pPr>
    </w:p>
    <w:p w14:paraId="6B2E6CDC" w14:textId="0000F9EB" w:rsidR="00C72525" w:rsidRPr="002E20A3" w:rsidRDefault="00C72525" w:rsidP="00450E19">
      <w:pPr>
        <w:pStyle w:val="ListParagraph"/>
        <w:numPr>
          <w:ilvl w:val="0"/>
          <w:numId w:val="20"/>
        </w:numPr>
        <w:rPr>
          <w:rFonts w:cstheme="minorHAnsi"/>
          <w:lang w:val="en-GB"/>
        </w:rPr>
      </w:pPr>
      <w:r w:rsidRPr="002E20A3">
        <w:rPr>
          <w:rFonts w:cstheme="minorHAnsi"/>
          <w:lang w:val="en-GB"/>
        </w:rPr>
        <w:t xml:space="preserve">The </w:t>
      </w:r>
      <w:del w:id="1829" w:author="Author" w:date="2023-04-12T13:03:00Z">
        <w:r w:rsidRPr="002E20A3" w:rsidDel="00317E7A">
          <w:rPr>
            <w:rFonts w:cstheme="minorHAnsi"/>
            <w:lang w:val="en-GB"/>
          </w:rPr>
          <w:delText>P</w:delText>
        </w:r>
      </w:del>
      <w:ins w:id="1830" w:author="Author" w:date="2023-04-12T13:03:00Z">
        <w:r w:rsidR="00317E7A">
          <w:rPr>
            <w:rFonts w:cstheme="minorHAnsi"/>
            <w:lang w:val="en-GB"/>
          </w:rPr>
          <w:t>p</w:t>
        </w:r>
      </w:ins>
      <w:r w:rsidRPr="002E20A3">
        <w:rPr>
          <w:rFonts w:cstheme="minorHAnsi"/>
          <w:lang w:val="en-GB"/>
        </w:rPr>
        <w:t xml:space="preserve">olicy that guides peacekeepers on the </w:t>
      </w:r>
      <w:del w:id="1831" w:author="Author" w:date="2023-04-12T13:04:00Z">
        <w:r w:rsidRPr="002E20A3" w:rsidDel="00317E7A">
          <w:rPr>
            <w:rFonts w:cstheme="minorHAnsi"/>
            <w:lang w:val="en-GB"/>
          </w:rPr>
          <w:delText>WPS</w:delText>
        </w:r>
      </w:del>
      <w:ins w:id="1832" w:author="Author" w:date="2023-04-12T13:04:00Z">
        <w:r w:rsidR="00317E7A">
          <w:rPr>
            <w:rFonts w:cstheme="minorHAnsi"/>
            <w:lang w:val="en-GB"/>
          </w:rPr>
          <w:t>women, peace and security</w:t>
        </w:r>
      </w:ins>
      <w:r w:rsidRPr="002E20A3">
        <w:rPr>
          <w:rFonts w:cstheme="minorHAnsi"/>
          <w:lang w:val="en-GB"/>
        </w:rPr>
        <w:t xml:space="preserve"> agenda is the ___________________ of </w:t>
      </w:r>
      <w:r w:rsidR="00A96D1C" w:rsidRPr="002E20A3">
        <w:rPr>
          <w:rFonts w:cstheme="minorHAnsi"/>
          <w:lang w:val="en-GB"/>
        </w:rPr>
        <w:t>2018.</w:t>
      </w:r>
      <w:r w:rsidRPr="002E20A3">
        <w:rPr>
          <w:rFonts w:cstheme="minorHAnsi"/>
          <w:lang w:val="en-GB"/>
        </w:rPr>
        <w:t xml:space="preserve"> </w:t>
      </w:r>
    </w:p>
    <w:p w14:paraId="6F132789" w14:textId="77777777" w:rsidR="00C72525" w:rsidRPr="002E20A3" w:rsidRDefault="00C72525" w:rsidP="00C72525">
      <w:pPr>
        <w:pStyle w:val="ListParagraph"/>
        <w:jc w:val="both"/>
        <w:rPr>
          <w:rFonts w:cstheme="minorHAnsi"/>
          <w:lang w:val="en-GB"/>
        </w:rPr>
      </w:pPr>
    </w:p>
    <w:p w14:paraId="4CE09719" w14:textId="77777777" w:rsidR="00C72525" w:rsidRPr="002E20A3" w:rsidRDefault="00C72525" w:rsidP="00C72525">
      <w:pPr>
        <w:jc w:val="both"/>
        <w:rPr>
          <w:rFonts w:cstheme="minorHAnsi"/>
          <w:b/>
          <w:bCs/>
          <w:lang w:val="en-GB"/>
        </w:rPr>
      </w:pPr>
      <w:r w:rsidRPr="002E20A3">
        <w:rPr>
          <w:rFonts w:cstheme="minorHAnsi"/>
          <w:b/>
          <w:bCs/>
          <w:lang w:val="en-GB"/>
        </w:rPr>
        <w:t xml:space="preserve">True or false? </w:t>
      </w:r>
    </w:p>
    <w:p w14:paraId="5F117C50" w14:textId="77777777"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Gender is a social construct and can vary over time. __________________</w:t>
      </w:r>
    </w:p>
    <w:p w14:paraId="3CDAE7EC" w14:textId="77777777" w:rsidR="00C72525" w:rsidRPr="002E20A3" w:rsidRDefault="00C72525" w:rsidP="00C72525">
      <w:pPr>
        <w:pStyle w:val="ListParagraph"/>
        <w:jc w:val="both"/>
        <w:rPr>
          <w:rFonts w:cstheme="minorHAnsi"/>
          <w:lang w:val="en-GB"/>
        </w:rPr>
      </w:pPr>
    </w:p>
    <w:p w14:paraId="350020ED" w14:textId="77777777"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In some societies today, men and women are equal. __________________</w:t>
      </w:r>
    </w:p>
    <w:p w14:paraId="60FBF5EB" w14:textId="77777777" w:rsidR="00C72525" w:rsidRPr="002E20A3" w:rsidRDefault="00C72525" w:rsidP="00C72525">
      <w:pPr>
        <w:pStyle w:val="ListParagraph"/>
        <w:jc w:val="both"/>
        <w:rPr>
          <w:rFonts w:cstheme="minorHAnsi"/>
          <w:lang w:val="en-GB"/>
        </w:rPr>
      </w:pPr>
    </w:p>
    <w:p w14:paraId="3D161FB3" w14:textId="77777777"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Gender equality is a human rights issue. __________________</w:t>
      </w:r>
    </w:p>
    <w:p w14:paraId="14CADC03" w14:textId="77777777" w:rsidR="00C72525" w:rsidRPr="002E20A3" w:rsidRDefault="00C72525" w:rsidP="00C72525">
      <w:pPr>
        <w:pStyle w:val="ListParagraph"/>
        <w:rPr>
          <w:rFonts w:cstheme="minorHAnsi"/>
          <w:lang w:val="en-GB"/>
        </w:rPr>
      </w:pPr>
    </w:p>
    <w:p w14:paraId="45672B97" w14:textId="77777777"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Gender equality only benefits women. __________________</w:t>
      </w:r>
    </w:p>
    <w:p w14:paraId="22002B28" w14:textId="51885185" w:rsidR="00C72525" w:rsidRPr="002E20A3" w:rsidRDefault="00C72525" w:rsidP="00C72525">
      <w:pPr>
        <w:pStyle w:val="ListParagraph"/>
        <w:rPr>
          <w:rFonts w:cstheme="minorHAnsi"/>
          <w:lang w:val="en-GB"/>
        </w:rPr>
      </w:pPr>
    </w:p>
    <w:p w14:paraId="75AC2A70" w14:textId="68E503B2" w:rsidR="00594AB6" w:rsidRPr="002E20A3" w:rsidRDefault="00594AB6" w:rsidP="00C72525">
      <w:pPr>
        <w:pStyle w:val="ListParagraph"/>
        <w:rPr>
          <w:rFonts w:cstheme="minorHAnsi"/>
          <w:lang w:val="en-GB"/>
        </w:rPr>
      </w:pPr>
    </w:p>
    <w:p w14:paraId="34CBAAFE" w14:textId="046B9843" w:rsidR="00594AB6" w:rsidRPr="002E20A3" w:rsidRDefault="00594AB6" w:rsidP="00C72525">
      <w:pPr>
        <w:pStyle w:val="ListParagraph"/>
        <w:rPr>
          <w:rFonts w:cstheme="minorHAnsi"/>
          <w:lang w:val="en-GB"/>
        </w:rPr>
      </w:pPr>
    </w:p>
    <w:p w14:paraId="2EBCE87B" w14:textId="202F7B9F" w:rsidR="00594AB6" w:rsidRPr="002E20A3" w:rsidRDefault="00594AB6" w:rsidP="00C72525">
      <w:pPr>
        <w:pStyle w:val="ListParagraph"/>
        <w:rPr>
          <w:rFonts w:cstheme="minorHAnsi"/>
          <w:lang w:val="en-GB"/>
        </w:rPr>
      </w:pPr>
    </w:p>
    <w:p w14:paraId="58A63A6F" w14:textId="7C1C8C96" w:rsidR="00594AB6" w:rsidRPr="002E20A3" w:rsidRDefault="00594AB6" w:rsidP="00C72525">
      <w:pPr>
        <w:pStyle w:val="ListParagraph"/>
        <w:rPr>
          <w:rFonts w:cstheme="minorHAnsi"/>
          <w:lang w:val="en-GB"/>
        </w:rPr>
      </w:pPr>
    </w:p>
    <w:p w14:paraId="6E4A55A5" w14:textId="34C47E39" w:rsidR="00594AB6" w:rsidRPr="002E20A3" w:rsidRDefault="00594AB6" w:rsidP="00C72525">
      <w:pPr>
        <w:pStyle w:val="ListParagraph"/>
        <w:rPr>
          <w:rFonts w:cstheme="minorHAnsi"/>
          <w:lang w:val="en-GB"/>
        </w:rPr>
      </w:pPr>
    </w:p>
    <w:p w14:paraId="712B1E1B" w14:textId="1E2EE400" w:rsidR="00594AB6" w:rsidRPr="002E20A3" w:rsidRDefault="00594AB6" w:rsidP="00C72525">
      <w:pPr>
        <w:pStyle w:val="ListParagraph"/>
        <w:rPr>
          <w:rFonts w:cstheme="minorHAnsi"/>
          <w:lang w:val="en-GB"/>
        </w:rPr>
      </w:pPr>
    </w:p>
    <w:p w14:paraId="07EDA6F3" w14:textId="432A6EAD" w:rsidR="00594AB6" w:rsidRPr="002E20A3" w:rsidRDefault="00594AB6" w:rsidP="00C72525">
      <w:pPr>
        <w:pStyle w:val="ListParagraph"/>
        <w:rPr>
          <w:rFonts w:cstheme="minorHAnsi"/>
          <w:lang w:val="en-GB"/>
        </w:rPr>
      </w:pPr>
    </w:p>
    <w:p w14:paraId="4DE4B7BE" w14:textId="5A69C625" w:rsidR="00594AB6" w:rsidRPr="002E20A3" w:rsidRDefault="00594AB6" w:rsidP="00C72525">
      <w:pPr>
        <w:pStyle w:val="ListParagraph"/>
        <w:rPr>
          <w:rFonts w:cstheme="minorHAnsi"/>
          <w:lang w:val="en-GB"/>
        </w:rPr>
      </w:pPr>
    </w:p>
    <w:p w14:paraId="26E35648" w14:textId="7A71BDA7" w:rsidR="00594AB6" w:rsidRPr="002E20A3" w:rsidRDefault="00594AB6" w:rsidP="00C72525">
      <w:pPr>
        <w:pStyle w:val="ListParagraph"/>
        <w:rPr>
          <w:rFonts w:cstheme="minorHAnsi"/>
          <w:lang w:val="en-GB"/>
        </w:rPr>
      </w:pPr>
    </w:p>
    <w:p w14:paraId="7885A407" w14:textId="39F2A431" w:rsidR="00594AB6" w:rsidRPr="002E20A3" w:rsidRDefault="00594AB6" w:rsidP="00C72525">
      <w:pPr>
        <w:pStyle w:val="ListParagraph"/>
        <w:rPr>
          <w:rFonts w:cstheme="minorHAnsi"/>
          <w:lang w:val="en-GB"/>
        </w:rPr>
      </w:pPr>
    </w:p>
    <w:p w14:paraId="2C91CB30" w14:textId="702CACAD" w:rsidR="00594AB6" w:rsidRPr="002E20A3" w:rsidRDefault="00594AB6" w:rsidP="00C72525">
      <w:pPr>
        <w:pStyle w:val="ListParagraph"/>
        <w:rPr>
          <w:rFonts w:cstheme="minorHAnsi"/>
          <w:lang w:val="en-GB"/>
        </w:rPr>
      </w:pPr>
    </w:p>
    <w:p w14:paraId="7CE96A8C" w14:textId="21A966E3" w:rsidR="00594AB6" w:rsidRPr="002E20A3" w:rsidRDefault="00594AB6" w:rsidP="00C72525">
      <w:pPr>
        <w:pStyle w:val="ListParagraph"/>
        <w:rPr>
          <w:rFonts w:cstheme="minorHAnsi"/>
          <w:lang w:val="en-GB"/>
        </w:rPr>
      </w:pPr>
    </w:p>
    <w:p w14:paraId="7ADCC6D6" w14:textId="02C4FEAD" w:rsidR="00594AB6" w:rsidRPr="002E20A3" w:rsidRDefault="00594AB6" w:rsidP="00C72525">
      <w:pPr>
        <w:pStyle w:val="ListParagraph"/>
        <w:rPr>
          <w:rFonts w:cstheme="minorHAnsi"/>
          <w:lang w:val="en-GB"/>
        </w:rPr>
      </w:pPr>
    </w:p>
    <w:p w14:paraId="5A6ADAEF" w14:textId="505DE37C" w:rsidR="00594AB6" w:rsidRPr="002E20A3" w:rsidRDefault="00594AB6" w:rsidP="00C72525">
      <w:pPr>
        <w:pStyle w:val="ListParagraph"/>
        <w:rPr>
          <w:rFonts w:cstheme="minorHAnsi"/>
          <w:lang w:val="en-GB"/>
        </w:rPr>
      </w:pPr>
    </w:p>
    <w:p w14:paraId="7B845533" w14:textId="77777777" w:rsidR="00C72525" w:rsidRPr="002E20A3" w:rsidRDefault="00C72525" w:rsidP="00450E19">
      <w:pPr>
        <w:pStyle w:val="ListParagraph"/>
        <w:numPr>
          <w:ilvl w:val="0"/>
          <w:numId w:val="20"/>
        </w:numPr>
        <w:jc w:val="both"/>
        <w:rPr>
          <w:rFonts w:cstheme="minorHAnsi"/>
          <w:lang w:val="en-GB"/>
        </w:rPr>
      </w:pPr>
      <w:r w:rsidRPr="002E20A3">
        <w:rPr>
          <w:rFonts w:cstheme="minorHAnsi"/>
          <w:lang w:val="en-GB"/>
        </w:rPr>
        <w:t xml:space="preserve">What do the following abbreviations stand for? </w:t>
      </w:r>
    </w:p>
    <w:p w14:paraId="1EC58429" w14:textId="77777777" w:rsidR="00C72525" w:rsidRPr="002E20A3" w:rsidRDefault="00C72525" w:rsidP="00C72525">
      <w:pPr>
        <w:jc w:val="both"/>
        <w:rPr>
          <w:rFonts w:cstheme="minorHAnsi"/>
          <w:lang w:val="en-GB"/>
        </w:rPr>
      </w:pPr>
    </w:p>
    <w:tbl>
      <w:tblPr>
        <w:tblStyle w:val="TableGrid"/>
        <w:tblW w:w="0" w:type="auto"/>
        <w:tblLook w:val="04A0" w:firstRow="1" w:lastRow="0" w:firstColumn="1" w:lastColumn="0" w:noHBand="0" w:noVBand="1"/>
      </w:tblPr>
      <w:tblGrid>
        <w:gridCol w:w="4530"/>
        <w:gridCol w:w="4530"/>
      </w:tblGrid>
      <w:tr w:rsidR="00C72525" w:rsidRPr="002E20A3" w14:paraId="50ABAF06" w14:textId="77777777" w:rsidTr="001B74C7">
        <w:tc>
          <w:tcPr>
            <w:tcW w:w="4530" w:type="dxa"/>
            <w:shd w:val="clear" w:color="auto" w:fill="2E74B5" w:themeFill="accent5" w:themeFillShade="BF"/>
          </w:tcPr>
          <w:p w14:paraId="1A6BCB79" w14:textId="77777777" w:rsidR="00C72525" w:rsidRPr="002E20A3" w:rsidRDefault="00C72525" w:rsidP="001B74C7">
            <w:pPr>
              <w:jc w:val="both"/>
              <w:rPr>
                <w:rFonts w:cstheme="minorHAnsi"/>
                <w:b/>
                <w:bCs/>
                <w:color w:val="FFFFFF" w:themeColor="background1"/>
                <w:lang w:val="en-GB"/>
              </w:rPr>
            </w:pPr>
            <w:r w:rsidRPr="002E20A3">
              <w:rPr>
                <w:rFonts w:cstheme="minorHAnsi"/>
                <w:b/>
                <w:bCs/>
                <w:color w:val="FFFFFF" w:themeColor="background1"/>
                <w:lang w:val="en-GB"/>
              </w:rPr>
              <w:t>ASCOPE</w:t>
            </w:r>
          </w:p>
          <w:p w14:paraId="3469ABBD" w14:textId="77777777" w:rsidR="00C72525" w:rsidRPr="002E20A3" w:rsidRDefault="00C72525" w:rsidP="001B74C7">
            <w:pPr>
              <w:jc w:val="both"/>
              <w:rPr>
                <w:rFonts w:cstheme="minorHAnsi"/>
                <w:b/>
                <w:bCs/>
                <w:color w:val="FFFFFF" w:themeColor="background1"/>
                <w:lang w:val="en-GB"/>
              </w:rPr>
            </w:pPr>
          </w:p>
        </w:tc>
        <w:tc>
          <w:tcPr>
            <w:tcW w:w="4530" w:type="dxa"/>
            <w:shd w:val="clear" w:color="auto" w:fill="2E74B5" w:themeFill="accent5" w:themeFillShade="BF"/>
          </w:tcPr>
          <w:p w14:paraId="54EE2FC6" w14:textId="5AA3F5D1" w:rsidR="00C72525" w:rsidRPr="002E20A3" w:rsidRDefault="00C72525" w:rsidP="001B74C7">
            <w:pPr>
              <w:jc w:val="both"/>
              <w:rPr>
                <w:rFonts w:cstheme="minorHAnsi"/>
                <w:b/>
                <w:bCs/>
                <w:color w:val="FFFFFF" w:themeColor="background1"/>
                <w:lang w:val="en-GB"/>
              </w:rPr>
            </w:pPr>
            <w:bookmarkStart w:id="1833" w:name="_Hlk98094869"/>
            <w:r w:rsidRPr="002E20A3">
              <w:rPr>
                <w:rFonts w:cstheme="minorHAnsi"/>
                <w:b/>
                <w:bCs/>
                <w:color w:val="FFFFFF" w:themeColor="background1"/>
                <w:lang w:val="en-GB"/>
              </w:rPr>
              <w:t>PMERSCHII</w:t>
            </w:r>
            <w:del w:id="1834" w:author="Author" w:date="2023-04-12T13:04:00Z">
              <w:r w:rsidRPr="002E20A3" w:rsidDel="00317E7A">
                <w:rPr>
                  <w:rFonts w:cstheme="minorHAnsi"/>
                  <w:b/>
                  <w:bCs/>
                  <w:color w:val="FFFFFF" w:themeColor="background1"/>
                  <w:lang w:val="en-GB"/>
                </w:rPr>
                <w:delText>:</w:delText>
              </w:r>
            </w:del>
            <w:ins w:id="1835" w:author="Author" w:date="2023-04-12T13:04:00Z">
              <w:r w:rsidR="00317E7A" w:rsidRPr="00317E7A">
                <w:rPr>
                  <w:rFonts w:cstheme="minorHAnsi"/>
                  <w:b/>
                  <w:bCs/>
                  <w:color w:val="FFFFFF" w:themeColor="background1"/>
                  <w:lang w:val="en-GB"/>
                </w:rPr>
                <w:t>-</w:t>
              </w:r>
            </w:ins>
            <w:del w:id="1836" w:author="Author" w:date="2023-04-12T13:04:00Z">
              <w:r w:rsidRPr="002E20A3" w:rsidDel="00317E7A">
                <w:rPr>
                  <w:rFonts w:cstheme="minorHAnsi"/>
                  <w:b/>
                  <w:bCs/>
                  <w:color w:val="FFFFFF" w:themeColor="background1"/>
                  <w:lang w:val="en-GB"/>
                </w:rPr>
                <w:delText xml:space="preserve"> </w:delText>
              </w:r>
            </w:del>
            <w:r w:rsidRPr="002E20A3">
              <w:rPr>
                <w:rFonts w:cstheme="minorHAnsi"/>
                <w:b/>
                <w:bCs/>
                <w:color w:val="FFFFFF" w:themeColor="background1"/>
                <w:lang w:val="en-GB"/>
              </w:rPr>
              <w:t>PT</w:t>
            </w:r>
            <w:bookmarkEnd w:id="1833"/>
          </w:p>
        </w:tc>
      </w:tr>
      <w:tr w:rsidR="00C72525" w:rsidRPr="002E20A3" w14:paraId="4F6C6788" w14:textId="77777777" w:rsidTr="001B74C7">
        <w:tc>
          <w:tcPr>
            <w:tcW w:w="4530" w:type="dxa"/>
          </w:tcPr>
          <w:p w14:paraId="656648D4" w14:textId="77777777" w:rsidR="00C72525" w:rsidRPr="002E20A3" w:rsidRDefault="00C72525" w:rsidP="001B74C7">
            <w:pPr>
              <w:jc w:val="both"/>
              <w:rPr>
                <w:rFonts w:cstheme="minorHAnsi"/>
                <w:lang w:val="en-GB"/>
              </w:rPr>
            </w:pPr>
            <w:r w:rsidRPr="002E20A3">
              <w:rPr>
                <w:rFonts w:cstheme="minorHAnsi"/>
                <w:b/>
                <w:bCs/>
                <w:lang w:val="en-GB"/>
              </w:rPr>
              <w:t>A</w:t>
            </w:r>
            <w:r w:rsidRPr="002E20A3">
              <w:rPr>
                <w:rFonts w:cstheme="minorHAnsi"/>
                <w:lang w:val="en-GB"/>
              </w:rPr>
              <w:t>_______________</w:t>
            </w:r>
          </w:p>
          <w:p w14:paraId="2004CA14" w14:textId="77777777" w:rsidR="00C72525" w:rsidRPr="002E20A3" w:rsidRDefault="00C72525" w:rsidP="001B74C7">
            <w:pPr>
              <w:jc w:val="both"/>
              <w:rPr>
                <w:rFonts w:cstheme="minorHAnsi"/>
                <w:lang w:val="en-GB"/>
              </w:rPr>
            </w:pPr>
            <w:r w:rsidRPr="002E20A3">
              <w:rPr>
                <w:rFonts w:cstheme="minorHAnsi"/>
                <w:b/>
                <w:bCs/>
                <w:lang w:val="en-GB"/>
              </w:rPr>
              <w:t>S</w:t>
            </w:r>
            <w:r w:rsidRPr="002E20A3">
              <w:rPr>
                <w:rFonts w:cstheme="minorHAnsi"/>
                <w:lang w:val="en-GB"/>
              </w:rPr>
              <w:t>_______________</w:t>
            </w:r>
          </w:p>
          <w:p w14:paraId="72C92BAB" w14:textId="77777777" w:rsidR="00C72525" w:rsidRPr="002E20A3" w:rsidRDefault="00C72525" w:rsidP="001B74C7">
            <w:pPr>
              <w:jc w:val="both"/>
              <w:rPr>
                <w:rFonts w:cstheme="minorHAnsi"/>
                <w:lang w:val="en-GB"/>
              </w:rPr>
            </w:pPr>
            <w:r w:rsidRPr="002E20A3">
              <w:rPr>
                <w:rFonts w:cstheme="minorHAnsi"/>
                <w:b/>
                <w:bCs/>
                <w:lang w:val="en-GB"/>
              </w:rPr>
              <w:t>C</w:t>
            </w:r>
            <w:r w:rsidRPr="002E20A3">
              <w:rPr>
                <w:rFonts w:cstheme="minorHAnsi"/>
                <w:lang w:val="en-GB"/>
              </w:rPr>
              <w:t>_______________</w:t>
            </w:r>
          </w:p>
          <w:p w14:paraId="2A9D2720" w14:textId="77777777" w:rsidR="00C72525" w:rsidRPr="002E20A3" w:rsidRDefault="00C72525" w:rsidP="001B74C7">
            <w:pPr>
              <w:jc w:val="both"/>
              <w:rPr>
                <w:rFonts w:cstheme="minorHAnsi"/>
                <w:lang w:val="en-GB"/>
              </w:rPr>
            </w:pPr>
            <w:r w:rsidRPr="002E20A3">
              <w:rPr>
                <w:rFonts w:cstheme="minorHAnsi"/>
                <w:b/>
                <w:bCs/>
                <w:lang w:val="en-GB"/>
              </w:rPr>
              <w:t>O</w:t>
            </w:r>
            <w:r w:rsidRPr="002E20A3">
              <w:rPr>
                <w:rFonts w:cstheme="minorHAnsi"/>
                <w:lang w:val="en-GB"/>
              </w:rPr>
              <w:t>_______________</w:t>
            </w:r>
          </w:p>
          <w:p w14:paraId="69F2AE98" w14:textId="77777777" w:rsidR="00C72525" w:rsidRPr="002E20A3" w:rsidRDefault="00C72525" w:rsidP="001B74C7">
            <w:pPr>
              <w:jc w:val="both"/>
              <w:rPr>
                <w:rFonts w:cstheme="minorHAnsi"/>
                <w:lang w:val="en-GB"/>
              </w:rPr>
            </w:pPr>
            <w:r w:rsidRPr="002E20A3">
              <w:rPr>
                <w:rFonts w:cstheme="minorHAnsi"/>
                <w:b/>
                <w:bCs/>
                <w:lang w:val="en-GB"/>
              </w:rPr>
              <w:t>P</w:t>
            </w:r>
            <w:r w:rsidRPr="002E20A3">
              <w:rPr>
                <w:rFonts w:cstheme="minorHAnsi"/>
                <w:lang w:val="en-GB"/>
              </w:rPr>
              <w:t>_______________</w:t>
            </w:r>
          </w:p>
          <w:p w14:paraId="1E20F15C" w14:textId="77777777" w:rsidR="00C72525" w:rsidRPr="002E20A3" w:rsidRDefault="00C72525" w:rsidP="001B74C7">
            <w:pPr>
              <w:jc w:val="both"/>
              <w:rPr>
                <w:rFonts w:cstheme="minorHAnsi"/>
                <w:lang w:val="en-GB"/>
              </w:rPr>
            </w:pPr>
            <w:r w:rsidRPr="002E20A3">
              <w:rPr>
                <w:rFonts w:cstheme="minorHAnsi"/>
                <w:b/>
                <w:bCs/>
                <w:lang w:val="en-GB"/>
              </w:rPr>
              <w:t>E</w:t>
            </w:r>
            <w:r w:rsidRPr="002E20A3">
              <w:rPr>
                <w:rFonts w:cstheme="minorHAnsi"/>
                <w:lang w:val="en-GB"/>
              </w:rPr>
              <w:t>_______________</w:t>
            </w:r>
          </w:p>
        </w:tc>
        <w:tc>
          <w:tcPr>
            <w:tcW w:w="4530" w:type="dxa"/>
          </w:tcPr>
          <w:p w14:paraId="70D81EBA" w14:textId="77777777" w:rsidR="00C72525" w:rsidRPr="002E20A3" w:rsidRDefault="00C72525" w:rsidP="001B74C7">
            <w:pPr>
              <w:jc w:val="both"/>
              <w:rPr>
                <w:rFonts w:cstheme="minorHAnsi"/>
                <w:lang w:val="en-GB"/>
              </w:rPr>
            </w:pPr>
            <w:r w:rsidRPr="002E20A3">
              <w:rPr>
                <w:rFonts w:cstheme="minorHAnsi"/>
                <w:b/>
                <w:bCs/>
                <w:lang w:val="en-GB"/>
              </w:rPr>
              <w:t>P</w:t>
            </w:r>
            <w:r w:rsidRPr="002E20A3">
              <w:rPr>
                <w:rFonts w:cstheme="minorHAnsi"/>
                <w:lang w:val="en-GB"/>
              </w:rPr>
              <w:t>_______________</w:t>
            </w:r>
          </w:p>
          <w:p w14:paraId="2E1FAA46" w14:textId="77777777" w:rsidR="00C72525" w:rsidRPr="002E20A3" w:rsidRDefault="00C72525" w:rsidP="001B74C7">
            <w:pPr>
              <w:jc w:val="both"/>
              <w:rPr>
                <w:rFonts w:cstheme="minorHAnsi"/>
                <w:lang w:val="en-GB"/>
              </w:rPr>
            </w:pPr>
            <w:r w:rsidRPr="002E20A3">
              <w:rPr>
                <w:rFonts w:cstheme="minorHAnsi"/>
                <w:b/>
                <w:bCs/>
                <w:lang w:val="en-GB"/>
              </w:rPr>
              <w:t>M</w:t>
            </w:r>
            <w:r w:rsidRPr="002E20A3">
              <w:rPr>
                <w:rFonts w:cstheme="minorHAnsi"/>
                <w:lang w:val="en-GB"/>
              </w:rPr>
              <w:t>_______________</w:t>
            </w:r>
          </w:p>
          <w:p w14:paraId="0FD41E11" w14:textId="77777777" w:rsidR="00C72525" w:rsidRPr="002E20A3" w:rsidRDefault="00C72525" w:rsidP="001B74C7">
            <w:pPr>
              <w:jc w:val="both"/>
              <w:rPr>
                <w:rFonts w:cstheme="minorHAnsi"/>
                <w:lang w:val="en-GB"/>
              </w:rPr>
            </w:pPr>
            <w:r w:rsidRPr="002E20A3">
              <w:rPr>
                <w:rFonts w:cstheme="minorHAnsi"/>
                <w:b/>
                <w:bCs/>
                <w:lang w:val="en-GB"/>
              </w:rPr>
              <w:t>E</w:t>
            </w:r>
            <w:r w:rsidRPr="002E20A3">
              <w:rPr>
                <w:rFonts w:cstheme="minorHAnsi"/>
                <w:lang w:val="en-GB"/>
              </w:rPr>
              <w:t>_______________</w:t>
            </w:r>
          </w:p>
          <w:p w14:paraId="57923576" w14:textId="77777777" w:rsidR="00C72525" w:rsidRPr="002E20A3" w:rsidRDefault="00C72525" w:rsidP="001B74C7">
            <w:pPr>
              <w:jc w:val="both"/>
              <w:rPr>
                <w:rFonts w:cstheme="minorHAnsi"/>
                <w:lang w:val="en-GB"/>
              </w:rPr>
            </w:pPr>
            <w:r w:rsidRPr="002E20A3">
              <w:rPr>
                <w:rFonts w:cstheme="minorHAnsi"/>
                <w:b/>
                <w:bCs/>
                <w:lang w:val="en-GB"/>
              </w:rPr>
              <w:t>R</w:t>
            </w:r>
            <w:r w:rsidRPr="002E20A3">
              <w:rPr>
                <w:rFonts w:cstheme="minorHAnsi"/>
                <w:lang w:val="en-GB"/>
              </w:rPr>
              <w:t>_______________</w:t>
            </w:r>
          </w:p>
          <w:p w14:paraId="1F19CE0E" w14:textId="77777777" w:rsidR="00C72525" w:rsidRPr="002E20A3" w:rsidRDefault="00C72525" w:rsidP="001B74C7">
            <w:pPr>
              <w:jc w:val="both"/>
              <w:rPr>
                <w:rFonts w:cstheme="minorHAnsi"/>
                <w:lang w:val="en-GB"/>
              </w:rPr>
            </w:pPr>
            <w:r w:rsidRPr="002E20A3">
              <w:rPr>
                <w:rFonts w:cstheme="minorHAnsi"/>
                <w:b/>
                <w:bCs/>
                <w:lang w:val="en-GB"/>
              </w:rPr>
              <w:t>S</w:t>
            </w:r>
            <w:r w:rsidRPr="002E20A3">
              <w:rPr>
                <w:rFonts w:cstheme="minorHAnsi"/>
                <w:lang w:val="en-GB"/>
              </w:rPr>
              <w:t>_______________</w:t>
            </w:r>
          </w:p>
          <w:p w14:paraId="3C02AEED" w14:textId="77777777" w:rsidR="00C72525" w:rsidRPr="002E20A3" w:rsidRDefault="00C72525" w:rsidP="001B74C7">
            <w:pPr>
              <w:jc w:val="both"/>
              <w:rPr>
                <w:rFonts w:cstheme="minorHAnsi"/>
                <w:lang w:val="en-GB"/>
              </w:rPr>
            </w:pPr>
            <w:r w:rsidRPr="002E20A3">
              <w:rPr>
                <w:rFonts w:cstheme="minorHAnsi"/>
                <w:b/>
                <w:bCs/>
                <w:lang w:val="en-GB"/>
              </w:rPr>
              <w:t>C</w:t>
            </w:r>
            <w:r w:rsidRPr="002E20A3">
              <w:rPr>
                <w:rFonts w:cstheme="minorHAnsi"/>
                <w:lang w:val="en-GB"/>
              </w:rPr>
              <w:t>_______________</w:t>
            </w:r>
          </w:p>
          <w:p w14:paraId="4DFD8AA5" w14:textId="77777777" w:rsidR="00C72525" w:rsidRPr="002E20A3" w:rsidRDefault="00C72525" w:rsidP="001B74C7">
            <w:pPr>
              <w:jc w:val="both"/>
              <w:rPr>
                <w:rFonts w:cstheme="minorHAnsi"/>
                <w:lang w:val="en-GB"/>
              </w:rPr>
            </w:pPr>
            <w:r w:rsidRPr="002E20A3">
              <w:rPr>
                <w:rFonts w:cstheme="minorHAnsi"/>
                <w:b/>
                <w:bCs/>
                <w:lang w:val="en-GB"/>
              </w:rPr>
              <w:t>H</w:t>
            </w:r>
            <w:r w:rsidRPr="002E20A3">
              <w:rPr>
                <w:rFonts w:cstheme="minorHAnsi"/>
                <w:lang w:val="en-GB"/>
              </w:rPr>
              <w:t>_______________</w:t>
            </w:r>
          </w:p>
          <w:p w14:paraId="12BCBFE6" w14:textId="77777777" w:rsidR="00C72525" w:rsidRPr="002E20A3" w:rsidRDefault="00C72525" w:rsidP="001B74C7">
            <w:pPr>
              <w:jc w:val="both"/>
              <w:rPr>
                <w:rFonts w:cstheme="minorHAnsi"/>
                <w:lang w:val="en-GB"/>
              </w:rPr>
            </w:pPr>
            <w:r w:rsidRPr="002E20A3">
              <w:rPr>
                <w:rFonts w:cstheme="minorHAnsi"/>
                <w:b/>
                <w:bCs/>
                <w:lang w:val="en-GB"/>
              </w:rPr>
              <w:t>I</w:t>
            </w:r>
            <w:r w:rsidRPr="002E20A3">
              <w:rPr>
                <w:rFonts w:cstheme="minorHAnsi"/>
                <w:lang w:val="en-GB"/>
              </w:rPr>
              <w:t>_______________</w:t>
            </w:r>
          </w:p>
          <w:p w14:paraId="6E1A99DE" w14:textId="77777777" w:rsidR="00C72525" w:rsidRPr="002E20A3" w:rsidRDefault="00C72525" w:rsidP="001B74C7">
            <w:pPr>
              <w:jc w:val="both"/>
              <w:rPr>
                <w:rFonts w:cstheme="minorHAnsi"/>
                <w:lang w:val="en-GB"/>
              </w:rPr>
            </w:pPr>
            <w:r w:rsidRPr="002E20A3">
              <w:rPr>
                <w:rFonts w:cstheme="minorHAnsi"/>
                <w:lang w:val="en-GB"/>
              </w:rPr>
              <w:t xml:space="preserve"> </w:t>
            </w:r>
            <w:r w:rsidRPr="002E20A3">
              <w:rPr>
                <w:rFonts w:cstheme="minorHAnsi"/>
                <w:b/>
                <w:bCs/>
                <w:lang w:val="en-GB"/>
              </w:rPr>
              <w:t>I</w:t>
            </w:r>
            <w:r w:rsidRPr="002E20A3">
              <w:rPr>
                <w:rFonts w:cstheme="minorHAnsi"/>
                <w:lang w:val="en-GB"/>
              </w:rPr>
              <w:t xml:space="preserve">_______________ </w:t>
            </w:r>
          </w:p>
          <w:p w14:paraId="0D8DC626" w14:textId="77777777" w:rsidR="00C72525" w:rsidRPr="002E20A3" w:rsidRDefault="00C72525" w:rsidP="001B74C7">
            <w:pPr>
              <w:jc w:val="both"/>
              <w:rPr>
                <w:rFonts w:cstheme="minorHAnsi"/>
                <w:lang w:val="en-GB"/>
              </w:rPr>
            </w:pPr>
            <w:r w:rsidRPr="002E20A3">
              <w:rPr>
                <w:rFonts w:cstheme="minorHAnsi"/>
                <w:b/>
                <w:bCs/>
                <w:lang w:val="en-GB"/>
              </w:rPr>
              <w:t>P</w:t>
            </w:r>
            <w:r w:rsidRPr="002E20A3">
              <w:rPr>
                <w:rFonts w:cstheme="minorHAnsi"/>
                <w:lang w:val="en-GB"/>
              </w:rPr>
              <w:t>_______________</w:t>
            </w:r>
          </w:p>
          <w:p w14:paraId="12F753E2" w14:textId="77777777" w:rsidR="00C72525" w:rsidRPr="002E20A3" w:rsidRDefault="00C72525" w:rsidP="001B74C7">
            <w:pPr>
              <w:jc w:val="both"/>
              <w:rPr>
                <w:rFonts w:cstheme="minorHAnsi"/>
                <w:lang w:val="en-GB"/>
              </w:rPr>
            </w:pPr>
            <w:r w:rsidRPr="002E20A3">
              <w:rPr>
                <w:rFonts w:cstheme="minorHAnsi"/>
                <w:b/>
                <w:bCs/>
                <w:lang w:val="en-GB"/>
              </w:rPr>
              <w:t>T</w:t>
            </w:r>
            <w:r w:rsidRPr="002E20A3">
              <w:rPr>
                <w:rFonts w:cstheme="minorHAnsi"/>
                <w:lang w:val="en-GB"/>
              </w:rPr>
              <w:t>_______________</w:t>
            </w:r>
          </w:p>
          <w:p w14:paraId="3559C1CB" w14:textId="77777777" w:rsidR="00C72525" w:rsidRPr="002E20A3" w:rsidRDefault="00C72525" w:rsidP="001B74C7">
            <w:pPr>
              <w:jc w:val="both"/>
              <w:rPr>
                <w:rFonts w:cstheme="minorHAnsi"/>
                <w:lang w:val="en-GB"/>
              </w:rPr>
            </w:pPr>
          </w:p>
        </w:tc>
      </w:tr>
      <w:tr w:rsidR="00C72525" w:rsidRPr="002E20A3" w14:paraId="76B2AB82" w14:textId="77777777" w:rsidTr="001B74C7">
        <w:tc>
          <w:tcPr>
            <w:tcW w:w="4530" w:type="dxa"/>
            <w:shd w:val="clear" w:color="auto" w:fill="2E74B5" w:themeFill="accent5" w:themeFillShade="BF"/>
          </w:tcPr>
          <w:p w14:paraId="0CCC9DA2" w14:textId="28CED45B" w:rsidR="00C72525" w:rsidRPr="002E20A3" w:rsidRDefault="00C72525" w:rsidP="001B74C7">
            <w:pPr>
              <w:jc w:val="both"/>
              <w:rPr>
                <w:rFonts w:cstheme="minorHAnsi"/>
                <w:b/>
                <w:bCs/>
                <w:color w:val="FFFFFF" w:themeColor="background1"/>
                <w:lang w:val="en-GB"/>
              </w:rPr>
            </w:pPr>
            <w:bookmarkStart w:id="1837" w:name="_Hlk98094884"/>
            <w:r w:rsidRPr="002E20A3">
              <w:rPr>
                <w:rFonts w:cstheme="minorHAnsi"/>
                <w:b/>
                <w:bCs/>
                <w:color w:val="FFFFFF" w:themeColor="background1"/>
                <w:lang w:val="en-GB"/>
              </w:rPr>
              <w:t>PMESII</w:t>
            </w:r>
            <w:del w:id="1838" w:author="Author" w:date="2023-04-12T13:05:00Z">
              <w:r w:rsidRPr="002E20A3" w:rsidDel="00317E7A">
                <w:rPr>
                  <w:rFonts w:cstheme="minorHAnsi"/>
                  <w:b/>
                  <w:bCs/>
                  <w:color w:val="FFFFFF" w:themeColor="background1"/>
                  <w:lang w:val="en-GB"/>
                </w:rPr>
                <w:delText>:</w:delText>
              </w:r>
            </w:del>
            <w:ins w:id="1839" w:author="Author" w:date="2023-04-12T13:05:00Z">
              <w:r w:rsidR="00317E7A" w:rsidRPr="00317E7A">
                <w:rPr>
                  <w:rFonts w:cstheme="minorHAnsi"/>
                  <w:color w:val="FFFFFF" w:themeColor="background1"/>
                  <w:lang w:val="en-GB"/>
                  <w:rPrChange w:id="1840" w:author="Author" w:date="2023-04-12T13:05:00Z">
                    <w:rPr>
                      <w:rFonts w:cstheme="minorHAnsi"/>
                      <w:b/>
                      <w:bCs/>
                      <w:color w:val="FFFFFF" w:themeColor="background1"/>
                      <w:lang w:val="en-GB"/>
                    </w:rPr>
                  </w:rPrChange>
                </w:rPr>
                <w:t>-</w:t>
              </w:r>
            </w:ins>
            <w:del w:id="1841" w:author="Author" w:date="2023-04-12T13:05:00Z">
              <w:r w:rsidRPr="00317E7A" w:rsidDel="00317E7A">
                <w:rPr>
                  <w:rFonts w:cstheme="minorHAnsi"/>
                  <w:color w:val="FFFFFF" w:themeColor="background1"/>
                  <w:lang w:val="en-GB"/>
                  <w:rPrChange w:id="1842" w:author="Author" w:date="2023-04-12T13:05:00Z">
                    <w:rPr>
                      <w:rFonts w:cstheme="minorHAnsi"/>
                      <w:b/>
                      <w:bCs/>
                      <w:color w:val="FFFFFF" w:themeColor="background1"/>
                      <w:lang w:val="en-GB"/>
                    </w:rPr>
                  </w:rPrChange>
                </w:rPr>
                <w:delText xml:space="preserve"> </w:delText>
              </w:r>
            </w:del>
            <w:r w:rsidRPr="002E20A3">
              <w:rPr>
                <w:rFonts w:cstheme="minorHAnsi"/>
                <w:b/>
                <w:bCs/>
                <w:color w:val="FFFFFF" w:themeColor="background1"/>
                <w:lang w:val="en-GB"/>
              </w:rPr>
              <w:t>PT</w:t>
            </w:r>
          </w:p>
          <w:bookmarkEnd w:id="1837"/>
          <w:p w14:paraId="20C7FF6F" w14:textId="77777777" w:rsidR="00C72525" w:rsidRPr="002E20A3" w:rsidRDefault="00C72525" w:rsidP="001B74C7">
            <w:pPr>
              <w:jc w:val="both"/>
              <w:rPr>
                <w:rFonts w:cstheme="minorHAnsi"/>
                <w:b/>
                <w:bCs/>
                <w:color w:val="FFFFFF" w:themeColor="background1"/>
                <w:lang w:val="en-GB"/>
              </w:rPr>
            </w:pPr>
          </w:p>
        </w:tc>
        <w:tc>
          <w:tcPr>
            <w:tcW w:w="4530" w:type="dxa"/>
            <w:shd w:val="clear" w:color="auto" w:fill="2E74B5" w:themeFill="accent5" w:themeFillShade="BF"/>
          </w:tcPr>
          <w:p w14:paraId="339F05EA" w14:textId="77777777" w:rsidR="00C72525" w:rsidRPr="002E20A3" w:rsidRDefault="00C72525" w:rsidP="001B74C7">
            <w:pPr>
              <w:jc w:val="both"/>
              <w:rPr>
                <w:rFonts w:cstheme="minorHAnsi"/>
                <w:color w:val="FFFFFF" w:themeColor="background1"/>
                <w:lang w:val="en-GB"/>
              </w:rPr>
            </w:pPr>
          </w:p>
        </w:tc>
      </w:tr>
      <w:tr w:rsidR="00C72525" w:rsidRPr="002E20A3" w14:paraId="4EEBDF8D" w14:textId="77777777" w:rsidTr="001B74C7">
        <w:tc>
          <w:tcPr>
            <w:tcW w:w="4530" w:type="dxa"/>
          </w:tcPr>
          <w:p w14:paraId="3F6AA1B3" w14:textId="77777777" w:rsidR="00C72525" w:rsidRPr="002E20A3" w:rsidRDefault="00C72525" w:rsidP="001B74C7">
            <w:pPr>
              <w:jc w:val="both"/>
              <w:rPr>
                <w:rFonts w:cstheme="minorHAnsi"/>
                <w:lang w:val="en-GB"/>
              </w:rPr>
            </w:pPr>
            <w:r w:rsidRPr="002E20A3">
              <w:rPr>
                <w:rFonts w:cstheme="minorHAnsi"/>
                <w:b/>
                <w:bCs/>
                <w:lang w:val="en-GB"/>
              </w:rPr>
              <w:t>P</w:t>
            </w:r>
            <w:r w:rsidRPr="002E20A3">
              <w:rPr>
                <w:rFonts w:cstheme="minorHAnsi"/>
                <w:lang w:val="en-GB"/>
              </w:rPr>
              <w:t>_______________</w:t>
            </w:r>
          </w:p>
          <w:p w14:paraId="78CA1316" w14:textId="77777777" w:rsidR="00C72525" w:rsidRPr="002E20A3" w:rsidRDefault="00C72525" w:rsidP="001B74C7">
            <w:pPr>
              <w:jc w:val="both"/>
              <w:rPr>
                <w:rFonts w:cstheme="minorHAnsi"/>
                <w:lang w:val="en-GB"/>
              </w:rPr>
            </w:pPr>
            <w:r w:rsidRPr="002E20A3">
              <w:rPr>
                <w:rFonts w:cstheme="minorHAnsi"/>
                <w:b/>
                <w:bCs/>
                <w:lang w:val="en-GB"/>
              </w:rPr>
              <w:t>M</w:t>
            </w:r>
            <w:r w:rsidRPr="002E20A3">
              <w:rPr>
                <w:rFonts w:cstheme="minorHAnsi"/>
                <w:lang w:val="en-GB"/>
              </w:rPr>
              <w:t xml:space="preserve">_______________ </w:t>
            </w:r>
          </w:p>
          <w:p w14:paraId="7B4B22A2" w14:textId="77777777" w:rsidR="00C72525" w:rsidRPr="002E20A3" w:rsidRDefault="00C72525" w:rsidP="001B74C7">
            <w:pPr>
              <w:jc w:val="both"/>
              <w:rPr>
                <w:rFonts w:cstheme="minorHAnsi"/>
                <w:lang w:val="en-GB"/>
              </w:rPr>
            </w:pPr>
            <w:r w:rsidRPr="002E20A3">
              <w:rPr>
                <w:rFonts w:cstheme="minorHAnsi"/>
                <w:b/>
                <w:bCs/>
                <w:lang w:val="en-GB"/>
              </w:rPr>
              <w:t>E</w:t>
            </w:r>
            <w:r w:rsidRPr="002E20A3">
              <w:rPr>
                <w:rFonts w:cstheme="minorHAnsi"/>
                <w:lang w:val="en-GB"/>
              </w:rPr>
              <w:t>_______________</w:t>
            </w:r>
          </w:p>
          <w:p w14:paraId="0C7C9392" w14:textId="77777777" w:rsidR="00C72525" w:rsidRPr="002E20A3" w:rsidRDefault="00C72525" w:rsidP="001B74C7">
            <w:pPr>
              <w:jc w:val="both"/>
              <w:rPr>
                <w:rFonts w:cstheme="minorHAnsi"/>
                <w:lang w:val="en-GB"/>
              </w:rPr>
            </w:pPr>
            <w:r w:rsidRPr="002E20A3">
              <w:rPr>
                <w:rFonts w:cstheme="minorHAnsi"/>
                <w:b/>
                <w:bCs/>
                <w:lang w:val="en-GB"/>
              </w:rPr>
              <w:t>S</w:t>
            </w:r>
            <w:r w:rsidRPr="002E20A3">
              <w:rPr>
                <w:rFonts w:cstheme="minorHAnsi"/>
                <w:lang w:val="en-GB"/>
              </w:rPr>
              <w:t>_______________</w:t>
            </w:r>
          </w:p>
          <w:p w14:paraId="2235FF1D" w14:textId="77777777" w:rsidR="00C72525" w:rsidRPr="002E20A3" w:rsidRDefault="00C72525" w:rsidP="001B74C7">
            <w:pPr>
              <w:jc w:val="both"/>
              <w:rPr>
                <w:rFonts w:cstheme="minorHAnsi"/>
                <w:lang w:val="en-GB"/>
              </w:rPr>
            </w:pPr>
            <w:r w:rsidRPr="002E20A3">
              <w:rPr>
                <w:rFonts w:cstheme="minorHAnsi"/>
                <w:b/>
                <w:bCs/>
                <w:lang w:val="en-GB"/>
              </w:rPr>
              <w:t>I</w:t>
            </w:r>
            <w:r w:rsidRPr="002E20A3">
              <w:rPr>
                <w:rFonts w:cstheme="minorHAnsi"/>
                <w:lang w:val="en-GB"/>
              </w:rPr>
              <w:t>_______________</w:t>
            </w:r>
          </w:p>
          <w:p w14:paraId="0C88C26C" w14:textId="77777777" w:rsidR="00C72525" w:rsidRPr="002E20A3" w:rsidRDefault="00C72525" w:rsidP="001B74C7">
            <w:pPr>
              <w:jc w:val="both"/>
              <w:rPr>
                <w:rFonts w:cstheme="minorHAnsi"/>
                <w:lang w:val="en-GB"/>
              </w:rPr>
            </w:pPr>
            <w:r w:rsidRPr="002E20A3">
              <w:rPr>
                <w:rFonts w:cstheme="minorHAnsi"/>
                <w:b/>
                <w:bCs/>
                <w:lang w:val="en-GB"/>
              </w:rPr>
              <w:t>I</w:t>
            </w:r>
            <w:r w:rsidRPr="002E20A3">
              <w:rPr>
                <w:rFonts w:cstheme="minorHAnsi"/>
                <w:lang w:val="en-GB"/>
              </w:rPr>
              <w:t>_______________</w:t>
            </w:r>
          </w:p>
          <w:p w14:paraId="75975643" w14:textId="77777777" w:rsidR="00C72525" w:rsidRPr="002E20A3" w:rsidRDefault="00C72525" w:rsidP="001B74C7">
            <w:pPr>
              <w:jc w:val="both"/>
              <w:rPr>
                <w:rFonts w:cstheme="minorHAnsi"/>
                <w:lang w:val="en-GB"/>
              </w:rPr>
            </w:pPr>
            <w:r w:rsidRPr="002E20A3">
              <w:rPr>
                <w:rFonts w:cstheme="minorHAnsi"/>
                <w:b/>
                <w:bCs/>
                <w:lang w:val="en-GB"/>
              </w:rPr>
              <w:t>P</w:t>
            </w:r>
            <w:r w:rsidRPr="002E20A3">
              <w:rPr>
                <w:rFonts w:cstheme="minorHAnsi"/>
                <w:lang w:val="en-GB"/>
              </w:rPr>
              <w:t>_______________</w:t>
            </w:r>
          </w:p>
          <w:p w14:paraId="49D54EE9" w14:textId="77777777" w:rsidR="00C72525" w:rsidRPr="002E20A3" w:rsidRDefault="00C72525" w:rsidP="001B74C7">
            <w:pPr>
              <w:jc w:val="both"/>
              <w:rPr>
                <w:rFonts w:cstheme="minorHAnsi"/>
                <w:lang w:val="en-GB"/>
              </w:rPr>
            </w:pPr>
            <w:r w:rsidRPr="002E20A3">
              <w:rPr>
                <w:rFonts w:cstheme="minorHAnsi"/>
                <w:b/>
                <w:bCs/>
                <w:lang w:val="en-GB"/>
              </w:rPr>
              <w:t>T</w:t>
            </w:r>
            <w:r w:rsidRPr="002E20A3">
              <w:rPr>
                <w:rFonts w:cstheme="minorHAnsi"/>
                <w:lang w:val="en-GB"/>
              </w:rPr>
              <w:t>_______________</w:t>
            </w:r>
          </w:p>
          <w:p w14:paraId="1741232E" w14:textId="77777777" w:rsidR="00C72525" w:rsidRPr="002E20A3" w:rsidRDefault="00C72525" w:rsidP="001B74C7">
            <w:pPr>
              <w:jc w:val="both"/>
              <w:rPr>
                <w:rFonts w:cstheme="minorHAnsi"/>
                <w:lang w:val="en-GB"/>
              </w:rPr>
            </w:pPr>
          </w:p>
        </w:tc>
        <w:tc>
          <w:tcPr>
            <w:tcW w:w="4530" w:type="dxa"/>
          </w:tcPr>
          <w:p w14:paraId="38EF49B8" w14:textId="77777777" w:rsidR="00C72525" w:rsidRPr="002E20A3" w:rsidRDefault="00C72525" w:rsidP="001B74C7">
            <w:pPr>
              <w:jc w:val="both"/>
              <w:rPr>
                <w:rFonts w:cstheme="minorHAnsi"/>
                <w:lang w:val="en-GB"/>
              </w:rPr>
            </w:pPr>
          </w:p>
        </w:tc>
      </w:tr>
    </w:tbl>
    <w:p w14:paraId="49EBF78B" w14:textId="77777777" w:rsidR="00C72525" w:rsidRPr="002E20A3" w:rsidRDefault="00C72525" w:rsidP="00C72525">
      <w:pPr>
        <w:jc w:val="both"/>
        <w:rPr>
          <w:rFonts w:cstheme="minorHAnsi"/>
          <w:i/>
          <w:iCs/>
          <w:lang w:val="en-GB"/>
        </w:rPr>
      </w:pPr>
    </w:p>
    <w:p w14:paraId="7C8468BB" w14:textId="7F20F031" w:rsidR="00C72525" w:rsidRPr="002E20A3" w:rsidRDefault="00C72525" w:rsidP="00C72525">
      <w:pPr>
        <w:jc w:val="both"/>
        <w:rPr>
          <w:rFonts w:cstheme="minorHAnsi"/>
          <w:lang w:val="en-GB"/>
        </w:rPr>
      </w:pPr>
      <w:r w:rsidRPr="002E20A3">
        <w:rPr>
          <w:rFonts w:cstheme="minorHAnsi"/>
          <w:i/>
          <w:iCs/>
          <w:lang w:val="en-GB"/>
        </w:rPr>
        <w:t xml:space="preserve">(Please refer </w:t>
      </w:r>
      <w:ins w:id="1843" w:author="Author" w:date="2023-04-12T13:05:00Z">
        <w:r w:rsidR="00317E7A">
          <w:rPr>
            <w:rFonts w:cstheme="minorHAnsi"/>
            <w:i/>
            <w:iCs/>
            <w:lang w:val="en-GB"/>
          </w:rPr>
          <w:t xml:space="preserve">to </w:t>
        </w:r>
      </w:ins>
      <w:r w:rsidRPr="002E20A3">
        <w:rPr>
          <w:rFonts w:cstheme="minorHAnsi"/>
          <w:i/>
          <w:iCs/>
          <w:lang w:val="en-GB"/>
        </w:rPr>
        <w:t xml:space="preserve">table on common analysis frameworks </w:t>
      </w:r>
      <w:del w:id="1844" w:author="Author" w:date="2023-04-12T13:05:00Z">
        <w:r w:rsidRPr="002E20A3" w:rsidDel="00317E7A">
          <w:rPr>
            <w:rFonts w:cstheme="minorHAnsi"/>
            <w:i/>
            <w:iCs/>
            <w:lang w:val="en-GB"/>
          </w:rPr>
          <w:delText xml:space="preserve">above </w:delText>
        </w:r>
      </w:del>
      <w:r w:rsidRPr="002E20A3">
        <w:rPr>
          <w:rFonts w:cstheme="minorHAnsi"/>
          <w:i/>
          <w:iCs/>
          <w:lang w:val="en-GB"/>
        </w:rPr>
        <w:t>for additional information).</w:t>
      </w:r>
    </w:p>
    <w:p w14:paraId="7EB2DAF2" w14:textId="77777777" w:rsidR="00C72525" w:rsidRPr="002E20A3" w:rsidRDefault="00C72525" w:rsidP="00C72525">
      <w:pPr>
        <w:jc w:val="both"/>
        <w:rPr>
          <w:rFonts w:cstheme="minorHAnsi"/>
          <w:b/>
          <w:bCs/>
          <w:lang w:val="en-GB"/>
        </w:rPr>
      </w:pPr>
      <w:r w:rsidRPr="002E20A3">
        <w:rPr>
          <w:rFonts w:cstheme="minorHAnsi"/>
          <w:noProof/>
          <w:lang w:val="en-GB"/>
        </w:rPr>
        <w:drawing>
          <wp:anchor distT="0" distB="0" distL="114300" distR="114300" simplePos="0" relativeHeight="251658245" behindDoc="0" locked="0" layoutInCell="1" allowOverlap="1" wp14:anchorId="26B33082" wp14:editId="43589F87">
            <wp:simplePos x="0" y="0"/>
            <wp:positionH relativeFrom="leftMargin">
              <wp:posOffset>424180</wp:posOffset>
            </wp:positionH>
            <wp:positionV relativeFrom="paragraph">
              <wp:posOffset>354965</wp:posOffset>
            </wp:positionV>
            <wp:extent cx="336550" cy="329682"/>
            <wp:effectExtent l="0" t="0" r="635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E09C" w14:textId="206AE0BB" w:rsidR="00C72525" w:rsidRPr="002E20A3" w:rsidRDefault="00C72525" w:rsidP="00C72525">
      <w:pPr>
        <w:jc w:val="both"/>
        <w:rPr>
          <w:rFonts w:cstheme="minorHAnsi"/>
          <w:lang w:val="en-GB"/>
        </w:rPr>
      </w:pPr>
      <w:r w:rsidRPr="002E20A3">
        <w:rPr>
          <w:rFonts w:cstheme="minorHAnsi"/>
          <w:b/>
          <w:bCs/>
          <w:lang w:val="en-GB"/>
        </w:rPr>
        <w:t>Note!</w:t>
      </w:r>
      <w:r w:rsidRPr="002E20A3">
        <w:rPr>
          <w:rFonts w:cstheme="minorHAnsi"/>
          <w:lang w:val="en-GB"/>
        </w:rPr>
        <w:t xml:space="preserve"> While each </w:t>
      </w:r>
      <w:del w:id="1845" w:author="Author" w:date="2023-04-12T13:05:00Z">
        <w:r w:rsidRPr="002E20A3" w:rsidDel="00317E7A">
          <w:rPr>
            <w:rFonts w:cstheme="minorHAnsi"/>
            <w:lang w:val="en-GB"/>
          </w:rPr>
          <w:delText>T</w:delText>
        </w:r>
      </w:del>
      <w:ins w:id="1846" w:author="Author" w:date="2023-04-12T13:05:00Z">
        <w:r w:rsidR="00317E7A">
          <w:rPr>
            <w:rFonts w:cstheme="minorHAnsi"/>
            <w:lang w:val="en-GB"/>
          </w:rPr>
          <w:t>t</w:t>
        </w:r>
      </w:ins>
      <w:r w:rsidRPr="002E20A3">
        <w:rPr>
          <w:rFonts w:cstheme="minorHAnsi"/>
          <w:lang w:val="en-GB"/>
        </w:rPr>
        <w:t>roop</w:t>
      </w:r>
      <w:del w:id="1847" w:author="Author" w:date="2023-04-12T13:05:00Z">
        <w:r w:rsidRPr="002E20A3" w:rsidDel="00317E7A">
          <w:rPr>
            <w:rFonts w:cstheme="minorHAnsi"/>
            <w:lang w:val="en-GB"/>
          </w:rPr>
          <w:delText xml:space="preserve"> C</w:delText>
        </w:r>
      </w:del>
      <w:ins w:id="1848" w:author="Author" w:date="2023-04-12T13:05:00Z">
        <w:r w:rsidR="00317E7A">
          <w:rPr>
            <w:rFonts w:cstheme="minorHAnsi"/>
            <w:lang w:val="en-GB"/>
          </w:rPr>
          <w:t>-c</w:t>
        </w:r>
      </w:ins>
      <w:r w:rsidRPr="002E20A3">
        <w:rPr>
          <w:rFonts w:cstheme="minorHAnsi"/>
          <w:lang w:val="en-GB"/>
        </w:rPr>
        <w:t xml:space="preserve">ontributing </w:t>
      </w:r>
      <w:del w:id="1849" w:author="Author" w:date="2023-04-12T13:05:00Z">
        <w:r w:rsidRPr="002E20A3" w:rsidDel="00317E7A">
          <w:rPr>
            <w:rFonts w:cstheme="minorHAnsi"/>
            <w:lang w:val="en-GB"/>
          </w:rPr>
          <w:delText>C</w:delText>
        </w:r>
      </w:del>
      <w:ins w:id="1850" w:author="Author" w:date="2023-04-12T13:05:00Z">
        <w:r w:rsidR="00317E7A">
          <w:rPr>
            <w:rFonts w:cstheme="minorHAnsi"/>
            <w:lang w:val="en-GB"/>
          </w:rPr>
          <w:t>c</w:t>
        </w:r>
      </w:ins>
      <w:r w:rsidRPr="002E20A3">
        <w:rPr>
          <w:rFonts w:cstheme="minorHAnsi"/>
          <w:lang w:val="en-GB"/>
        </w:rPr>
        <w:t xml:space="preserve">ountry (TCC) has its own planning process, the </w:t>
      </w:r>
      <w:del w:id="1851" w:author="Author" w:date="2023-04-12T13:05:00Z">
        <w:r w:rsidRPr="002E20A3" w:rsidDel="00317E7A">
          <w:rPr>
            <w:rFonts w:cstheme="minorHAnsi"/>
            <w:lang w:val="en-GB"/>
          </w:rPr>
          <w:delText>UN’s</w:delText>
        </w:r>
      </w:del>
      <w:ins w:id="1852" w:author="Author" w:date="2023-04-12T13:05:00Z">
        <w:r w:rsidR="00317E7A">
          <w:rPr>
            <w:rFonts w:cstheme="minorHAnsi"/>
            <w:lang w:val="en-GB"/>
          </w:rPr>
          <w:t>United Nations</w:t>
        </w:r>
      </w:ins>
      <w:r w:rsidRPr="002E20A3">
        <w:rPr>
          <w:rFonts w:cstheme="minorHAnsi"/>
          <w:lang w:val="en-GB"/>
        </w:rPr>
        <w:t xml:space="preserve"> </w:t>
      </w:r>
      <w:ins w:id="1853" w:author="Author" w:date="2023-04-12T13:06:00Z">
        <w:r w:rsidR="00317E7A" w:rsidRPr="00317E7A">
          <w:rPr>
            <w:rFonts w:cstheme="minorHAnsi"/>
            <w:lang w:val="en-GB"/>
          </w:rPr>
          <w:t xml:space="preserve">military decision-making process </w:t>
        </w:r>
      </w:ins>
      <w:ins w:id="1854" w:author="Author" w:date="2023-04-12T13:07:00Z">
        <w:r w:rsidR="00317E7A">
          <w:rPr>
            <w:rFonts w:cstheme="minorHAnsi"/>
            <w:lang w:val="en-GB"/>
          </w:rPr>
          <w:t>(</w:t>
        </w:r>
      </w:ins>
      <w:r w:rsidRPr="002E20A3">
        <w:rPr>
          <w:rFonts w:cstheme="minorHAnsi"/>
          <w:lang w:val="en-GB"/>
        </w:rPr>
        <w:t>MDMP</w:t>
      </w:r>
      <w:ins w:id="1855" w:author="Author" w:date="2023-04-12T13:07:00Z">
        <w:r w:rsidR="00317E7A">
          <w:rPr>
            <w:rFonts w:cstheme="minorHAnsi"/>
            <w:lang w:val="en-GB"/>
          </w:rPr>
          <w:t>)</w:t>
        </w:r>
      </w:ins>
      <w:r w:rsidRPr="002E20A3">
        <w:rPr>
          <w:rFonts w:cstheme="minorHAnsi"/>
          <w:lang w:val="en-GB"/>
        </w:rPr>
        <w:t xml:space="preserve"> is designed to complement national doctrine. </w:t>
      </w:r>
      <w:del w:id="1856" w:author="Author" w:date="2023-04-12T13:08:00Z">
        <w:r w:rsidRPr="002E20A3" w:rsidDel="00317E7A">
          <w:rPr>
            <w:rFonts w:cstheme="minorHAnsi"/>
            <w:lang w:val="en-GB"/>
          </w:rPr>
          <w:delText>In doing so, t</w:delText>
        </w:r>
      </w:del>
      <w:ins w:id="1857" w:author="Author" w:date="2023-04-12T13:08:00Z">
        <w:r w:rsidR="00317E7A">
          <w:rPr>
            <w:rFonts w:cstheme="minorHAnsi"/>
            <w:lang w:val="en-GB"/>
          </w:rPr>
          <w:t>T</w:t>
        </w:r>
      </w:ins>
      <w:r w:rsidRPr="002E20A3">
        <w:rPr>
          <w:rFonts w:cstheme="minorHAnsi"/>
          <w:lang w:val="en-GB"/>
        </w:rPr>
        <w:t xml:space="preserve">he </w:t>
      </w:r>
      <w:del w:id="1858" w:author="Author" w:date="2023-04-12T13:08:00Z">
        <w:r w:rsidRPr="002E20A3" w:rsidDel="00317E7A">
          <w:rPr>
            <w:rFonts w:cstheme="minorHAnsi"/>
            <w:lang w:val="en-GB"/>
          </w:rPr>
          <w:delText>UN</w:delText>
        </w:r>
      </w:del>
      <w:ins w:id="1859" w:author="Author" w:date="2023-04-12T13:08:00Z">
        <w:r w:rsidR="00317E7A">
          <w:rPr>
            <w:rFonts w:cstheme="minorHAnsi"/>
            <w:lang w:val="en-GB"/>
          </w:rPr>
          <w:t>United Nations</w:t>
        </w:r>
      </w:ins>
      <w:r w:rsidRPr="002E20A3">
        <w:rPr>
          <w:rFonts w:cstheme="minorHAnsi"/>
          <w:lang w:val="en-GB"/>
        </w:rPr>
        <w:t xml:space="preserve"> MDMP aims to enhance inter</w:t>
      </w:r>
      <w:del w:id="1860" w:author="Author" w:date="2023-04-12T13:06:00Z">
        <w:r w:rsidRPr="002E20A3" w:rsidDel="00317E7A">
          <w:rPr>
            <w:rFonts w:cstheme="minorHAnsi"/>
            <w:lang w:val="en-GB"/>
          </w:rPr>
          <w:delText>-</w:delText>
        </w:r>
      </w:del>
      <w:r w:rsidRPr="002E20A3">
        <w:rPr>
          <w:rFonts w:cstheme="minorHAnsi"/>
          <w:lang w:val="en-GB"/>
        </w:rPr>
        <w:t xml:space="preserve">operability and facilitate combined operations. </w:t>
      </w:r>
    </w:p>
    <w:p w14:paraId="016D94D2" w14:textId="77777777" w:rsidR="00C72525" w:rsidRPr="002E20A3" w:rsidRDefault="00C72525" w:rsidP="00C72525">
      <w:pPr>
        <w:jc w:val="both"/>
        <w:rPr>
          <w:rFonts w:cstheme="minorHAnsi"/>
          <w:lang w:val="en-GB"/>
        </w:rPr>
      </w:pPr>
    </w:p>
    <w:p w14:paraId="63F2EF17" w14:textId="77777777" w:rsidR="00C72525" w:rsidRPr="002E20A3" w:rsidRDefault="00C72525" w:rsidP="00C72525">
      <w:pPr>
        <w:jc w:val="both"/>
        <w:rPr>
          <w:rFonts w:cstheme="minorHAnsi"/>
          <w:lang w:val="en-GB"/>
        </w:rPr>
      </w:pPr>
    </w:p>
    <w:p w14:paraId="79CB2509" w14:textId="77777777" w:rsidR="00C72525" w:rsidRPr="002E20A3" w:rsidRDefault="00C72525" w:rsidP="00C72525">
      <w:pPr>
        <w:jc w:val="both"/>
        <w:rPr>
          <w:rFonts w:cstheme="minorHAnsi"/>
          <w:lang w:val="en-GB"/>
        </w:rPr>
      </w:pPr>
    </w:p>
    <w:p w14:paraId="0158D437" w14:textId="77777777" w:rsidR="00C72525" w:rsidRPr="002E20A3" w:rsidRDefault="00C72525" w:rsidP="00C72525">
      <w:pPr>
        <w:jc w:val="both"/>
        <w:rPr>
          <w:rFonts w:cstheme="minorHAnsi"/>
          <w:lang w:val="en-GB"/>
        </w:rPr>
      </w:pPr>
    </w:p>
    <w:p w14:paraId="516489F9" w14:textId="48E689CF" w:rsidR="00C72525" w:rsidRPr="002E20A3" w:rsidRDefault="00C72525" w:rsidP="00C72525">
      <w:pPr>
        <w:jc w:val="both"/>
        <w:rPr>
          <w:rFonts w:cstheme="minorHAnsi"/>
          <w:lang w:val="en-GB"/>
        </w:rPr>
      </w:pPr>
    </w:p>
    <w:p w14:paraId="4F419FB1" w14:textId="77777777" w:rsidR="00703803" w:rsidRPr="002E20A3" w:rsidRDefault="00703803" w:rsidP="00C72525">
      <w:pPr>
        <w:jc w:val="both"/>
        <w:rPr>
          <w:rFonts w:cstheme="minorHAnsi"/>
          <w:lang w:val="en-GB"/>
        </w:rPr>
      </w:pPr>
    </w:p>
    <w:p w14:paraId="48B8B03A" w14:textId="4A251A18" w:rsidR="00863652" w:rsidRPr="002E20A3" w:rsidRDefault="00C72525" w:rsidP="00C72525">
      <w:pPr>
        <w:jc w:val="both"/>
        <w:rPr>
          <w:rFonts w:cstheme="minorHAnsi"/>
          <w:i/>
          <w:iCs/>
          <w:lang w:val="en-GB"/>
        </w:rPr>
      </w:pPr>
      <w:r w:rsidRPr="002E20A3">
        <w:rPr>
          <w:rFonts w:cstheme="minorHAnsi"/>
          <w:i/>
          <w:iCs/>
          <w:lang w:val="en-GB"/>
        </w:rPr>
        <w:t xml:space="preserve">(Please refer </w:t>
      </w:r>
      <w:commentRangeStart w:id="1861"/>
      <w:ins w:id="1862" w:author="Author" w:date="2023-04-12T13:06:00Z">
        <w:r w:rsidR="00317E7A">
          <w:rPr>
            <w:rFonts w:cstheme="minorHAnsi"/>
            <w:i/>
            <w:iCs/>
            <w:lang w:val="en-GB"/>
          </w:rPr>
          <w:t xml:space="preserve">to </w:t>
        </w:r>
      </w:ins>
      <w:r w:rsidRPr="002E20A3">
        <w:rPr>
          <w:rFonts w:cstheme="minorHAnsi"/>
          <w:i/>
          <w:iCs/>
          <w:lang w:val="en-GB"/>
        </w:rPr>
        <w:t>p</w:t>
      </w:r>
      <w:r w:rsidR="00B74E19" w:rsidRPr="002E20A3">
        <w:rPr>
          <w:rFonts w:cstheme="minorHAnsi"/>
          <w:i/>
          <w:iCs/>
          <w:lang w:val="en-GB"/>
        </w:rPr>
        <w:t>p</w:t>
      </w:r>
      <w:r w:rsidRPr="002E20A3">
        <w:rPr>
          <w:rFonts w:cstheme="minorHAnsi"/>
          <w:i/>
          <w:iCs/>
          <w:lang w:val="en-GB"/>
        </w:rPr>
        <w:t xml:space="preserve">. </w:t>
      </w:r>
      <w:r w:rsidR="00B74E19" w:rsidRPr="00CB57CA">
        <w:rPr>
          <w:rFonts w:cstheme="minorHAnsi"/>
          <w:i/>
          <w:iCs/>
          <w:highlight w:val="yellow"/>
          <w:lang w:val="en-GB"/>
        </w:rPr>
        <w:t>343</w:t>
      </w:r>
      <w:del w:id="1863" w:author="Amy FRUCHTER" w:date="2023-04-14T15:12:00Z">
        <w:r w:rsidR="00B74E19" w:rsidRPr="00CB57CA" w:rsidDel="00B3663A">
          <w:rPr>
            <w:rFonts w:cstheme="minorHAnsi"/>
            <w:i/>
            <w:iCs/>
            <w:highlight w:val="yellow"/>
            <w:lang w:val="en-GB"/>
          </w:rPr>
          <w:delText>-</w:delText>
        </w:r>
      </w:del>
      <w:ins w:id="1864" w:author="Amy FRUCHTER" w:date="2023-04-14T15:12:00Z">
        <w:r w:rsidR="00B3663A">
          <w:rPr>
            <w:rFonts w:cstheme="minorHAnsi"/>
            <w:i/>
            <w:iCs/>
            <w:highlight w:val="yellow"/>
            <w:lang w:val="en-GB"/>
          </w:rPr>
          <w:t xml:space="preserve"> and </w:t>
        </w:r>
      </w:ins>
      <w:r w:rsidR="00B74E19" w:rsidRPr="00CB57CA">
        <w:rPr>
          <w:rFonts w:cstheme="minorHAnsi"/>
          <w:i/>
          <w:iCs/>
          <w:highlight w:val="yellow"/>
          <w:lang w:val="en-GB"/>
        </w:rPr>
        <w:t>344</w:t>
      </w:r>
      <w:r w:rsidRPr="002E20A3">
        <w:rPr>
          <w:rFonts w:cstheme="minorHAnsi"/>
          <w:i/>
          <w:iCs/>
          <w:lang w:val="en-GB"/>
        </w:rPr>
        <w:t xml:space="preserve"> </w:t>
      </w:r>
      <w:commentRangeEnd w:id="1861"/>
      <w:r w:rsidR="00317E7A">
        <w:rPr>
          <w:rStyle w:val="CommentReference"/>
        </w:rPr>
        <w:commentReference w:id="1861"/>
      </w:r>
      <w:del w:id="1865" w:author="Author" w:date="2023-04-12T13:06:00Z">
        <w:r w:rsidRPr="002E20A3" w:rsidDel="00317E7A">
          <w:rPr>
            <w:rFonts w:cstheme="minorHAnsi"/>
            <w:i/>
            <w:iCs/>
            <w:lang w:val="en-GB"/>
          </w:rPr>
          <w:delText xml:space="preserve">at the end of the Handbook </w:delText>
        </w:r>
      </w:del>
      <w:r w:rsidRPr="002E20A3">
        <w:rPr>
          <w:rFonts w:cstheme="minorHAnsi"/>
          <w:i/>
          <w:iCs/>
          <w:lang w:val="en-GB"/>
        </w:rPr>
        <w:t>for answers).</w:t>
      </w:r>
    </w:p>
    <w:p w14:paraId="2E5A95AC" w14:textId="2B38435C" w:rsidR="00E6712B" w:rsidRPr="002E20A3" w:rsidRDefault="00E6712B" w:rsidP="00E6712B">
      <w:pPr>
        <w:rPr>
          <w:rFonts w:cstheme="minorHAnsi"/>
          <w:lang w:val="en-GB"/>
        </w:rPr>
      </w:pPr>
    </w:p>
    <w:p w14:paraId="287CED13" w14:textId="6D0B2658" w:rsidR="00E6712B" w:rsidRPr="002E20A3" w:rsidRDefault="00E6712B" w:rsidP="00E6712B">
      <w:pPr>
        <w:rPr>
          <w:rFonts w:cstheme="minorHAnsi"/>
          <w:lang w:val="en-GB"/>
        </w:rPr>
      </w:pPr>
    </w:p>
    <w:p w14:paraId="5FCAEC56" w14:textId="740D6D2B" w:rsidR="00E6712B" w:rsidRPr="002E20A3" w:rsidRDefault="00E6712B" w:rsidP="00E6712B">
      <w:pPr>
        <w:rPr>
          <w:rFonts w:cstheme="minorHAnsi"/>
          <w:lang w:val="en-GB"/>
        </w:rPr>
      </w:pPr>
    </w:p>
    <w:p w14:paraId="4221F7F1" w14:textId="6B2DDCFD" w:rsidR="00E6712B" w:rsidRPr="002E20A3" w:rsidRDefault="00E6712B" w:rsidP="00E6712B">
      <w:pPr>
        <w:rPr>
          <w:rFonts w:cstheme="minorHAnsi"/>
          <w:lang w:val="en-GB"/>
        </w:rPr>
      </w:pPr>
    </w:p>
    <w:p w14:paraId="5983C09B" w14:textId="580052C8" w:rsidR="00E6712B" w:rsidRPr="002E20A3" w:rsidRDefault="00E6712B" w:rsidP="00E6712B">
      <w:pPr>
        <w:rPr>
          <w:rFonts w:cstheme="minorHAnsi"/>
          <w:lang w:val="en-GB"/>
        </w:rPr>
      </w:pPr>
    </w:p>
    <w:p w14:paraId="1F74965A" w14:textId="1511E7C6" w:rsidR="00E6712B" w:rsidRPr="002E20A3" w:rsidRDefault="00E6712B" w:rsidP="00E6712B">
      <w:pPr>
        <w:rPr>
          <w:rFonts w:cstheme="minorHAnsi"/>
          <w:lang w:val="en-GB"/>
        </w:rPr>
      </w:pPr>
    </w:p>
    <w:p w14:paraId="6AF548E8" w14:textId="48C82313" w:rsidR="00E6712B" w:rsidRPr="002E20A3" w:rsidRDefault="00E6712B" w:rsidP="00E6712B">
      <w:pPr>
        <w:rPr>
          <w:rFonts w:cstheme="minorHAnsi"/>
          <w:lang w:val="en-GB"/>
        </w:rPr>
      </w:pPr>
    </w:p>
    <w:p w14:paraId="40F65C41" w14:textId="47A1913D" w:rsidR="00E6712B" w:rsidRPr="002E20A3" w:rsidRDefault="00E6712B" w:rsidP="00E6712B">
      <w:pPr>
        <w:rPr>
          <w:rFonts w:cstheme="minorHAnsi"/>
          <w:lang w:val="en-GB"/>
        </w:rPr>
      </w:pPr>
    </w:p>
    <w:p w14:paraId="1C4D9E6A" w14:textId="6E0DDCE0" w:rsidR="00E6712B" w:rsidRPr="002E20A3" w:rsidRDefault="00E6712B" w:rsidP="00E6712B">
      <w:pPr>
        <w:rPr>
          <w:rFonts w:cstheme="minorHAnsi"/>
          <w:lang w:val="en-GB"/>
        </w:rPr>
      </w:pPr>
    </w:p>
    <w:p w14:paraId="24DF76C3" w14:textId="6156D752" w:rsidR="00E6712B" w:rsidRPr="002E20A3" w:rsidRDefault="00E6712B" w:rsidP="00E6712B">
      <w:pPr>
        <w:rPr>
          <w:rFonts w:cstheme="minorHAnsi"/>
          <w:lang w:val="en-GB"/>
        </w:rPr>
      </w:pPr>
    </w:p>
    <w:p w14:paraId="5B8F5B6F" w14:textId="761F48BA" w:rsidR="00E6712B" w:rsidRPr="002E20A3" w:rsidRDefault="00E6712B" w:rsidP="00E6712B">
      <w:pPr>
        <w:rPr>
          <w:rFonts w:cstheme="minorHAnsi"/>
          <w:lang w:val="en-GB"/>
        </w:rPr>
      </w:pPr>
    </w:p>
    <w:p w14:paraId="2935F8B7" w14:textId="613AFC63" w:rsidR="00E6712B" w:rsidRPr="002E20A3" w:rsidRDefault="00E6712B" w:rsidP="00E6712B">
      <w:pPr>
        <w:rPr>
          <w:rFonts w:cstheme="minorHAnsi"/>
          <w:lang w:val="en-GB"/>
        </w:rPr>
      </w:pPr>
    </w:p>
    <w:tbl>
      <w:tblPr>
        <w:tblStyle w:val="TableGrid"/>
        <w:tblW w:w="0" w:type="auto"/>
        <w:shd w:val="clear" w:color="auto" w:fill="C5E0B3" w:themeFill="accent6" w:themeFillTint="66"/>
        <w:tblLook w:val="04A0" w:firstRow="1" w:lastRow="0" w:firstColumn="1" w:lastColumn="0" w:noHBand="0" w:noVBand="1"/>
      </w:tblPr>
      <w:tblGrid>
        <w:gridCol w:w="9040"/>
      </w:tblGrid>
      <w:tr w:rsidR="00E6712B" w:rsidRPr="002E20A3" w14:paraId="01B92C67" w14:textId="77777777" w:rsidTr="00BF1EC1">
        <w:tc>
          <w:tcPr>
            <w:tcW w:w="9040"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C5E0B3" w:themeFill="accent6" w:themeFillTint="66"/>
          </w:tcPr>
          <w:p w14:paraId="642CAB71" w14:textId="77777777" w:rsidR="00E6712B" w:rsidRPr="002E20A3" w:rsidRDefault="00E6712B" w:rsidP="00BF1EC1">
            <w:pPr>
              <w:rPr>
                <w:rFonts w:cstheme="minorHAnsi"/>
                <w:lang w:val="en-GB"/>
              </w:rPr>
            </w:pPr>
          </w:p>
          <w:p w14:paraId="20BA0497" w14:textId="77777777" w:rsidR="00E6712B" w:rsidRPr="002E20A3" w:rsidRDefault="00E6712B" w:rsidP="00BF1EC1">
            <w:pPr>
              <w:rPr>
                <w:rFonts w:cstheme="minorHAnsi"/>
                <w:lang w:val="en-GB"/>
              </w:rPr>
            </w:pPr>
          </w:p>
          <w:p w14:paraId="1B4ED5F9" w14:textId="77777777" w:rsidR="00E6712B" w:rsidRPr="002E20A3" w:rsidRDefault="00E6712B" w:rsidP="001A57E4">
            <w:pPr>
              <w:jc w:val="center"/>
              <w:rPr>
                <w:lang w:val="en-GB"/>
              </w:rPr>
            </w:pPr>
            <w:r w:rsidRPr="002E20A3">
              <w:rPr>
                <w:lang w:val="en-GB"/>
              </w:rPr>
              <w:t>MODERATED LEARNING</w:t>
            </w:r>
          </w:p>
          <w:p w14:paraId="3A735F04" w14:textId="77777777" w:rsidR="00E6712B" w:rsidRPr="002E20A3" w:rsidRDefault="00E6712B" w:rsidP="00BF1EC1">
            <w:pPr>
              <w:rPr>
                <w:rFonts w:cstheme="minorHAnsi"/>
                <w:lang w:val="en-GB"/>
              </w:rPr>
            </w:pPr>
          </w:p>
          <w:p w14:paraId="7710E0B6" w14:textId="77777777" w:rsidR="00E6712B" w:rsidRPr="002E20A3" w:rsidRDefault="00E6712B" w:rsidP="00BF1EC1">
            <w:pPr>
              <w:rPr>
                <w:rFonts w:cstheme="minorHAnsi"/>
                <w:lang w:val="en-GB"/>
              </w:rPr>
            </w:pPr>
          </w:p>
          <w:p w14:paraId="5D89922A" w14:textId="77777777" w:rsidR="00E6712B" w:rsidRPr="002E20A3" w:rsidRDefault="00E6712B" w:rsidP="00BF1EC1">
            <w:pPr>
              <w:rPr>
                <w:rFonts w:cstheme="minorHAnsi"/>
                <w:lang w:val="en-GB"/>
              </w:rPr>
            </w:pPr>
          </w:p>
        </w:tc>
      </w:tr>
    </w:tbl>
    <w:p w14:paraId="37E92869" w14:textId="77777777" w:rsidR="00E6712B" w:rsidRPr="002E20A3" w:rsidRDefault="00E6712B" w:rsidP="00E6712B">
      <w:pPr>
        <w:rPr>
          <w:lang w:val="en-GB"/>
        </w:rPr>
      </w:pPr>
    </w:p>
    <w:p w14:paraId="28902F0D" w14:textId="06C01872" w:rsidR="00863652" w:rsidRPr="002E20A3" w:rsidRDefault="00863652">
      <w:pPr>
        <w:rPr>
          <w:rFonts w:cstheme="minorHAnsi"/>
          <w:i/>
          <w:iCs/>
          <w:lang w:val="en-GB"/>
        </w:rPr>
      </w:pPr>
    </w:p>
    <w:p w14:paraId="32D136E7" w14:textId="77777777" w:rsidR="00C72525" w:rsidRPr="002E20A3" w:rsidRDefault="00C72525" w:rsidP="00C72525">
      <w:pPr>
        <w:jc w:val="both"/>
        <w:rPr>
          <w:rFonts w:cstheme="minorHAnsi"/>
          <w:i/>
          <w:iCs/>
          <w:lang w:val="en-GB"/>
        </w:rPr>
      </w:pPr>
    </w:p>
    <w:p w14:paraId="6B68CF49" w14:textId="77777777" w:rsidR="00E6712B" w:rsidRPr="002E20A3" w:rsidRDefault="00E6712B">
      <w:pPr>
        <w:rPr>
          <w:rFonts w:asciiTheme="majorHAnsi" w:eastAsiaTheme="majorEastAsia" w:hAnsiTheme="majorHAnsi" w:cstheme="majorBidi"/>
          <w:color w:val="2F5496" w:themeColor="accent1" w:themeShade="BF"/>
          <w:sz w:val="26"/>
          <w:szCs w:val="26"/>
          <w:lang w:val="en-GB"/>
        </w:rPr>
      </w:pPr>
      <w:bookmarkStart w:id="1866" w:name="_Hlk97943541"/>
      <w:r w:rsidRPr="002E20A3">
        <w:rPr>
          <w:lang w:val="en-GB"/>
        </w:rPr>
        <w:br w:type="page"/>
      </w:r>
    </w:p>
    <w:p w14:paraId="3F1A8347" w14:textId="02A2B844" w:rsidR="00703803" w:rsidRPr="002E20A3" w:rsidRDefault="00144162" w:rsidP="00DC34BB">
      <w:pPr>
        <w:pStyle w:val="Heading2"/>
        <w:rPr>
          <w:lang w:val="en-GB"/>
        </w:rPr>
      </w:pPr>
      <w:bookmarkStart w:id="1867" w:name="_Toc101956198"/>
      <w:r w:rsidRPr="002E20A3">
        <w:rPr>
          <w:lang w:val="en-GB"/>
        </w:rPr>
        <w:lastRenderedPageBreak/>
        <w:t>-</w:t>
      </w:r>
      <w:r w:rsidR="00703803" w:rsidRPr="002E20A3">
        <w:rPr>
          <w:lang w:val="en-GB"/>
        </w:rPr>
        <w:t>MODERATED LEARNING</w:t>
      </w:r>
      <w:bookmarkEnd w:id="1867"/>
    </w:p>
    <w:p w14:paraId="18439900" w14:textId="77777777" w:rsidR="00C72525" w:rsidRPr="002E20A3" w:rsidRDefault="00C72525" w:rsidP="00DC34BB">
      <w:pPr>
        <w:pStyle w:val="Heading3"/>
        <w:rPr>
          <w:rFonts w:asciiTheme="minorHAnsi" w:hAnsiTheme="minorHAnsi" w:cstheme="minorHAnsi"/>
          <w:sz w:val="22"/>
          <w:szCs w:val="22"/>
          <w:lang w:val="en-GB"/>
        </w:rPr>
      </w:pPr>
      <w:bookmarkStart w:id="1868" w:name="_Hlk97943725"/>
      <w:bookmarkEnd w:id="1866"/>
      <w:r w:rsidRPr="002E20A3">
        <w:rPr>
          <w:rFonts w:asciiTheme="minorHAnsi" w:hAnsiTheme="minorHAnsi" w:cstheme="minorHAnsi"/>
          <w:sz w:val="22"/>
          <w:szCs w:val="22"/>
          <w:lang w:val="en-GB"/>
        </w:rPr>
        <w:t>EXERCISE OVERVIEW</w:t>
      </w:r>
    </w:p>
    <w:bookmarkEnd w:id="1868"/>
    <w:p w14:paraId="74515343" w14:textId="77777777" w:rsidR="00C72525" w:rsidRPr="002E20A3" w:rsidRDefault="00C72525" w:rsidP="00C72525">
      <w:pPr>
        <w:jc w:val="both"/>
        <w:rPr>
          <w:rFonts w:cstheme="minorHAnsi"/>
          <w:b/>
          <w:bCs/>
          <w:lang w:val="en-GB"/>
        </w:rPr>
      </w:pPr>
    </w:p>
    <w:tbl>
      <w:tblPr>
        <w:tblStyle w:val="GridTable4-Accent6"/>
        <w:tblW w:w="9067" w:type="dxa"/>
        <w:tblLook w:val="04A0" w:firstRow="1" w:lastRow="0" w:firstColumn="1" w:lastColumn="0" w:noHBand="0" w:noVBand="1"/>
      </w:tblPr>
      <w:tblGrid>
        <w:gridCol w:w="9067"/>
      </w:tblGrid>
      <w:tr w:rsidR="00C72525" w:rsidRPr="002E20A3" w14:paraId="6BE3D2FF"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tcPr>
          <w:p w14:paraId="6EF42F5E" w14:textId="77777777" w:rsidR="00C72525" w:rsidRPr="002E20A3" w:rsidRDefault="00C72525" w:rsidP="00DC34BB">
            <w:pPr>
              <w:pStyle w:val="NoSpacing"/>
              <w:jc w:val="center"/>
              <w:rPr>
                <w:b w:val="0"/>
                <w:bCs w:val="0"/>
                <w:lang w:val="en-GB"/>
              </w:rPr>
            </w:pPr>
            <w:r w:rsidRPr="002E20A3">
              <w:rPr>
                <w:lang w:val="en-GB"/>
              </w:rPr>
              <w:t>TASK</w:t>
            </w:r>
          </w:p>
          <w:p w14:paraId="28CA1712" w14:textId="77777777" w:rsidR="00C72525" w:rsidRPr="002E20A3" w:rsidRDefault="00C72525" w:rsidP="001B74C7">
            <w:pPr>
              <w:jc w:val="center"/>
              <w:rPr>
                <w:rFonts w:cstheme="minorHAnsi"/>
                <w:lang w:val="en-GB"/>
              </w:rPr>
            </w:pPr>
          </w:p>
        </w:tc>
      </w:tr>
      <w:tr w:rsidR="00C72525" w:rsidRPr="001F1452" w14:paraId="56C777B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tcPr>
          <w:p w14:paraId="1E226917" w14:textId="77777777" w:rsidR="00C72525" w:rsidRPr="002E20A3" w:rsidRDefault="00C72525" w:rsidP="001B74C7">
            <w:pPr>
              <w:jc w:val="both"/>
              <w:rPr>
                <w:rFonts w:cstheme="minorHAnsi"/>
                <w:lang w:val="en-GB"/>
              </w:rPr>
            </w:pPr>
          </w:p>
          <w:p w14:paraId="292652ED" w14:textId="6D95A3CD" w:rsidR="00C72525" w:rsidRPr="002E20A3" w:rsidRDefault="00922E54" w:rsidP="00922E54">
            <w:pPr>
              <w:jc w:val="both"/>
              <w:rPr>
                <w:rFonts w:cstheme="minorHAnsi"/>
                <w:b w:val="0"/>
                <w:bCs w:val="0"/>
                <w:lang w:val="en-GB"/>
              </w:rPr>
            </w:pPr>
            <w:r w:rsidRPr="002E20A3">
              <w:rPr>
                <w:rFonts w:cstheme="minorHAnsi"/>
                <w:lang w:val="en-GB"/>
              </w:rPr>
              <w:t>You are an Officer in your Infantry Battalion and are part of a planning team consisting of personnel from the S-2 (Military Peacekeeping Intelligence), S-3 (Operations) and S-5 (Planning) branches.</w:t>
            </w:r>
            <w:r w:rsidR="00C72525" w:rsidRPr="002E20A3">
              <w:rPr>
                <w:rFonts w:cstheme="minorHAnsi"/>
                <w:lang w:val="en-GB"/>
              </w:rPr>
              <w:t xml:space="preserve"> Following continued unrest in the past three days in the city of C</w:t>
            </w:r>
            <w:ins w:id="1869" w:author="Author" w:date="2023-04-12T13:09:00Z">
              <w:r w:rsidR="00317E7A">
                <w:rPr>
                  <w:rFonts w:cstheme="minorHAnsi"/>
                  <w:lang w:val="en-GB"/>
                </w:rPr>
                <w:t>orma</w:t>
              </w:r>
            </w:ins>
            <w:del w:id="1870" w:author="Author" w:date="2023-04-12T13:09:00Z">
              <w:r w:rsidR="00C72525" w:rsidRPr="002E20A3" w:rsidDel="00317E7A">
                <w:rPr>
                  <w:rFonts w:cstheme="minorHAnsi"/>
                  <w:lang w:val="en-GB"/>
                </w:rPr>
                <w:delText>ORMA</w:delText>
              </w:r>
            </w:del>
            <w:r w:rsidR="00C72525" w:rsidRPr="002E20A3">
              <w:rPr>
                <w:rFonts w:cstheme="minorHAnsi"/>
                <w:lang w:val="en-GB"/>
              </w:rPr>
              <w:t xml:space="preserve">, you have been tasked by your Infantry Battalion Commander to plan an operation aimed at ensuring the </w:t>
            </w:r>
            <w:del w:id="1871" w:author="Author" w:date="2023-04-12T13:09:00Z">
              <w:r w:rsidR="00C72525" w:rsidRPr="002E20A3" w:rsidDel="00317E7A">
                <w:rPr>
                  <w:rFonts w:cstheme="minorHAnsi"/>
                  <w:lang w:val="en-GB"/>
                </w:rPr>
                <w:delText>P</w:delText>
              </w:r>
            </w:del>
            <w:ins w:id="1872" w:author="Author" w:date="2023-04-12T13:09:00Z">
              <w:r w:rsidR="00317E7A">
                <w:rPr>
                  <w:rFonts w:cstheme="minorHAnsi"/>
                  <w:lang w:val="en-GB"/>
                </w:rPr>
                <w:t>p</w:t>
              </w:r>
            </w:ins>
            <w:r w:rsidR="00C72525" w:rsidRPr="002E20A3">
              <w:rPr>
                <w:rFonts w:cstheme="minorHAnsi"/>
                <w:lang w:val="en-GB"/>
              </w:rPr>
              <w:t xml:space="preserve">rotection of </w:t>
            </w:r>
            <w:del w:id="1873" w:author="Author" w:date="2023-04-12T13:09:00Z">
              <w:r w:rsidR="00C72525" w:rsidRPr="002E20A3" w:rsidDel="00317E7A">
                <w:rPr>
                  <w:rFonts w:cstheme="minorHAnsi"/>
                  <w:lang w:val="en-GB"/>
                </w:rPr>
                <w:delText>C</w:delText>
              </w:r>
            </w:del>
            <w:ins w:id="1874" w:author="Author" w:date="2023-04-12T13:09:00Z">
              <w:r w:rsidR="00317E7A">
                <w:rPr>
                  <w:rFonts w:cstheme="minorHAnsi"/>
                  <w:lang w:val="en-GB"/>
                </w:rPr>
                <w:t>c</w:t>
              </w:r>
            </w:ins>
            <w:r w:rsidR="00C72525" w:rsidRPr="002E20A3">
              <w:rPr>
                <w:rFonts w:cstheme="minorHAnsi"/>
                <w:lang w:val="en-GB"/>
              </w:rPr>
              <w:t>ivilians (POC)</w:t>
            </w:r>
            <w:r w:rsidR="00BB0004" w:rsidRPr="002E20A3">
              <w:rPr>
                <w:rFonts w:cstheme="minorHAnsi"/>
                <w:lang w:val="en-GB"/>
              </w:rPr>
              <w:t xml:space="preserve"> </w:t>
            </w:r>
            <w:r w:rsidR="00C72525" w:rsidRPr="002E20A3">
              <w:rPr>
                <w:rFonts w:cstheme="minorHAnsi"/>
                <w:lang w:val="en-GB"/>
              </w:rPr>
              <w:t xml:space="preserve">in </w:t>
            </w:r>
            <w:ins w:id="1875" w:author="Author" w:date="2023-04-12T13:09:00Z">
              <w:r w:rsidR="00317E7A">
                <w:rPr>
                  <w:rFonts w:cstheme="minorHAnsi"/>
                  <w:lang w:val="en-GB"/>
                </w:rPr>
                <w:t xml:space="preserve">the </w:t>
              </w:r>
            </w:ins>
            <w:r w:rsidR="00C72525" w:rsidRPr="002E20A3">
              <w:rPr>
                <w:rFonts w:cstheme="minorHAnsi"/>
                <w:lang w:val="en-GB"/>
              </w:rPr>
              <w:t>light of reports of an imminent attack. You are requested to secure the village centre</w:t>
            </w:r>
            <w:ins w:id="1876" w:author="Author" w:date="2023-04-12T13:09:00Z">
              <w:r w:rsidR="00317E7A">
                <w:rPr>
                  <w:rFonts w:cstheme="minorHAnsi"/>
                  <w:lang w:val="en-GB"/>
                </w:rPr>
                <w:t>,</w:t>
              </w:r>
            </w:ins>
            <w:r w:rsidR="00C72525" w:rsidRPr="002E20A3">
              <w:rPr>
                <w:rFonts w:cstheme="minorHAnsi"/>
                <w:lang w:val="en-GB"/>
              </w:rPr>
              <w:t xml:space="preserve"> where shops are located</w:t>
            </w:r>
            <w:ins w:id="1877" w:author="Author" w:date="2023-04-12T13:09:00Z">
              <w:r w:rsidR="00317E7A">
                <w:rPr>
                  <w:rFonts w:cstheme="minorHAnsi"/>
                  <w:lang w:val="en-GB"/>
                </w:rPr>
                <w:t>,</w:t>
              </w:r>
            </w:ins>
            <w:r w:rsidR="00C72525" w:rsidRPr="002E20A3">
              <w:rPr>
                <w:rFonts w:cstheme="minorHAnsi"/>
                <w:lang w:val="en-GB"/>
              </w:rPr>
              <w:t xml:space="preserve"> and </w:t>
            </w:r>
            <w:ins w:id="1878" w:author="Author" w:date="2023-04-12T13:09:00Z">
              <w:r w:rsidR="00317E7A">
                <w:rPr>
                  <w:rFonts w:cstheme="minorHAnsi"/>
                  <w:lang w:val="en-GB"/>
                </w:rPr>
                <w:t xml:space="preserve">to </w:t>
              </w:r>
            </w:ins>
            <w:r w:rsidR="00C72525" w:rsidRPr="002E20A3">
              <w:rPr>
                <w:rFonts w:cstheme="minorHAnsi"/>
                <w:lang w:val="en-GB"/>
              </w:rPr>
              <w:t xml:space="preserve">monitor roads leading from </w:t>
            </w:r>
            <w:ins w:id="1879" w:author="Author" w:date="2023-04-12T13:09:00Z">
              <w:r w:rsidR="00317E7A">
                <w:rPr>
                  <w:rFonts w:cstheme="minorHAnsi"/>
                  <w:lang w:val="en-GB"/>
                </w:rPr>
                <w:t xml:space="preserve">the </w:t>
              </w:r>
            </w:ins>
            <w:r w:rsidR="00C72525" w:rsidRPr="002E20A3">
              <w:rPr>
                <w:rFonts w:cstheme="minorHAnsi"/>
                <w:lang w:val="en-GB"/>
              </w:rPr>
              <w:t xml:space="preserve">nearby jungle to the </w:t>
            </w:r>
            <w:ins w:id="1880" w:author="Author" w:date="2023-04-12T13:09:00Z">
              <w:r w:rsidR="00317E7A">
                <w:rPr>
                  <w:rFonts w:cstheme="minorHAnsi"/>
                  <w:lang w:val="en-GB"/>
                </w:rPr>
                <w:t xml:space="preserve">village </w:t>
              </w:r>
            </w:ins>
            <w:r w:rsidR="00C72525" w:rsidRPr="002E20A3">
              <w:rPr>
                <w:rFonts w:cstheme="minorHAnsi"/>
                <w:lang w:val="en-GB"/>
              </w:rPr>
              <w:t>centre.</w:t>
            </w:r>
            <w:r w:rsidR="00A936E7" w:rsidRPr="002E20A3">
              <w:rPr>
                <w:rFonts w:cstheme="minorHAnsi"/>
                <w:lang w:val="en-GB"/>
              </w:rPr>
              <w:t xml:space="preserve"> </w:t>
            </w:r>
          </w:p>
          <w:p w14:paraId="3E481115" w14:textId="77777777" w:rsidR="00C72525" w:rsidRPr="002E20A3" w:rsidRDefault="00C72525" w:rsidP="001B74C7">
            <w:pPr>
              <w:jc w:val="both"/>
              <w:rPr>
                <w:rFonts w:cstheme="minorHAnsi"/>
                <w:b w:val="0"/>
                <w:bCs w:val="0"/>
                <w:lang w:val="en-GB"/>
              </w:rPr>
            </w:pPr>
          </w:p>
          <w:p w14:paraId="6DC43B4D" w14:textId="131EB64A" w:rsidR="00C72525" w:rsidRPr="002E20A3" w:rsidRDefault="00C72525" w:rsidP="001B74C7">
            <w:pPr>
              <w:jc w:val="both"/>
              <w:rPr>
                <w:rFonts w:cstheme="minorHAnsi"/>
                <w:lang w:val="en-GB"/>
              </w:rPr>
            </w:pPr>
            <w:r w:rsidRPr="002E20A3">
              <w:rPr>
                <w:rFonts w:cstheme="minorHAnsi"/>
                <w:lang w:val="en-GB"/>
              </w:rPr>
              <w:t>Given the setting provided in the case study, how would you extract gender-responsive information</w:t>
            </w:r>
            <w:r w:rsidR="009C3063" w:rsidRPr="002E20A3">
              <w:rPr>
                <w:rFonts w:cstheme="minorHAnsi"/>
                <w:lang w:val="en-GB"/>
              </w:rPr>
              <w:t xml:space="preserve"> – </w:t>
            </w:r>
            <w:r w:rsidRPr="002E20A3">
              <w:rPr>
                <w:rFonts w:cstheme="minorHAnsi"/>
                <w:lang w:val="en-GB"/>
              </w:rPr>
              <w:t>including data and analysis</w:t>
            </w:r>
            <w:r w:rsidR="009C3063" w:rsidRPr="002E20A3">
              <w:rPr>
                <w:rFonts w:cstheme="minorHAnsi"/>
                <w:lang w:val="en-GB"/>
              </w:rPr>
              <w:t xml:space="preserve"> – </w:t>
            </w:r>
            <w:r w:rsidRPr="002E20A3">
              <w:rPr>
                <w:rFonts w:cstheme="minorHAnsi"/>
                <w:lang w:val="en-GB"/>
              </w:rPr>
              <w:t xml:space="preserve">in order to </w:t>
            </w:r>
            <w:del w:id="1881" w:author="Author" w:date="2023-04-12T13:10:00Z">
              <w:r w:rsidRPr="002E20A3" w:rsidDel="00317E7A">
                <w:rPr>
                  <w:rFonts w:cstheme="minorHAnsi"/>
                  <w:lang w:val="en-GB"/>
                </w:rPr>
                <w:delText>feed into</w:delText>
              </w:r>
            </w:del>
            <w:ins w:id="1882" w:author="Author" w:date="2023-04-12T13:10:00Z">
              <w:r w:rsidR="00317E7A">
                <w:rPr>
                  <w:rFonts w:cstheme="minorHAnsi"/>
                  <w:lang w:val="en-GB"/>
                </w:rPr>
                <w:t>inform</w:t>
              </w:r>
            </w:ins>
            <w:r w:rsidRPr="002E20A3">
              <w:rPr>
                <w:rFonts w:cstheme="minorHAnsi"/>
                <w:lang w:val="en-GB"/>
              </w:rPr>
              <w:t xml:space="preserve"> the </w:t>
            </w:r>
            <w:r w:rsidR="00A26A9A" w:rsidRPr="002E20A3">
              <w:rPr>
                <w:rFonts w:cstheme="minorHAnsi"/>
                <w:lang w:val="en-GB"/>
              </w:rPr>
              <w:t xml:space="preserve">planning </w:t>
            </w:r>
            <w:r w:rsidRPr="002E20A3">
              <w:rPr>
                <w:rFonts w:cstheme="minorHAnsi"/>
                <w:lang w:val="en-GB"/>
              </w:rPr>
              <w:t xml:space="preserve">of your operation? </w:t>
            </w:r>
          </w:p>
          <w:p w14:paraId="1C23EFA9" w14:textId="77777777" w:rsidR="00C72525" w:rsidRPr="002E20A3" w:rsidRDefault="00C72525" w:rsidP="001B74C7">
            <w:pPr>
              <w:jc w:val="both"/>
              <w:rPr>
                <w:rFonts w:cstheme="minorHAnsi"/>
                <w:lang w:val="en-GB"/>
              </w:rPr>
            </w:pPr>
          </w:p>
          <w:p w14:paraId="29ADF572" w14:textId="5F46F539" w:rsidR="00C72525" w:rsidRPr="002E20A3" w:rsidRDefault="007B62DB" w:rsidP="001B74C7">
            <w:pPr>
              <w:jc w:val="both"/>
              <w:rPr>
                <w:rFonts w:cstheme="minorHAnsi"/>
                <w:lang w:val="en-GB"/>
              </w:rPr>
            </w:pPr>
            <w:r w:rsidRPr="002E20A3">
              <w:rPr>
                <w:rFonts w:cstheme="minorHAnsi"/>
                <w:lang w:val="en-GB"/>
              </w:rPr>
              <w:t xml:space="preserve">Which of the options proposed below </w:t>
            </w:r>
            <w:r w:rsidR="00C72525" w:rsidRPr="002E20A3">
              <w:rPr>
                <w:rFonts w:cstheme="minorHAnsi"/>
                <w:lang w:val="en-GB"/>
              </w:rPr>
              <w:t xml:space="preserve">would you choose? Identify the advantages and shortcomings of the option you choose. </w:t>
            </w:r>
          </w:p>
          <w:p w14:paraId="11ADE218" w14:textId="77777777" w:rsidR="00C72525" w:rsidRPr="002E20A3" w:rsidRDefault="00C72525" w:rsidP="001B74C7">
            <w:pPr>
              <w:jc w:val="both"/>
              <w:rPr>
                <w:rFonts w:cstheme="minorHAnsi"/>
                <w:lang w:val="en-GB"/>
              </w:rPr>
            </w:pPr>
          </w:p>
        </w:tc>
      </w:tr>
    </w:tbl>
    <w:p w14:paraId="3D48FF93" w14:textId="77777777" w:rsidR="00C72525" w:rsidRPr="002E20A3" w:rsidRDefault="00C72525" w:rsidP="00C72525">
      <w:pPr>
        <w:jc w:val="both"/>
        <w:rPr>
          <w:rFonts w:cstheme="minorHAnsi"/>
          <w:lang w:val="en-GB"/>
        </w:rPr>
      </w:pPr>
    </w:p>
    <w:tbl>
      <w:tblPr>
        <w:tblStyle w:val="GridTable4-Accent6"/>
        <w:tblW w:w="9067" w:type="dxa"/>
        <w:tblLook w:val="04A0" w:firstRow="1" w:lastRow="0" w:firstColumn="1" w:lastColumn="0" w:noHBand="0" w:noVBand="1"/>
      </w:tblPr>
      <w:tblGrid>
        <w:gridCol w:w="1843"/>
        <w:gridCol w:w="7224"/>
      </w:tblGrid>
      <w:tr w:rsidR="00C72525" w:rsidRPr="001F1452" w14:paraId="5181B7DD"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66E09A06" w14:textId="77777777" w:rsidR="00C72525" w:rsidRPr="002E20A3" w:rsidRDefault="00C72525" w:rsidP="002B7818">
            <w:pPr>
              <w:pStyle w:val="NoSpacing"/>
              <w:jc w:val="center"/>
              <w:rPr>
                <w:rFonts w:cstheme="minorHAnsi"/>
                <w:lang w:val="en-GB"/>
              </w:rPr>
            </w:pPr>
          </w:p>
        </w:tc>
      </w:tr>
      <w:tr w:rsidR="00C72525" w:rsidRPr="001F1452" w14:paraId="19FB266F"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8777166" w14:textId="77777777" w:rsidR="00C72525" w:rsidRPr="002E20A3" w:rsidRDefault="00C72525" w:rsidP="001B74C7">
            <w:pPr>
              <w:jc w:val="both"/>
              <w:rPr>
                <w:rFonts w:cstheme="minorHAnsi"/>
                <w:lang w:val="en-GB"/>
              </w:rPr>
            </w:pPr>
            <w:commentRangeStart w:id="1883"/>
            <w:r w:rsidRPr="002E20A3">
              <w:rPr>
                <w:rFonts w:cstheme="minorHAnsi"/>
                <w:lang w:val="en-GB"/>
              </w:rPr>
              <w:t>OPTION 1</w:t>
            </w:r>
            <w:commentRangeEnd w:id="1883"/>
            <w:r w:rsidR="00433D01">
              <w:rPr>
                <w:rStyle w:val="CommentReference"/>
                <w:b w:val="0"/>
                <w:bCs w:val="0"/>
              </w:rPr>
              <w:commentReference w:id="1883"/>
            </w:r>
          </w:p>
        </w:tc>
        <w:tc>
          <w:tcPr>
            <w:tcW w:w="7224" w:type="dxa"/>
          </w:tcPr>
          <w:p w14:paraId="19464746" w14:textId="136C783F"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Consult mission reports</w:t>
            </w:r>
            <w:ins w:id="1884" w:author="Author" w:date="2023-04-12T13:10:00Z">
              <w:r w:rsidR="00317E7A">
                <w:rPr>
                  <w:rFonts w:cstheme="minorHAnsi"/>
                  <w:lang w:val="en-GB"/>
                </w:rPr>
                <w:t>,</w:t>
              </w:r>
            </w:ins>
            <w:r w:rsidRPr="002E20A3">
              <w:rPr>
                <w:rFonts w:cstheme="minorHAnsi"/>
                <w:lang w:val="en-GB"/>
              </w:rPr>
              <w:t xml:space="preserve"> including </w:t>
            </w:r>
            <w:del w:id="1885" w:author="Amy FRUCHTER" w:date="2023-04-14T15:08:00Z">
              <w:r w:rsidRPr="002E20A3" w:rsidDel="009E0E43">
                <w:rPr>
                  <w:rFonts w:cstheme="minorHAnsi"/>
                  <w:lang w:val="en-GB"/>
                </w:rPr>
                <w:delText>Military Peacekeeping Intelligence (</w:delText>
              </w:r>
            </w:del>
            <w:r w:rsidRPr="002E20A3">
              <w:rPr>
                <w:rFonts w:cstheme="minorHAnsi"/>
                <w:lang w:val="en-GB"/>
              </w:rPr>
              <w:t>MPKI</w:t>
            </w:r>
            <w:del w:id="1886" w:author="Amy FRUCHTER" w:date="2023-04-14T15:08:00Z">
              <w:r w:rsidRPr="002E20A3" w:rsidDel="009E0E43">
                <w:rPr>
                  <w:rFonts w:cstheme="minorHAnsi"/>
                  <w:lang w:val="en-GB"/>
                </w:rPr>
                <w:delText>)</w:delText>
              </w:r>
            </w:del>
            <w:r w:rsidRPr="002E20A3">
              <w:rPr>
                <w:rFonts w:cstheme="minorHAnsi"/>
                <w:lang w:val="en-GB"/>
              </w:rPr>
              <w:t xml:space="preserve"> reports, Joint Mission Analysis Centre (JMAC) reports,</w:t>
            </w:r>
            <w:r w:rsidR="00921F0D" w:rsidRPr="002E20A3">
              <w:rPr>
                <w:rFonts w:cstheme="minorHAnsi"/>
                <w:lang w:val="en-GB"/>
              </w:rPr>
              <w:t xml:space="preserve"> POC threat assessments,</w:t>
            </w:r>
            <w:r w:rsidRPr="002E20A3">
              <w:rPr>
                <w:rFonts w:cstheme="minorHAnsi"/>
                <w:lang w:val="en-GB"/>
              </w:rPr>
              <w:t xml:space="preserve"> checkpoint and patrol reports</w:t>
            </w:r>
            <w:r w:rsidR="00031683" w:rsidRPr="002E20A3">
              <w:rPr>
                <w:rFonts w:cstheme="minorHAnsi"/>
                <w:lang w:val="en-GB"/>
              </w:rPr>
              <w:t>,</w:t>
            </w:r>
            <w:r w:rsidRPr="002E20A3">
              <w:rPr>
                <w:rFonts w:cstheme="minorHAnsi"/>
                <w:lang w:val="en-GB"/>
              </w:rPr>
              <w:t xml:space="preserve"> etc.</w:t>
            </w:r>
          </w:p>
          <w:p w14:paraId="38290D97"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524138C8" w14:textId="77777777" w:rsidTr="001B74C7">
        <w:tc>
          <w:tcPr>
            <w:cnfStyle w:val="001000000000" w:firstRow="0" w:lastRow="0" w:firstColumn="1" w:lastColumn="0" w:oddVBand="0" w:evenVBand="0" w:oddHBand="0" w:evenHBand="0" w:firstRowFirstColumn="0" w:firstRowLastColumn="0" w:lastRowFirstColumn="0" w:lastRowLastColumn="0"/>
            <w:tcW w:w="1843" w:type="dxa"/>
          </w:tcPr>
          <w:p w14:paraId="52FE3C3A" w14:textId="77777777" w:rsidR="00C72525" w:rsidRPr="002E20A3" w:rsidRDefault="00C72525" w:rsidP="001B74C7">
            <w:pPr>
              <w:jc w:val="both"/>
              <w:rPr>
                <w:rFonts w:cstheme="minorHAnsi"/>
                <w:lang w:val="en-GB"/>
              </w:rPr>
            </w:pPr>
            <w:r w:rsidRPr="002E20A3">
              <w:rPr>
                <w:rFonts w:cstheme="minorHAnsi"/>
                <w:lang w:val="en-GB"/>
              </w:rPr>
              <w:t>OPTION 2</w:t>
            </w:r>
          </w:p>
        </w:tc>
        <w:tc>
          <w:tcPr>
            <w:tcW w:w="7224" w:type="dxa"/>
          </w:tcPr>
          <w:p w14:paraId="7E5956FB" w14:textId="3D0B323D"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Coordinate</w:t>
            </w:r>
            <w:r w:rsidR="009C3063" w:rsidRPr="002E20A3">
              <w:rPr>
                <w:rFonts w:cstheme="minorHAnsi"/>
                <w:lang w:val="en-GB"/>
              </w:rPr>
              <w:t xml:space="preserve"> – </w:t>
            </w:r>
            <w:del w:id="1887" w:author="Author" w:date="2023-04-12T13:11:00Z">
              <w:r w:rsidRPr="002E20A3" w:rsidDel="00317E7A">
                <w:rPr>
                  <w:rFonts w:cstheme="minorHAnsi"/>
                  <w:lang w:val="en-GB"/>
                </w:rPr>
                <w:delText>via</w:delText>
              </w:r>
            </w:del>
            <w:ins w:id="1888" w:author="Author" w:date="2023-04-12T13:11:00Z">
              <w:r w:rsidR="00317E7A">
                <w:rPr>
                  <w:rFonts w:cstheme="minorHAnsi"/>
                  <w:lang w:val="en-GB"/>
                </w:rPr>
                <w:t xml:space="preserve">through the </w:t>
              </w:r>
            </w:ins>
            <w:r w:rsidRPr="002E20A3">
              <w:rPr>
                <w:rFonts w:cstheme="minorHAnsi"/>
                <w:lang w:val="en-GB"/>
              </w:rPr>
              <w:t xml:space="preserve"> </w:t>
            </w:r>
            <w:del w:id="1889" w:author="Author" w:date="2023-04-12T13:11:00Z">
              <w:r w:rsidRPr="002E20A3" w:rsidDel="00317E7A">
                <w:rPr>
                  <w:rFonts w:cstheme="minorHAnsi"/>
                  <w:lang w:val="en-GB"/>
                </w:rPr>
                <w:delText>UN</w:delText>
              </w:r>
            </w:del>
            <w:ins w:id="1890" w:author="Author" w:date="2023-04-12T13:11:00Z">
              <w:r w:rsidR="00317E7A">
                <w:rPr>
                  <w:rFonts w:cstheme="minorHAnsi"/>
                  <w:lang w:val="en-GB"/>
                </w:rPr>
                <w:t xml:space="preserve">United Nations </w:t>
              </w:r>
            </w:ins>
            <w:del w:id="1891" w:author="Author" w:date="2023-04-12T13:11:00Z">
              <w:r w:rsidR="009C3063" w:rsidRPr="002E20A3" w:rsidDel="00317E7A">
                <w:rPr>
                  <w:rFonts w:cstheme="minorHAnsi"/>
                  <w:lang w:val="en-GB"/>
                </w:rPr>
                <w:delText>-</w:delText>
              </w:r>
            </w:del>
            <w:r w:rsidRPr="002E20A3">
              <w:rPr>
                <w:rFonts w:cstheme="minorHAnsi"/>
                <w:lang w:val="en-GB"/>
              </w:rPr>
              <w:t>Civil-Military Coordination (</w:t>
            </w:r>
            <w:r w:rsidR="00626A76" w:rsidRPr="002E20A3">
              <w:rPr>
                <w:rFonts w:cstheme="minorHAnsi"/>
                <w:lang w:val="en-GB"/>
              </w:rPr>
              <w:t>UN-</w:t>
            </w:r>
            <w:r w:rsidRPr="002E20A3">
              <w:rPr>
                <w:rFonts w:cstheme="minorHAnsi"/>
                <w:lang w:val="en-GB"/>
              </w:rPr>
              <w:t>CIMIC) Officer</w:t>
            </w:r>
            <w:r w:rsidR="009C3063" w:rsidRPr="002E20A3">
              <w:rPr>
                <w:rFonts w:cstheme="minorHAnsi"/>
                <w:lang w:val="en-GB"/>
              </w:rPr>
              <w:t xml:space="preserve"> – </w:t>
            </w:r>
            <w:r w:rsidRPr="002E20A3">
              <w:rPr>
                <w:rFonts w:cstheme="minorHAnsi"/>
                <w:lang w:val="en-GB"/>
              </w:rPr>
              <w:t>with mission components</w:t>
            </w:r>
            <w:ins w:id="1892" w:author="Author" w:date="2023-04-12T13:11:00Z">
              <w:r w:rsidR="00317E7A">
                <w:rPr>
                  <w:rFonts w:cstheme="minorHAnsi"/>
                  <w:lang w:val="en-GB"/>
                </w:rPr>
                <w:t>,</w:t>
              </w:r>
            </w:ins>
            <w:r w:rsidRPr="002E20A3">
              <w:rPr>
                <w:rFonts w:cstheme="minorHAnsi"/>
                <w:lang w:val="en-GB"/>
              </w:rPr>
              <w:t xml:space="preserve"> including gender, human rights and civilian components</w:t>
            </w:r>
            <w:r w:rsidR="00031683" w:rsidRPr="002E20A3">
              <w:rPr>
                <w:rFonts w:cstheme="minorHAnsi"/>
                <w:lang w:val="en-GB"/>
              </w:rPr>
              <w:t>,</w:t>
            </w:r>
            <w:r w:rsidRPr="002E20A3">
              <w:rPr>
                <w:rFonts w:cstheme="minorHAnsi"/>
                <w:lang w:val="en-GB"/>
              </w:rPr>
              <w:t xml:space="preserve"> etc. and with </w:t>
            </w:r>
            <w:ins w:id="1893" w:author="Author" w:date="2023-04-12T13:11:00Z">
              <w:r w:rsidR="00317E7A">
                <w:rPr>
                  <w:rFonts w:cstheme="minorHAnsi"/>
                  <w:lang w:val="en-GB"/>
                </w:rPr>
                <w:t>United Nations</w:t>
              </w:r>
            </w:ins>
            <w:del w:id="1894" w:author="Author" w:date="2023-04-12T13:11:00Z">
              <w:r w:rsidRPr="002E20A3" w:rsidDel="00317E7A">
                <w:rPr>
                  <w:rFonts w:cstheme="minorHAnsi"/>
                  <w:lang w:val="en-GB"/>
                </w:rPr>
                <w:delText>UN</w:delText>
              </w:r>
            </w:del>
            <w:r w:rsidRPr="002E20A3">
              <w:rPr>
                <w:rFonts w:cstheme="minorHAnsi"/>
                <w:lang w:val="en-GB"/>
              </w:rPr>
              <w:t xml:space="preserve"> partners operating in the area. </w:t>
            </w:r>
          </w:p>
          <w:p w14:paraId="446ADA30"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6DEC6C85"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B2C263A" w14:textId="77777777" w:rsidR="00C72525" w:rsidRPr="002E20A3" w:rsidRDefault="00C72525" w:rsidP="001B74C7">
            <w:pPr>
              <w:jc w:val="both"/>
              <w:rPr>
                <w:rFonts w:cstheme="minorHAnsi"/>
                <w:lang w:val="en-GB"/>
              </w:rPr>
            </w:pPr>
            <w:r w:rsidRPr="002E20A3">
              <w:rPr>
                <w:rFonts w:cstheme="minorHAnsi"/>
                <w:lang w:val="en-GB"/>
              </w:rPr>
              <w:t>OPTION 3</w:t>
            </w:r>
          </w:p>
        </w:tc>
        <w:tc>
          <w:tcPr>
            <w:tcW w:w="7224" w:type="dxa"/>
          </w:tcPr>
          <w:p w14:paraId="57C3432E" w14:textId="71008A53"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Through the support of the UN-CIMIC Officer, </w:t>
            </w:r>
            <w:r w:rsidR="00EB6ACC" w:rsidRPr="002E20A3">
              <w:rPr>
                <w:rFonts w:cstheme="minorHAnsi"/>
                <w:lang w:val="en-GB"/>
              </w:rPr>
              <w:t xml:space="preserve">acquire </w:t>
            </w:r>
            <w:r w:rsidRPr="002E20A3">
              <w:rPr>
                <w:rFonts w:cstheme="minorHAnsi"/>
                <w:lang w:val="en-GB"/>
              </w:rPr>
              <w:t>information from consultations with the local population</w:t>
            </w:r>
            <w:ins w:id="1895" w:author="Author" w:date="2023-04-12T13:11:00Z">
              <w:r w:rsidR="00317E7A">
                <w:rPr>
                  <w:rFonts w:cstheme="minorHAnsi"/>
                  <w:lang w:val="en-GB"/>
                </w:rPr>
                <w:t>,</w:t>
              </w:r>
            </w:ins>
            <w:r w:rsidRPr="002E20A3">
              <w:rPr>
                <w:rFonts w:cstheme="minorHAnsi"/>
                <w:lang w:val="en-GB"/>
              </w:rPr>
              <w:t xml:space="preserve"> including women’s organi</w:t>
            </w:r>
            <w:del w:id="1896" w:author="Author" w:date="2023-04-12T13:11:00Z">
              <w:r w:rsidRPr="002E20A3" w:rsidDel="00317E7A">
                <w:rPr>
                  <w:rFonts w:cstheme="minorHAnsi"/>
                  <w:lang w:val="en-GB"/>
                </w:rPr>
                <w:delText>s</w:delText>
              </w:r>
            </w:del>
            <w:ins w:id="1897" w:author="Author" w:date="2023-04-12T13:11:00Z">
              <w:r w:rsidR="00317E7A">
                <w:rPr>
                  <w:rFonts w:cstheme="minorHAnsi"/>
                  <w:lang w:val="en-GB"/>
                </w:rPr>
                <w:t>z</w:t>
              </w:r>
            </w:ins>
            <w:r w:rsidRPr="002E20A3">
              <w:rPr>
                <w:rFonts w:cstheme="minorHAnsi"/>
                <w:lang w:val="en-GB"/>
              </w:rPr>
              <w:t xml:space="preserve">ations, village elders and religious leaders. </w:t>
            </w:r>
          </w:p>
          <w:p w14:paraId="78F519D1"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bl>
    <w:p w14:paraId="220C256D" w14:textId="77777777" w:rsidR="00C72525" w:rsidRPr="002E20A3" w:rsidRDefault="00C72525" w:rsidP="00C72525">
      <w:pPr>
        <w:jc w:val="both"/>
        <w:rPr>
          <w:rFonts w:cstheme="minorHAnsi"/>
          <w:lang w:val="en-GB"/>
        </w:rPr>
      </w:pPr>
    </w:p>
    <w:tbl>
      <w:tblPr>
        <w:tblStyle w:val="GridTable4-Accent1"/>
        <w:tblW w:w="0" w:type="auto"/>
        <w:tblLook w:val="04A0" w:firstRow="1" w:lastRow="0" w:firstColumn="1" w:lastColumn="0" w:noHBand="0" w:noVBand="1"/>
      </w:tblPr>
      <w:tblGrid>
        <w:gridCol w:w="2289"/>
        <w:gridCol w:w="6773"/>
      </w:tblGrid>
      <w:tr w:rsidR="00C72525" w:rsidRPr="002E20A3" w14:paraId="5742144D" w14:textId="77777777" w:rsidTr="00DC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shd w:val="clear" w:color="auto" w:fill="4472C4"/>
          </w:tcPr>
          <w:p w14:paraId="47048ADB" w14:textId="77777777" w:rsidR="00C72525" w:rsidRPr="002E20A3" w:rsidRDefault="00C72525" w:rsidP="00DC34BB">
            <w:pPr>
              <w:pStyle w:val="NoSpacing"/>
              <w:jc w:val="center"/>
              <w:rPr>
                <w:lang w:val="en-GB"/>
              </w:rPr>
            </w:pPr>
            <w:bookmarkStart w:id="1898" w:name="_Hlk97945255"/>
            <w:r w:rsidRPr="002E20A3">
              <w:rPr>
                <w:lang w:val="en-GB"/>
              </w:rPr>
              <w:t>DURATION</w:t>
            </w:r>
          </w:p>
          <w:p w14:paraId="144FDF9C" w14:textId="77777777" w:rsidR="00C72525" w:rsidRPr="002E20A3" w:rsidRDefault="00C72525" w:rsidP="001B74C7">
            <w:pPr>
              <w:jc w:val="center"/>
              <w:rPr>
                <w:rFonts w:cstheme="minorHAnsi"/>
                <w:b w:val="0"/>
                <w:bCs w:val="0"/>
                <w:lang w:val="en-GB"/>
              </w:rPr>
            </w:pPr>
          </w:p>
        </w:tc>
      </w:tr>
      <w:tr w:rsidR="00C72525" w:rsidRPr="001F1452" w14:paraId="0B8B77A4"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11A365" w14:textId="662A5CF8" w:rsidR="00C72525" w:rsidRPr="002E20A3" w:rsidRDefault="00C72525" w:rsidP="001B74C7">
            <w:pPr>
              <w:jc w:val="both"/>
              <w:rPr>
                <w:rFonts w:cstheme="minorHAnsi"/>
                <w:b w:val="0"/>
                <w:bCs w:val="0"/>
                <w:lang w:val="en-GB"/>
              </w:rPr>
            </w:pPr>
            <w:r w:rsidRPr="002E20A3">
              <w:rPr>
                <w:rFonts w:cstheme="minorHAnsi"/>
                <w:b w:val="0"/>
                <w:bCs w:val="0"/>
                <w:lang w:val="en-GB"/>
              </w:rPr>
              <w:t xml:space="preserve">30 </w:t>
            </w:r>
            <w:commentRangeStart w:id="1899"/>
            <w:del w:id="1900" w:author="Author" w:date="2023-04-12T13:13:00Z">
              <w:r w:rsidRPr="002E20A3" w:rsidDel="00433D01">
                <w:rPr>
                  <w:rFonts w:cstheme="minorHAnsi"/>
                  <w:b w:val="0"/>
                  <w:bCs w:val="0"/>
                  <w:lang w:val="en-GB"/>
                </w:rPr>
                <w:delText>MINUTES</w:delText>
              </w:r>
            </w:del>
            <w:ins w:id="1901" w:author="Author" w:date="2023-04-12T13:13:00Z">
              <w:r w:rsidR="00433D01">
                <w:rPr>
                  <w:rFonts w:cstheme="minorHAnsi"/>
                  <w:b w:val="0"/>
                  <w:bCs w:val="0"/>
                  <w:lang w:val="en-GB"/>
                </w:rPr>
                <w:t>minutes</w:t>
              </w:r>
            </w:ins>
            <w:commentRangeEnd w:id="1899"/>
            <w:ins w:id="1902" w:author="Author" w:date="2023-04-12T13:14:00Z">
              <w:r w:rsidR="00433D01">
                <w:rPr>
                  <w:rStyle w:val="CommentReference"/>
                  <w:b w:val="0"/>
                  <w:bCs w:val="0"/>
                </w:rPr>
                <w:commentReference w:id="1899"/>
              </w:r>
            </w:ins>
          </w:p>
        </w:tc>
        <w:tc>
          <w:tcPr>
            <w:tcW w:w="7505" w:type="dxa"/>
          </w:tcPr>
          <w:p w14:paraId="48B60FDD" w14:textId="6C00709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Presentation on </w:t>
            </w:r>
            <w:r w:rsidR="00E749C6" w:rsidRPr="002E20A3">
              <w:rPr>
                <w:rFonts w:cstheme="minorHAnsi"/>
                <w:lang w:val="en-GB"/>
              </w:rPr>
              <w:t>integrating gender into the work of the military</w:t>
            </w:r>
            <w:r w:rsidRPr="002E20A3">
              <w:rPr>
                <w:rFonts w:cstheme="minorHAnsi"/>
                <w:lang w:val="en-GB"/>
              </w:rPr>
              <w:t xml:space="preserve"> </w:t>
            </w:r>
          </w:p>
        </w:tc>
      </w:tr>
      <w:tr w:rsidR="00C72525" w:rsidRPr="002E20A3" w14:paraId="6DBFA516"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007986B4" w14:textId="731E1EAC" w:rsidR="00C72525" w:rsidRPr="002E20A3" w:rsidRDefault="00C72525" w:rsidP="001B74C7">
            <w:pPr>
              <w:jc w:val="both"/>
              <w:rPr>
                <w:rFonts w:cstheme="minorHAnsi"/>
                <w:b w:val="0"/>
                <w:bCs w:val="0"/>
                <w:lang w:val="en-GB"/>
              </w:rPr>
            </w:pPr>
            <w:r w:rsidRPr="002E20A3">
              <w:rPr>
                <w:rFonts w:cstheme="minorHAnsi"/>
                <w:b w:val="0"/>
                <w:bCs w:val="0"/>
                <w:lang w:val="en-GB"/>
              </w:rPr>
              <w:t xml:space="preserve">15 </w:t>
            </w:r>
            <w:ins w:id="1903" w:author="Author" w:date="2023-04-12T13:14:00Z">
              <w:r w:rsidR="00433D01">
                <w:rPr>
                  <w:rFonts w:cstheme="minorHAnsi"/>
                  <w:b w:val="0"/>
                  <w:bCs w:val="0"/>
                  <w:lang w:val="en-GB"/>
                </w:rPr>
                <w:t>minutes</w:t>
              </w:r>
            </w:ins>
            <w:del w:id="1904" w:author="Author" w:date="2023-04-12T13:14:00Z">
              <w:r w:rsidRPr="002E20A3" w:rsidDel="00433D01">
                <w:rPr>
                  <w:rFonts w:cstheme="minorHAnsi"/>
                  <w:b w:val="0"/>
                  <w:bCs w:val="0"/>
                  <w:lang w:val="en-GB"/>
                </w:rPr>
                <w:delText>MINUTES</w:delText>
              </w:r>
            </w:del>
          </w:p>
        </w:tc>
        <w:tc>
          <w:tcPr>
            <w:tcW w:w="7505" w:type="dxa"/>
          </w:tcPr>
          <w:p w14:paraId="51315CB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Break</w:t>
            </w:r>
          </w:p>
        </w:tc>
      </w:tr>
      <w:tr w:rsidR="00C72525" w:rsidRPr="001F1452" w14:paraId="6DBC0161"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C2D2DE8" w14:textId="4FF12802" w:rsidR="00C72525" w:rsidRPr="002E20A3" w:rsidRDefault="00C72525" w:rsidP="001B74C7">
            <w:pPr>
              <w:jc w:val="both"/>
              <w:rPr>
                <w:rFonts w:cstheme="minorHAnsi"/>
                <w:b w:val="0"/>
                <w:bCs w:val="0"/>
                <w:lang w:val="en-GB"/>
              </w:rPr>
            </w:pPr>
            <w:r w:rsidRPr="002E20A3">
              <w:rPr>
                <w:rFonts w:cstheme="minorHAnsi"/>
                <w:b w:val="0"/>
                <w:bCs w:val="0"/>
                <w:lang w:val="en-GB"/>
              </w:rPr>
              <w:t xml:space="preserve">10 </w:t>
            </w:r>
            <w:ins w:id="1905" w:author="Author" w:date="2023-04-12T13:14:00Z">
              <w:r w:rsidR="00433D01">
                <w:rPr>
                  <w:rFonts w:cstheme="minorHAnsi"/>
                  <w:b w:val="0"/>
                  <w:bCs w:val="0"/>
                  <w:lang w:val="en-GB"/>
                </w:rPr>
                <w:t>minutes</w:t>
              </w:r>
            </w:ins>
            <w:del w:id="1906" w:author="Author" w:date="2023-04-12T13:14:00Z">
              <w:r w:rsidRPr="002E20A3" w:rsidDel="00433D01">
                <w:rPr>
                  <w:rFonts w:cstheme="minorHAnsi"/>
                  <w:b w:val="0"/>
                  <w:bCs w:val="0"/>
                  <w:lang w:val="en-GB"/>
                </w:rPr>
                <w:delText>MINUTES</w:delText>
              </w:r>
            </w:del>
          </w:p>
        </w:tc>
        <w:tc>
          <w:tcPr>
            <w:tcW w:w="7505" w:type="dxa"/>
          </w:tcPr>
          <w:p w14:paraId="1C47134C"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Introduction to exercise and division into groups </w:t>
            </w:r>
          </w:p>
        </w:tc>
      </w:tr>
      <w:tr w:rsidR="00C72525" w:rsidRPr="001F1452" w14:paraId="5E9FEAB1"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608DDDF9" w14:textId="7A1E7708" w:rsidR="00C72525" w:rsidRPr="002E20A3" w:rsidRDefault="00E77E4E" w:rsidP="001B74C7">
            <w:pPr>
              <w:jc w:val="both"/>
              <w:rPr>
                <w:rFonts w:cstheme="minorHAnsi"/>
                <w:b w:val="0"/>
                <w:bCs w:val="0"/>
                <w:lang w:val="en-GB"/>
              </w:rPr>
            </w:pPr>
            <w:r w:rsidRPr="002E20A3">
              <w:rPr>
                <w:rFonts w:cstheme="minorHAnsi"/>
                <w:b w:val="0"/>
                <w:bCs w:val="0"/>
                <w:lang w:val="en-GB"/>
              </w:rPr>
              <w:t xml:space="preserve">20 </w:t>
            </w:r>
            <w:ins w:id="1907" w:author="Author" w:date="2023-04-12T13:14:00Z">
              <w:r w:rsidR="00433D01">
                <w:rPr>
                  <w:rFonts w:cstheme="minorHAnsi"/>
                  <w:b w:val="0"/>
                  <w:bCs w:val="0"/>
                  <w:lang w:val="en-GB"/>
                </w:rPr>
                <w:t>minutes</w:t>
              </w:r>
            </w:ins>
            <w:del w:id="1908" w:author="Author" w:date="2023-04-12T13:14:00Z">
              <w:r w:rsidR="00C72525" w:rsidRPr="002E20A3" w:rsidDel="00433D01">
                <w:rPr>
                  <w:rFonts w:cstheme="minorHAnsi"/>
                  <w:b w:val="0"/>
                  <w:bCs w:val="0"/>
                  <w:lang w:val="en-GB"/>
                </w:rPr>
                <w:delText>MINUTES</w:delText>
              </w:r>
            </w:del>
          </w:p>
        </w:tc>
        <w:tc>
          <w:tcPr>
            <w:tcW w:w="7505" w:type="dxa"/>
          </w:tcPr>
          <w:p w14:paraId="3D897D7D" w14:textId="03D51FE8"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Read C</w:t>
            </w:r>
            <w:ins w:id="1909" w:author="Author" w:date="2023-04-12T13:13:00Z">
              <w:r w:rsidR="00433D01">
                <w:rPr>
                  <w:rFonts w:cstheme="minorHAnsi"/>
                  <w:lang w:val="en-GB"/>
                </w:rPr>
                <w:t>arana</w:t>
              </w:r>
            </w:ins>
            <w:del w:id="1910" w:author="Author" w:date="2023-04-12T13:13:00Z">
              <w:r w:rsidRPr="002E20A3" w:rsidDel="00433D01">
                <w:rPr>
                  <w:rFonts w:cstheme="minorHAnsi"/>
                  <w:lang w:val="en-GB"/>
                </w:rPr>
                <w:delText>ARANA</w:delText>
              </w:r>
            </w:del>
            <w:r w:rsidRPr="002E20A3">
              <w:rPr>
                <w:rFonts w:cstheme="minorHAnsi"/>
                <w:lang w:val="en-GB"/>
              </w:rPr>
              <w:t xml:space="preserve"> country summary and case study setting</w:t>
            </w:r>
          </w:p>
        </w:tc>
      </w:tr>
      <w:tr w:rsidR="00C72525" w:rsidRPr="001F1452" w14:paraId="5FE16DED"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B70AD" w14:textId="214CF5E3" w:rsidR="00C72525" w:rsidRPr="002E20A3" w:rsidRDefault="00E77E4E" w:rsidP="001B74C7">
            <w:pPr>
              <w:jc w:val="both"/>
              <w:rPr>
                <w:rFonts w:cstheme="minorHAnsi"/>
                <w:b w:val="0"/>
                <w:bCs w:val="0"/>
                <w:lang w:val="en-GB"/>
              </w:rPr>
            </w:pPr>
            <w:r w:rsidRPr="002E20A3">
              <w:rPr>
                <w:rFonts w:cstheme="minorHAnsi"/>
                <w:b w:val="0"/>
                <w:bCs w:val="0"/>
                <w:lang w:val="en-GB"/>
              </w:rPr>
              <w:t xml:space="preserve">30 </w:t>
            </w:r>
            <w:ins w:id="1911" w:author="Author" w:date="2023-04-12T13:14:00Z">
              <w:r w:rsidR="00433D01">
                <w:rPr>
                  <w:rFonts w:cstheme="minorHAnsi"/>
                  <w:b w:val="0"/>
                  <w:bCs w:val="0"/>
                  <w:lang w:val="en-GB"/>
                </w:rPr>
                <w:t>minutes</w:t>
              </w:r>
            </w:ins>
            <w:del w:id="1912" w:author="Author" w:date="2023-04-12T13:14:00Z">
              <w:r w:rsidR="00C72525" w:rsidRPr="002E20A3" w:rsidDel="00433D01">
                <w:rPr>
                  <w:rFonts w:cstheme="minorHAnsi"/>
                  <w:b w:val="0"/>
                  <w:bCs w:val="0"/>
                  <w:lang w:val="en-GB"/>
                </w:rPr>
                <w:delText>MINUTES</w:delText>
              </w:r>
            </w:del>
          </w:p>
        </w:tc>
        <w:tc>
          <w:tcPr>
            <w:tcW w:w="7505" w:type="dxa"/>
          </w:tcPr>
          <w:p w14:paraId="441E77A9"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Deliberations in groups and preparation of responses</w:t>
            </w:r>
          </w:p>
        </w:tc>
      </w:tr>
      <w:tr w:rsidR="00C72525" w:rsidRPr="001F1452" w14:paraId="031EF430"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66430DA3" w14:textId="2C3A215C" w:rsidR="00C72525" w:rsidRPr="002E20A3" w:rsidRDefault="00C72525" w:rsidP="001B74C7">
            <w:pPr>
              <w:jc w:val="both"/>
              <w:rPr>
                <w:rFonts w:cstheme="minorHAnsi"/>
                <w:b w:val="0"/>
                <w:bCs w:val="0"/>
                <w:lang w:val="en-GB"/>
              </w:rPr>
            </w:pPr>
            <w:r w:rsidRPr="002E20A3">
              <w:rPr>
                <w:rFonts w:cstheme="minorHAnsi"/>
                <w:b w:val="0"/>
                <w:bCs w:val="0"/>
                <w:lang w:val="en-GB"/>
              </w:rPr>
              <w:t xml:space="preserve">45 </w:t>
            </w:r>
            <w:ins w:id="1913" w:author="Author" w:date="2023-04-12T13:14:00Z">
              <w:r w:rsidR="00433D01">
                <w:rPr>
                  <w:rFonts w:cstheme="minorHAnsi"/>
                  <w:b w:val="0"/>
                  <w:bCs w:val="0"/>
                  <w:lang w:val="en-GB"/>
                </w:rPr>
                <w:t>minutes</w:t>
              </w:r>
            </w:ins>
            <w:del w:id="1914" w:author="Author" w:date="2023-04-12T13:14:00Z">
              <w:r w:rsidRPr="002E20A3" w:rsidDel="00433D01">
                <w:rPr>
                  <w:rFonts w:cstheme="minorHAnsi"/>
                  <w:b w:val="0"/>
                  <w:bCs w:val="0"/>
                  <w:lang w:val="en-GB"/>
                </w:rPr>
                <w:delText>MINUTES</w:delText>
              </w:r>
            </w:del>
          </w:p>
        </w:tc>
        <w:tc>
          <w:tcPr>
            <w:tcW w:w="7505" w:type="dxa"/>
          </w:tcPr>
          <w:p w14:paraId="356F1FA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Presentation of findings and debrief</w:t>
            </w:r>
          </w:p>
        </w:tc>
      </w:tr>
      <w:tr w:rsidR="00C72525" w:rsidRPr="001F1452" w14:paraId="3CB96172"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558A7BBA" w14:textId="559347BB" w:rsidR="00C72525" w:rsidRPr="002E20A3" w:rsidRDefault="00C72525" w:rsidP="001B74C7">
            <w:pPr>
              <w:jc w:val="center"/>
              <w:rPr>
                <w:rFonts w:cstheme="minorHAnsi"/>
                <w:lang w:val="en-GB"/>
              </w:rPr>
            </w:pPr>
            <w:r w:rsidRPr="002E20A3">
              <w:rPr>
                <w:rFonts w:cstheme="minorHAnsi"/>
                <w:lang w:val="en-GB"/>
              </w:rPr>
              <w:t xml:space="preserve">TOTAL TIME REQUIRED: 2 hours </w:t>
            </w:r>
            <w:r w:rsidR="00E77E4E" w:rsidRPr="002E20A3">
              <w:rPr>
                <w:rFonts w:cstheme="minorHAnsi"/>
                <w:lang w:val="en-GB"/>
              </w:rPr>
              <w:t xml:space="preserve">30 </w:t>
            </w:r>
            <w:r w:rsidRPr="002E20A3">
              <w:rPr>
                <w:rFonts w:cstheme="minorHAnsi"/>
                <w:lang w:val="en-GB"/>
              </w:rPr>
              <w:t>minutes</w:t>
            </w:r>
          </w:p>
        </w:tc>
      </w:tr>
    </w:tbl>
    <w:p w14:paraId="2EDC18D9" w14:textId="77777777" w:rsidR="00C72525" w:rsidRPr="002E20A3" w:rsidRDefault="00C72525" w:rsidP="00C72525">
      <w:pPr>
        <w:jc w:val="both"/>
        <w:rPr>
          <w:rFonts w:cstheme="minorHAnsi"/>
          <w:b/>
          <w:bCs/>
          <w:lang w:val="en-GB"/>
        </w:rPr>
      </w:pPr>
    </w:p>
    <w:tbl>
      <w:tblPr>
        <w:tblStyle w:val="GridTable4-Accent4"/>
        <w:tblW w:w="0" w:type="auto"/>
        <w:tblLook w:val="04A0" w:firstRow="1" w:lastRow="0" w:firstColumn="1" w:lastColumn="0" w:noHBand="0" w:noVBand="1"/>
      </w:tblPr>
      <w:tblGrid>
        <w:gridCol w:w="1133"/>
        <w:gridCol w:w="7927"/>
      </w:tblGrid>
      <w:tr w:rsidR="00C72525" w:rsidRPr="002E20A3" w14:paraId="726ABC5A"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4CB20CC8" w14:textId="77777777" w:rsidR="00C72525" w:rsidRPr="002E20A3" w:rsidRDefault="00C72525" w:rsidP="00DC34BB">
            <w:pPr>
              <w:pStyle w:val="NoSpacing"/>
              <w:jc w:val="center"/>
              <w:rPr>
                <w:lang w:val="en-GB"/>
              </w:rPr>
            </w:pPr>
            <w:bookmarkStart w:id="1915" w:name="_Hlk97945842"/>
            <w:r w:rsidRPr="002E20A3">
              <w:rPr>
                <w:lang w:val="en-GB"/>
              </w:rPr>
              <w:t>SUPPORT MATERIAL</w:t>
            </w:r>
          </w:p>
          <w:p w14:paraId="65A1273A" w14:textId="77777777" w:rsidR="00C72525" w:rsidRPr="002E20A3" w:rsidRDefault="00C72525" w:rsidP="001B74C7">
            <w:pPr>
              <w:jc w:val="both"/>
              <w:rPr>
                <w:rFonts w:cstheme="minorHAnsi"/>
                <w:b w:val="0"/>
                <w:bCs w:val="0"/>
                <w:lang w:val="en-GB"/>
              </w:rPr>
            </w:pPr>
          </w:p>
        </w:tc>
      </w:tr>
      <w:tr w:rsidR="00C72525" w:rsidRPr="002E20A3" w14:paraId="3C4BEAA8"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3C8B233" w14:textId="77777777" w:rsidR="00C72525" w:rsidRPr="00500496" w:rsidRDefault="00C72525" w:rsidP="00450E19">
            <w:pPr>
              <w:pStyle w:val="ListParagraph"/>
              <w:numPr>
                <w:ilvl w:val="0"/>
                <w:numId w:val="14"/>
              </w:numPr>
              <w:jc w:val="both"/>
              <w:rPr>
                <w:rFonts w:cstheme="minorHAnsi"/>
                <w:b w:val="0"/>
                <w:bCs w:val="0"/>
                <w:lang w:val="en-GB"/>
              </w:rPr>
            </w:pPr>
          </w:p>
        </w:tc>
        <w:tc>
          <w:tcPr>
            <w:tcW w:w="7927" w:type="dxa"/>
          </w:tcPr>
          <w:p w14:paraId="4568F86A" w14:textId="713695BA"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C</w:t>
            </w:r>
            <w:ins w:id="1916" w:author="Author" w:date="2023-04-12T13:14:00Z">
              <w:r w:rsidR="00433D01">
                <w:rPr>
                  <w:rFonts w:cstheme="minorHAnsi"/>
                  <w:lang w:val="en-GB"/>
                </w:rPr>
                <w:t>arana</w:t>
              </w:r>
            </w:ins>
            <w:del w:id="1917" w:author="Author" w:date="2023-04-12T13:14:00Z">
              <w:r w:rsidRPr="002E20A3" w:rsidDel="00433D01">
                <w:rPr>
                  <w:rFonts w:cstheme="minorHAnsi"/>
                  <w:lang w:val="en-GB"/>
                </w:rPr>
                <w:delText>AR</w:delText>
              </w:r>
            </w:del>
            <w:del w:id="1918" w:author="Author" w:date="2023-04-12T13:15:00Z">
              <w:r w:rsidRPr="002E20A3" w:rsidDel="00433D01">
                <w:rPr>
                  <w:rFonts w:cstheme="minorHAnsi"/>
                  <w:lang w:val="en-GB"/>
                </w:rPr>
                <w:delText>ANA</w:delText>
              </w:r>
            </w:del>
            <w:r w:rsidRPr="002E20A3">
              <w:rPr>
                <w:rFonts w:cstheme="minorHAnsi"/>
                <w:lang w:val="en-GB"/>
              </w:rPr>
              <w:t xml:space="preserve"> country summary </w:t>
            </w:r>
          </w:p>
          <w:p w14:paraId="670EC296"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10D9F693"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4775F3AA" w14:textId="77777777" w:rsidR="00C72525" w:rsidRPr="00500496" w:rsidRDefault="00C72525" w:rsidP="00450E19">
            <w:pPr>
              <w:pStyle w:val="ListParagraph"/>
              <w:numPr>
                <w:ilvl w:val="0"/>
                <w:numId w:val="14"/>
              </w:numPr>
              <w:jc w:val="both"/>
              <w:rPr>
                <w:rFonts w:cstheme="minorHAnsi"/>
                <w:b w:val="0"/>
                <w:bCs w:val="0"/>
                <w:lang w:val="en-GB"/>
              </w:rPr>
            </w:pPr>
          </w:p>
        </w:tc>
        <w:tc>
          <w:tcPr>
            <w:tcW w:w="7927" w:type="dxa"/>
          </w:tcPr>
          <w:p w14:paraId="1311A949"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
            </w:pPr>
            <w:r w:rsidRPr="002E20A3">
              <w:rPr>
                <w:rFonts w:cstheme="minorHAnsi"/>
                <w:lang w:val="en-GB"/>
              </w:rPr>
              <w:t xml:space="preserve">Case study setting </w:t>
            </w:r>
          </w:p>
          <w:p w14:paraId="279817E8"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2E20A3" w14:paraId="4F878F76"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4D53055" w14:textId="77777777" w:rsidR="00C72525" w:rsidRPr="00500496" w:rsidRDefault="00C72525" w:rsidP="00450E19">
            <w:pPr>
              <w:pStyle w:val="ListParagraph"/>
              <w:numPr>
                <w:ilvl w:val="0"/>
                <w:numId w:val="14"/>
              </w:numPr>
              <w:jc w:val="both"/>
              <w:rPr>
                <w:rFonts w:cstheme="minorHAnsi"/>
                <w:b w:val="0"/>
                <w:bCs w:val="0"/>
                <w:lang w:val="en-GB"/>
              </w:rPr>
            </w:pPr>
          </w:p>
        </w:tc>
        <w:tc>
          <w:tcPr>
            <w:tcW w:w="7927" w:type="dxa"/>
          </w:tcPr>
          <w:p w14:paraId="51ABF8EE"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Exercise overview</w:t>
            </w:r>
          </w:p>
          <w:p w14:paraId="4D79AA50"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11C313CC"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1E9777E3" w14:textId="77777777" w:rsidR="00C72525" w:rsidRPr="00500496" w:rsidRDefault="00C72525" w:rsidP="00450E19">
            <w:pPr>
              <w:pStyle w:val="ListParagraph"/>
              <w:numPr>
                <w:ilvl w:val="0"/>
                <w:numId w:val="14"/>
              </w:numPr>
              <w:jc w:val="both"/>
              <w:rPr>
                <w:rFonts w:cstheme="minorHAnsi"/>
                <w:b w:val="0"/>
                <w:bCs w:val="0"/>
                <w:lang w:val="en-GB"/>
              </w:rPr>
            </w:pPr>
          </w:p>
        </w:tc>
        <w:tc>
          <w:tcPr>
            <w:tcW w:w="7927" w:type="dxa"/>
          </w:tcPr>
          <w:p w14:paraId="33DF0706"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
            </w:pPr>
            <w:r w:rsidRPr="002E20A3">
              <w:rPr>
                <w:rFonts w:cstheme="minorHAnsi"/>
                <w:lang w:val="en-GB"/>
              </w:rPr>
              <w:t xml:space="preserve">Checklist </w:t>
            </w:r>
          </w:p>
          <w:p w14:paraId="0E1D369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2E20A3" w14:paraId="7EEABB2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3DB38A7" w14:textId="77777777" w:rsidR="00C72525" w:rsidRPr="00500496" w:rsidRDefault="00C72525" w:rsidP="00450E19">
            <w:pPr>
              <w:pStyle w:val="ListParagraph"/>
              <w:numPr>
                <w:ilvl w:val="0"/>
                <w:numId w:val="14"/>
              </w:numPr>
              <w:jc w:val="both"/>
              <w:rPr>
                <w:rFonts w:cstheme="minorHAnsi"/>
                <w:b w:val="0"/>
                <w:bCs w:val="0"/>
                <w:lang w:val="en-GB"/>
              </w:rPr>
            </w:pPr>
          </w:p>
        </w:tc>
        <w:tc>
          <w:tcPr>
            <w:tcW w:w="7927" w:type="dxa"/>
          </w:tcPr>
          <w:p w14:paraId="0C191359" w14:textId="7595FE55"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 xml:space="preserve">Common analysis frameworks </w:t>
            </w:r>
          </w:p>
          <w:p w14:paraId="3907E50B"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bl>
    <w:p w14:paraId="0E1B8192" w14:textId="77777777" w:rsidR="00C72525" w:rsidRPr="002E20A3" w:rsidRDefault="00C72525" w:rsidP="00C72525">
      <w:pPr>
        <w:rPr>
          <w:rFonts w:cstheme="minorHAnsi"/>
          <w:lang w:val="en-GB"/>
        </w:rPr>
      </w:pPr>
    </w:p>
    <w:p w14:paraId="504677CF" w14:textId="77777777" w:rsidR="00C72525" w:rsidRPr="002E20A3" w:rsidRDefault="00C72525" w:rsidP="00C72525">
      <w:pPr>
        <w:rPr>
          <w:rFonts w:cstheme="minorHAnsi"/>
          <w:lang w:val="en-GB"/>
        </w:rPr>
      </w:pPr>
    </w:p>
    <w:bookmarkEnd w:id="1915"/>
    <w:p w14:paraId="3A6F1BC3" w14:textId="77777777" w:rsidR="00C72525" w:rsidRPr="002E20A3" w:rsidRDefault="00C72525" w:rsidP="00C72525">
      <w:pPr>
        <w:rPr>
          <w:rFonts w:cstheme="minorHAnsi"/>
          <w:lang w:val="en-GB"/>
        </w:rPr>
      </w:pPr>
    </w:p>
    <w:p w14:paraId="5388E054" w14:textId="77777777" w:rsidR="00C72525" w:rsidRPr="002E20A3" w:rsidRDefault="00C72525" w:rsidP="00C72525">
      <w:pPr>
        <w:rPr>
          <w:rFonts w:cstheme="minorHAnsi"/>
          <w:lang w:val="en-GB"/>
        </w:rPr>
      </w:pPr>
    </w:p>
    <w:p w14:paraId="4512E436" w14:textId="77777777" w:rsidR="00C72525" w:rsidRPr="002E20A3" w:rsidRDefault="00C72525" w:rsidP="00C72525">
      <w:pPr>
        <w:rPr>
          <w:rFonts w:cstheme="minorHAnsi"/>
          <w:lang w:val="en-GB"/>
        </w:rPr>
      </w:pPr>
    </w:p>
    <w:p w14:paraId="00C9C277" w14:textId="77777777" w:rsidR="00C72525" w:rsidRPr="002E20A3" w:rsidRDefault="00C72525" w:rsidP="00C72525">
      <w:pPr>
        <w:rPr>
          <w:rFonts w:cstheme="minorHAnsi"/>
          <w:lang w:val="en-GB"/>
        </w:rPr>
      </w:pPr>
    </w:p>
    <w:p w14:paraId="5735F059" w14:textId="77777777" w:rsidR="00C72525" w:rsidRPr="002E20A3" w:rsidRDefault="00C72525" w:rsidP="00C72525">
      <w:pPr>
        <w:rPr>
          <w:rFonts w:cstheme="minorHAnsi"/>
          <w:lang w:val="en-GB"/>
        </w:rPr>
      </w:pPr>
    </w:p>
    <w:p w14:paraId="4B526B1D" w14:textId="77777777" w:rsidR="00C72525" w:rsidRPr="002E20A3" w:rsidRDefault="00C72525" w:rsidP="00C72525">
      <w:pPr>
        <w:rPr>
          <w:rFonts w:cstheme="minorHAnsi"/>
          <w:lang w:val="en-GB"/>
        </w:rPr>
      </w:pPr>
    </w:p>
    <w:p w14:paraId="33E4023D" w14:textId="77777777" w:rsidR="00C72525" w:rsidRPr="002E20A3" w:rsidRDefault="00C72525" w:rsidP="00C72525">
      <w:pPr>
        <w:rPr>
          <w:rFonts w:cstheme="minorHAnsi"/>
          <w:lang w:val="en-GB"/>
        </w:rPr>
      </w:pPr>
    </w:p>
    <w:p w14:paraId="4D36BBAC" w14:textId="77777777" w:rsidR="00C72525" w:rsidRPr="002E20A3" w:rsidRDefault="00C72525" w:rsidP="00C72525">
      <w:pPr>
        <w:rPr>
          <w:rFonts w:cstheme="minorHAnsi"/>
          <w:lang w:val="en-GB"/>
        </w:rPr>
      </w:pPr>
    </w:p>
    <w:p w14:paraId="47CA8356" w14:textId="77777777" w:rsidR="00C72525" w:rsidRPr="002E20A3" w:rsidRDefault="00C72525" w:rsidP="00C72525">
      <w:pPr>
        <w:rPr>
          <w:rFonts w:cstheme="minorHAnsi"/>
          <w:lang w:val="en-GB"/>
        </w:rPr>
      </w:pPr>
    </w:p>
    <w:p w14:paraId="3F1D4984" w14:textId="77777777" w:rsidR="00C72525" w:rsidRPr="002E20A3" w:rsidRDefault="00C72525" w:rsidP="00C72525">
      <w:pPr>
        <w:rPr>
          <w:rFonts w:cstheme="minorHAnsi"/>
          <w:lang w:val="en-GB"/>
        </w:rPr>
      </w:pPr>
    </w:p>
    <w:p w14:paraId="619A2D89" w14:textId="77777777" w:rsidR="00C72525" w:rsidRPr="002E20A3" w:rsidRDefault="00C72525" w:rsidP="00C72525">
      <w:pPr>
        <w:rPr>
          <w:rFonts w:cstheme="minorHAnsi"/>
          <w:lang w:val="en-GB"/>
        </w:rPr>
      </w:pPr>
    </w:p>
    <w:p w14:paraId="72D1BFC7" w14:textId="77777777" w:rsidR="00C72525" w:rsidRPr="002E20A3" w:rsidRDefault="00C72525" w:rsidP="00C72525">
      <w:pPr>
        <w:rPr>
          <w:rFonts w:cstheme="minorHAnsi"/>
          <w:lang w:val="en-GB"/>
        </w:rPr>
      </w:pPr>
    </w:p>
    <w:p w14:paraId="73B71B6B" w14:textId="77777777" w:rsidR="00C72525" w:rsidRPr="002E20A3" w:rsidRDefault="00C72525" w:rsidP="00C72525">
      <w:pPr>
        <w:rPr>
          <w:rFonts w:cstheme="minorHAnsi"/>
          <w:lang w:val="en-GB"/>
        </w:rPr>
      </w:pPr>
    </w:p>
    <w:p w14:paraId="52A3C7E3" w14:textId="77777777" w:rsidR="00C72525" w:rsidRPr="002E20A3" w:rsidRDefault="00C72525" w:rsidP="00C72525">
      <w:pPr>
        <w:rPr>
          <w:rFonts w:cstheme="minorHAnsi"/>
          <w:lang w:val="en-GB"/>
        </w:rPr>
      </w:pPr>
    </w:p>
    <w:p w14:paraId="70383E95" w14:textId="77777777" w:rsidR="00C72525" w:rsidRPr="002E20A3" w:rsidRDefault="00C72525" w:rsidP="00C72525">
      <w:pPr>
        <w:rPr>
          <w:rFonts w:cstheme="minorHAnsi"/>
          <w:lang w:val="en-GB"/>
        </w:rPr>
      </w:pPr>
    </w:p>
    <w:p w14:paraId="38C5C248" w14:textId="77777777" w:rsidR="00C72525" w:rsidRPr="002E20A3" w:rsidRDefault="00C72525" w:rsidP="00C72525">
      <w:pPr>
        <w:rPr>
          <w:rFonts w:cstheme="minorHAnsi"/>
          <w:lang w:val="en-GB"/>
        </w:rPr>
      </w:pPr>
    </w:p>
    <w:p w14:paraId="15BB0A38" w14:textId="77777777" w:rsidR="00C72525" w:rsidRPr="002E20A3" w:rsidRDefault="00C72525" w:rsidP="00C72525">
      <w:pPr>
        <w:rPr>
          <w:rFonts w:cstheme="minorHAnsi"/>
          <w:lang w:val="en-GB"/>
        </w:rPr>
      </w:pPr>
    </w:p>
    <w:p w14:paraId="4383B373" w14:textId="77777777" w:rsidR="00C72525" w:rsidRPr="002E20A3" w:rsidRDefault="00C72525" w:rsidP="00C72525">
      <w:pPr>
        <w:rPr>
          <w:rFonts w:cstheme="minorHAnsi"/>
          <w:lang w:val="en-GB"/>
        </w:rPr>
      </w:pPr>
    </w:p>
    <w:p w14:paraId="2E8829F4" w14:textId="77777777" w:rsidR="00C72525" w:rsidRPr="002E20A3" w:rsidRDefault="00C72525" w:rsidP="00C72525">
      <w:pPr>
        <w:rPr>
          <w:rFonts w:cstheme="minorHAnsi"/>
          <w:lang w:val="en-GB"/>
        </w:rPr>
      </w:pPr>
    </w:p>
    <w:p w14:paraId="38BE540D" w14:textId="6A26F962" w:rsidR="00C72525" w:rsidRPr="002E20A3" w:rsidRDefault="00C72525" w:rsidP="00C72525">
      <w:pPr>
        <w:rPr>
          <w:rFonts w:cstheme="minorHAnsi"/>
          <w:lang w:val="en-GB"/>
        </w:rPr>
      </w:pPr>
    </w:p>
    <w:p w14:paraId="2B0A8CB4" w14:textId="77777777" w:rsidR="001A57E4" w:rsidRPr="002E20A3" w:rsidRDefault="001A57E4">
      <w:pPr>
        <w:rPr>
          <w:rFonts w:asciiTheme="majorHAnsi" w:eastAsiaTheme="majorEastAsia" w:hAnsiTheme="majorHAnsi" w:cstheme="majorBidi"/>
          <w:color w:val="2F5496" w:themeColor="accent1" w:themeShade="BF"/>
          <w:sz w:val="26"/>
          <w:szCs w:val="26"/>
          <w:lang w:val="en-GB"/>
        </w:rPr>
      </w:pPr>
      <w:bookmarkStart w:id="1919" w:name="_Toc95657911"/>
      <w:bookmarkStart w:id="1920" w:name="_Toc95759866"/>
      <w:bookmarkStart w:id="1921" w:name="_Toc96003734"/>
      <w:bookmarkStart w:id="1922" w:name="_Toc96255502"/>
      <w:bookmarkEnd w:id="1898"/>
      <w:r w:rsidRPr="002E20A3">
        <w:rPr>
          <w:lang w:val="en-GB"/>
        </w:rPr>
        <w:br w:type="page"/>
      </w:r>
    </w:p>
    <w:p w14:paraId="78AB4B77" w14:textId="2DE6562F" w:rsidR="00C72525" w:rsidRPr="002E20A3" w:rsidRDefault="00144162" w:rsidP="00DC34BB">
      <w:pPr>
        <w:pStyle w:val="Heading2"/>
        <w:rPr>
          <w:rStyle w:val="Heading2Char"/>
          <w:lang w:val="en-GB"/>
        </w:rPr>
      </w:pPr>
      <w:bookmarkStart w:id="1923" w:name="_Toc101956199"/>
      <w:r w:rsidRPr="002E20A3">
        <w:rPr>
          <w:lang w:val="en-GB"/>
        </w:rPr>
        <w:lastRenderedPageBreak/>
        <w:t>-</w:t>
      </w:r>
      <w:r w:rsidR="00C72525" w:rsidRPr="002E20A3">
        <w:rPr>
          <w:lang w:val="en-GB"/>
        </w:rPr>
        <w:t>FACILITATOR INSTRUCTIONS</w:t>
      </w:r>
      <w:bookmarkEnd w:id="1919"/>
      <w:bookmarkEnd w:id="1920"/>
      <w:bookmarkEnd w:id="1921"/>
      <w:bookmarkEnd w:id="1922"/>
      <w:ins w:id="1924" w:author="Amy FRUCHTER" w:date="2023-04-14T17:37:00Z">
        <w:r w:rsidR="004B0127">
          <w:rPr>
            <w:lang w:val="en-GB"/>
          </w:rPr>
          <w:t>:</w:t>
        </w:r>
      </w:ins>
      <w:del w:id="1925" w:author="Amy FRUCHTER" w:date="2023-04-14T17:37:00Z">
        <w:r w:rsidR="006147EE" w:rsidRPr="002E20A3" w:rsidDel="004B0127">
          <w:rPr>
            <w:lang w:val="en-GB"/>
          </w:rPr>
          <w:delText xml:space="preserve"> –</w:delText>
        </w:r>
      </w:del>
      <w:r w:rsidR="006147EE" w:rsidRPr="002E20A3">
        <w:rPr>
          <w:lang w:val="en-GB"/>
        </w:rPr>
        <w:t xml:space="preserve"> </w:t>
      </w:r>
      <w:r w:rsidR="00C72525" w:rsidRPr="002E20A3">
        <w:rPr>
          <w:lang w:val="en-GB"/>
        </w:rPr>
        <w:t>MODERATED LEARNING</w:t>
      </w:r>
      <w:bookmarkEnd w:id="1923"/>
    </w:p>
    <w:p w14:paraId="5E7AFEC7" w14:textId="77777777" w:rsidR="00C72525" w:rsidRPr="002E20A3" w:rsidRDefault="00C72525" w:rsidP="00DC34BB">
      <w:pPr>
        <w:pStyle w:val="Heading3"/>
        <w:rPr>
          <w:lang w:val="en-GB"/>
        </w:rPr>
      </w:pPr>
      <w:r w:rsidRPr="002E20A3">
        <w:rPr>
          <w:lang w:val="en-GB"/>
        </w:rPr>
        <w:t xml:space="preserve">EXERCISE OVERVIEW </w:t>
      </w:r>
    </w:p>
    <w:p w14:paraId="0D49C247" w14:textId="77777777" w:rsidR="00C72525" w:rsidRPr="002E20A3" w:rsidRDefault="00C72525" w:rsidP="00C72525">
      <w:pPr>
        <w:jc w:val="both"/>
        <w:rPr>
          <w:rFonts w:cstheme="minorHAnsi"/>
          <w:b/>
          <w:bCs/>
          <w:lang w:val="en-GB"/>
        </w:rPr>
      </w:pPr>
    </w:p>
    <w:tbl>
      <w:tblPr>
        <w:tblStyle w:val="GridTable4-Accent6"/>
        <w:tblW w:w="9067" w:type="dxa"/>
        <w:tblLook w:val="04A0" w:firstRow="1" w:lastRow="0" w:firstColumn="1" w:lastColumn="0" w:noHBand="0" w:noVBand="1"/>
      </w:tblPr>
      <w:tblGrid>
        <w:gridCol w:w="9067"/>
      </w:tblGrid>
      <w:tr w:rsidR="00C72525" w:rsidRPr="002E20A3" w14:paraId="606E9777"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tcPr>
          <w:p w14:paraId="61AEE2CD" w14:textId="77777777" w:rsidR="00C72525" w:rsidRPr="002E20A3" w:rsidRDefault="00C72525" w:rsidP="00DC34BB">
            <w:pPr>
              <w:pStyle w:val="NoSpacing"/>
              <w:jc w:val="center"/>
              <w:rPr>
                <w:lang w:val="en-GB"/>
              </w:rPr>
            </w:pPr>
            <w:r w:rsidRPr="002E20A3">
              <w:rPr>
                <w:lang w:val="en-GB"/>
              </w:rPr>
              <w:t>TASK</w:t>
            </w:r>
          </w:p>
          <w:p w14:paraId="0D3FB77B" w14:textId="77777777" w:rsidR="00C72525" w:rsidRPr="002E20A3" w:rsidRDefault="00C72525" w:rsidP="00DC34BB">
            <w:pPr>
              <w:pStyle w:val="NoSpacing"/>
              <w:jc w:val="center"/>
              <w:rPr>
                <w:lang w:val="en-GB"/>
              </w:rPr>
            </w:pPr>
          </w:p>
        </w:tc>
      </w:tr>
      <w:tr w:rsidR="00C72525" w:rsidRPr="001F1452" w14:paraId="236FCE5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tcPr>
          <w:p w14:paraId="0DB58966" w14:textId="77777777" w:rsidR="00C72525" w:rsidRPr="002E20A3" w:rsidRDefault="00C72525" w:rsidP="001B74C7">
            <w:pPr>
              <w:jc w:val="both"/>
              <w:rPr>
                <w:rFonts w:cstheme="minorHAnsi"/>
                <w:lang w:val="en-GB"/>
              </w:rPr>
            </w:pPr>
          </w:p>
          <w:p w14:paraId="0864C761" w14:textId="489A4C84" w:rsidR="00C72525" w:rsidRPr="002E20A3" w:rsidRDefault="007C2D69" w:rsidP="007C2D69">
            <w:pPr>
              <w:jc w:val="both"/>
              <w:rPr>
                <w:rFonts w:cstheme="minorHAnsi"/>
                <w:b w:val="0"/>
                <w:bCs w:val="0"/>
                <w:lang w:val="en-GB"/>
              </w:rPr>
            </w:pPr>
            <w:r w:rsidRPr="002E20A3">
              <w:rPr>
                <w:rFonts w:cstheme="minorHAnsi"/>
                <w:lang w:val="en-GB"/>
              </w:rPr>
              <w:t xml:space="preserve">You are an Officer in your Infantry Battalion and are part of a planning team consisting of personnel from the S-2 (Military Peacekeeping Intelligence), S-3 (Operations) and S-5 (Planning) branches. </w:t>
            </w:r>
            <w:r w:rsidR="00C72525" w:rsidRPr="002E20A3">
              <w:rPr>
                <w:rFonts w:cstheme="minorHAnsi"/>
                <w:lang w:val="en-GB"/>
              </w:rPr>
              <w:t>Following continued unrest in the past three days in the city of C</w:t>
            </w:r>
            <w:ins w:id="1926" w:author="Author" w:date="2023-04-12T13:15:00Z">
              <w:r w:rsidR="00433D01">
                <w:rPr>
                  <w:rFonts w:cstheme="minorHAnsi"/>
                  <w:lang w:val="en-GB"/>
                </w:rPr>
                <w:t>orma</w:t>
              </w:r>
            </w:ins>
            <w:del w:id="1927" w:author="Author" w:date="2023-04-12T13:15:00Z">
              <w:r w:rsidR="00C72525" w:rsidRPr="002E20A3" w:rsidDel="00433D01">
                <w:rPr>
                  <w:rFonts w:cstheme="minorHAnsi"/>
                  <w:lang w:val="en-GB"/>
                </w:rPr>
                <w:delText>ORMA</w:delText>
              </w:r>
            </w:del>
            <w:r w:rsidR="00C72525" w:rsidRPr="002E20A3">
              <w:rPr>
                <w:rFonts w:cstheme="minorHAnsi"/>
                <w:lang w:val="en-GB"/>
              </w:rPr>
              <w:t xml:space="preserve">, you have been tasked by your Infantry Battalion Commander to plan an operation aimed at ensuring the </w:t>
            </w:r>
            <w:del w:id="1928" w:author="Author" w:date="2023-04-12T13:15:00Z">
              <w:r w:rsidR="00C72525" w:rsidRPr="002E20A3" w:rsidDel="00433D01">
                <w:rPr>
                  <w:rFonts w:cstheme="minorHAnsi"/>
                  <w:lang w:val="en-GB"/>
                </w:rPr>
                <w:delText>P</w:delText>
              </w:r>
            </w:del>
            <w:ins w:id="1929" w:author="Author" w:date="2023-04-12T13:15:00Z">
              <w:r w:rsidR="00433D01">
                <w:rPr>
                  <w:rFonts w:cstheme="minorHAnsi"/>
                  <w:lang w:val="en-GB"/>
                </w:rPr>
                <w:t>p</w:t>
              </w:r>
            </w:ins>
            <w:r w:rsidR="00C72525" w:rsidRPr="002E20A3">
              <w:rPr>
                <w:rFonts w:cstheme="minorHAnsi"/>
                <w:lang w:val="en-GB"/>
              </w:rPr>
              <w:t xml:space="preserve">rotection of </w:t>
            </w:r>
            <w:del w:id="1930" w:author="Author" w:date="2023-04-12T13:15:00Z">
              <w:r w:rsidR="00C72525" w:rsidRPr="002E20A3" w:rsidDel="00433D01">
                <w:rPr>
                  <w:rFonts w:cstheme="minorHAnsi"/>
                  <w:lang w:val="en-GB"/>
                </w:rPr>
                <w:delText>C</w:delText>
              </w:r>
            </w:del>
            <w:ins w:id="1931" w:author="Author" w:date="2023-04-12T13:15:00Z">
              <w:r w:rsidR="00433D01">
                <w:rPr>
                  <w:rFonts w:cstheme="minorHAnsi"/>
                  <w:lang w:val="en-GB"/>
                </w:rPr>
                <w:t>c</w:t>
              </w:r>
            </w:ins>
            <w:r w:rsidR="00C72525" w:rsidRPr="002E20A3">
              <w:rPr>
                <w:rFonts w:cstheme="minorHAnsi"/>
                <w:lang w:val="en-GB"/>
              </w:rPr>
              <w:t xml:space="preserve">ivilians (POC) in </w:t>
            </w:r>
            <w:ins w:id="1932" w:author="Author" w:date="2023-04-12T13:15:00Z">
              <w:r w:rsidR="00433D01">
                <w:rPr>
                  <w:rFonts w:cstheme="minorHAnsi"/>
                  <w:lang w:val="en-GB"/>
                </w:rPr>
                <w:t xml:space="preserve">the </w:t>
              </w:r>
            </w:ins>
            <w:r w:rsidR="00C72525" w:rsidRPr="002E20A3">
              <w:rPr>
                <w:rFonts w:cstheme="minorHAnsi"/>
                <w:lang w:val="en-GB"/>
              </w:rPr>
              <w:t>light of reports of an imminent attack. You are requested to secure the village centre</w:t>
            </w:r>
            <w:ins w:id="1933" w:author="Author" w:date="2023-04-12T13:15:00Z">
              <w:r w:rsidR="00433D01">
                <w:rPr>
                  <w:rFonts w:cstheme="minorHAnsi"/>
                  <w:lang w:val="en-GB"/>
                </w:rPr>
                <w:t>,</w:t>
              </w:r>
            </w:ins>
            <w:r w:rsidR="00C72525" w:rsidRPr="002E20A3">
              <w:rPr>
                <w:rFonts w:cstheme="minorHAnsi"/>
                <w:lang w:val="en-GB"/>
              </w:rPr>
              <w:t xml:space="preserve"> where shops are located</w:t>
            </w:r>
            <w:ins w:id="1934" w:author="Author" w:date="2023-04-12T13:15:00Z">
              <w:r w:rsidR="00433D01">
                <w:rPr>
                  <w:rFonts w:cstheme="minorHAnsi"/>
                  <w:lang w:val="en-GB"/>
                </w:rPr>
                <w:t>,</w:t>
              </w:r>
            </w:ins>
            <w:r w:rsidR="00C72525" w:rsidRPr="002E20A3">
              <w:rPr>
                <w:rFonts w:cstheme="minorHAnsi"/>
                <w:lang w:val="en-GB"/>
              </w:rPr>
              <w:t xml:space="preserve"> and </w:t>
            </w:r>
            <w:ins w:id="1935" w:author="Author" w:date="2023-04-12T13:15:00Z">
              <w:r w:rsidR="00433D01">
                <w:rPr>
                  <w:rFonts w:cstheme="minorHAnsi"/>
                  <w:lang w:val="en-GB"/>
                </w:rPr>
                <w:t xml:space="preserve">to </w:t>
              </w:r>
            </w:ins>
            <w:r w:rsidR="00C72525" w:rsidRPr="002E20A3">
              <w:rPr>
                <w:rFonts w:cstheme="minorHAnsi"/>
                <w:lang w:val="en-GB"/>
              </w:rPr>
              <w:t xml:space="preserve">monitor roads leading from </w:t>
            </w:r>
            <w:ins w:id="1936" w:author="Author" w:date="2023-04-12T13:15:00Z">
              <w:r w:rsidR="00433D01">
                <w:rPr>
                  <w:rFonts w:cstheme="minorHAnsi"/>
                  <w:lang w:val="en-GB"/>
                </w:rPr>
                <w:t xml:space="preserve">the </w:t>
              </w:r>
            </w:ins>
            <w:r w:rsidR="00C72525" w:rsidRPr="002E20A3">
              <w:rPr>
                <w:rFonts w:cstheme="minorHAnsi"/>
                <w:lang w:val="en-GB"/>
              </w:rPr>
              <w:t xml:space="preserve">nearby jungle to the </w:t>
            </w:r>
            <w:ins w:id="1937" w:author="Author" w:date="2023-04-12T13:15:00Z">
              <w:r w:rsidR="00433D01">
                <w:rPr>
                  <w:rFonts w:cstheme="minorHAnsi"/>
                  <w:lang w:val="en-GB"/>
                </w:rPr>
                <w:t xml:space="preserve">village </w:t>
              </w:r>
            </w:ins>
            <w:r w:rsidR="00C72525" w:rsidRPr="002E20A3">
              <w:rPr>
                <w:rFonts w:cstheme="minorHAnsi"/>
                <w:lang w:val="en-GB"/>
              </w:rPr>
              <w:t>centre.</w:t>
            </w:r>
            <w:r w:rsidR="00A936E7" w:rsidRPr="002E20A3">
              <w:rPr>
                <w:rFonts w:cstheme="minorHAnsi"/>
                <w:lang w:val="en-GB"/>
              </w:rPr>
              <w:t xml:space="preserve"> </w:t>
            </w:r>
          </w:p>
          <w:p w14:paraId="1D4185FE" w14:textId="77777777" w:rsidR="00C72525" w:rsidRPr="002E20A3" w:rsidRDefault="00C72525" w:rsidP="001B74C7">
            <w:pPr>
              <w:jc w:val="both"/>
              <w:rPr>
                <w:rFonts w:cstheme="minorHAnsi"/>
                <w:b w:val="0"/>
                <w:bCs w:val="0"/>
                <w:lang w:val="en-GB"/>
              </w:rPr>
            </w:pPr>
          </w:p>
          <w:p w14:paraId="75BE2C20" w14:textId="3E9F708D" w:rsidR="00C72525" w:rsidRPr="002E20A3" w:rsidRDefault="00C72525" w:rsidP="001B74C7">
            <w:pPr>
              <w:jc w:val="both"/>
              <w:rPr>
                <w:rFonts w:cstheme="minorHAnsi"/>
                <w:lang w:val="en-GB"/>
              </w:rPr>
            </w:pPr>
            <w:r w:rsidRPr="002E20A3">
              <w:rPr>
                <w:rFonts w:cstheme="minorHAnsi"/>
                <w:lang w:val="en-GB"/>
              </w:rPr>
              <w:t>Given the setting provided in the case study, how would you extract gender-</w:t>
            </w:r>
            <w:r w:rsidR="006B7892" w:rsidRPr="002E20A3">
              <w:rPr>
                <w:rFonts w:cstheme="minorHAnsi"/>
                <w:lang w:val="en-GB"/>
              </w:rPr>
              <w:t xml:space="preserve">responsive </w:t>
            </w:r>
            <w:r w:rsidRPr="002E20A3">
              <w:rPr>
                <w:rFonts w:cstheme="minorHAnsi"/>
                <w:lang w:val="en-GB"/>
              </w:rPr>
              <w:t>information</w:t>
            </w:r>
            <w:r w:rsidR="009C3063" w:rsidRPr="002E20A3">
              <w:rPr>
                <w:rFonts w:cstheme="minorHAnsi"/>
                <w:lang w:val="en-GB"/>
              </w:rPr>
              <w:t xml:space="preserve"> – </w:t>
            </w:r>
            <w:r w:rsidRPr="002E20A3">
              <w:rPr>
                <w:rFonts w:cstheme="minorHAnsi"/>
                <w:lang w:val="en-GB"/>
              </w:rPr>
              <w:t>including data and analysis</w:t>
            </w:r>
            <w:r w:rsidR="009C3063" w:rsidRPr="002E20A3">
              <w:rPr>
                <w:rFonts w:cstheme="minorHAnsi"/>
                <w:lang w:val="en-GB"/>
              </w:rPr>
              <w:t xml:space="preserve"> – </w:t>
            </w:r>
            <w:r w:rsidRPr="002E20A3">
              <w:rPr>
                <w:rFonts w:cstheme="minorHAnsi"/>
                <w:lang w:val="en-GB"/>
              </w:rPr>
              <w:t xml:space="preserve">in order to </w:t>
            </w:r>
            <w:del w:id="1938" w:author="Author" w:date="2023-04-12T13:16:00Z">
              <w:r w:rsidRPr="002E20A3" w:rsidDel="00433D01">
                <w:rPr>
                  <w:rFonts w:cstheme="minorHAnsi"/>
                  <w:lang w:val="en-GB"/>
                </w:rPr>
                <w:delText xml:space="preserve">feed into </w:delText>
              </w:r>
            </w:del>
            <w:ins w:id="1939" w:author="Author" w:date="2023-04-12T13:16:00Z">
              <w:r w:rsidR="00433D01">
                <w:rPr>
                  <w:rFonts w:cstheme="minorHAnsi"/>
                  <w:lang w:val="en-GB"/>
                </w:rPr>
                <w:t xml:space="preserve">inform </w:t>
              </w:r>
            </w:ins>
            <w:r w:rsidRPr="002E20A3">
              <w:rPr>
                <w:rFonts w:cstheme="minorHAnsi"/>
                <w:lang w:val="en-GB"/>
              </w:rPr>
              <w:t xml:space="preserve">the </w:t>
            </w:r>
            <w:r w:rsidR="005D2833" w:rsidRPr="002E20A3">
              <w:rPr>
                <w:rFonts w:cstheme="minorHAnsi"/>
                <w:lang w:val="en-GB"/>
              </w:rPr>
              <w:t xml:space="preserve">planning </w:t>
            </w:r>
            <w:r w:rsidRPr="002E20A3">
              <w:rPr>
                <w:rFonts w:cstheme="minorHAnsi"/>
                <w:lang w:val="en-GB"/>
              </w:rPr>
              <w:t xml:space="preserve">of your operation? </w:t>
            </w:r>
          </w:p>
          <w:p w14:paraId="1BAFB313" w14:textId="77777777" w:rsidR="00C72525" w:rsidRPr="002E20A3" w:rsidRDefault="00C72525" w:rsidP="001B74C7">
            <w:pPr>
              <w:jc w:val="both"/>
              <w:rPr>
                <w:rFonts w:cstheme="minorHAnsi"/>
                <w:lang w:val="en-GB"/>
              </w:rPr>
            </w:pPr>
          </w:p>
          <w:p w14:paraId="3E75A5A9" w14:textId="2B65DE22" w:rsidR="00C72525" w:rsidRPr="002E20A3" w:rsidRDefault="00F902E3" w:rsidP="001B74C7">
            <w:pPr>
              <w:jc w:val="both"/>
              <w:rPr>
                <w:rFonts w:cstheme="minorHAnsi"/>
                <w:lang w:val="en-GB"/>
              </w:rPr>
            </w:pPr>
            <w:r w:rsidRPr="002E20A3">
              <w:rPr>
                <w:rFonts w:cstheme="minorHAnsi"/>
                <w:lang w:val="en-GB"/>
              </w:rPr>
              <w:t xml:space="preserve">Which of the options proposed below </w:t>
            </w:r>
            <w:r w:rsidR="00C72525" w:rsidRPr="002E20A3">
              <w:rPr>
                <w:rFonts w:cstheme="minorHAnsi"/>
                <w:lang w:val="en-GB"/>
              </w:rPr>
              <w:t xml:space="preserve">would you choose? Identify the advantages and shortcomings of the option you choose. </w:t>
            </w:r>
          </w:p>
          <w:p w14:paraId="4261225B" w14:textId="77777777" w:rsidR="00C72525" w:rsidRPr="002E20A3" w:rsidRDefault="00C72525" w:rsidP="001B74C7">
            <w:pPr>
              <w:jc w:val="both"/>
              <w:rPr>
                <w:rFonts w:cstheme="minorHAnsi"/>
                <w:lang w:val="en-GB"/>
              </w:rPr>
            </w:pPr>
          </w:p>
        </w:tc>
      </w:tr>
    </w:tbl>
    <w:p w14:paraId="728AEDEC" w14:textId="77777777" w:rsidR="00C72525" w:rsidRPr="002E20A3" w:rsidRDefault="00C72525" w:rsidP="00C72525">
      <w:pPr>
        <w:jc w:val="both"/>
        <w:rPr>
          <w:rFonts w:cstheme="minorHAnsi"/>
          <w:lang w:val="en-GB"/>
        </w:rPr>
      </w:pPr>
    </w:p>
    <w:p w14:paraId="7A39628D" w14:textId="77777777" w:rsidR="00C72525" w:rsidRPr="002E20A3" w:rsidRDefault="00C72525" w:rsidP="00C72525">
      <w:pPr>
        <w:jc w:val="both"/>
        <w:rPr>
          <w:rFonts w:cstheme="minorHAnsi"/>
          <w:lang w:val="en-GB"/>
        </w:rPr>
      </w:pPr>
    </w:p>
    <w:tbl>
      <w:tblPr>
        <w:tblStyle w:val="GridTable4-Accent6"/>
        <w:tblW w:w="9067" w:type="dxa"/>
        <w:tblLook w:val="04A0" w:firstRow="1" w:lastRow="0" w:firstColumn="1" w:lastColumn="0" w:noHBand="0" w:noVBand="1"/>
      </w:tblPr>
      <w:tblGrid>
        <w:gridCol w:w="1843"/>
        <w:gridCol w:w="7224"/>
      </w:tblGrid>
      <w:tr w:rsidR="00C72525" w:rsidRPr="001F1452" w14:paraId="28112730"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7B272707" w14:textId="5FC9F204" w:rsidR="00C72525" w:rsidRPr="002E20A3" w:rsidRDefault="00FF72B6" w:rsidP="002B7818">
            <w:pPr>
              <w:pStyle w:val="NoSpacing"/>
              <w:jc w:val="center"/>
              <w:rPr>
                <w:rFonts w:cstheme="minorHAnsi"/>
                <w:lang w:val="en-GB"/>
              </w:rPr>
            </w:pPr>
            <w:ins w:id="1940" w:author="Amy FRUCHTER" w:date="2023-04-14T17:38:00Z">
              <w:r w:rsidRPr="00373BA1">
                <w:rPr>
                  <w:rFonts w:cstheme="minorHAnsi"/>
                  <w:lang w:val="en-GB"/>
                </w:rPr>
                <w:t xml:space="preserve">What </w:t>
              </w:r>
              <w:del w:id="1941" w:author="Amy FRUCHTER" w:date="2023-03-15T11:55:00Z">
                <w:r w:rsidRPr="00373BA1" w:rsidDel="00DA3714">
                  <w:rPr>
                    <w:rFonts w:cstheme="minorHAnsi"/>
                    <w:lang w:val="en-GB"/>
                  </w:rPr>
                  <w:delText xml:space="preserve">concrete </w:delText>
                </w:r>
              </w:del>
              <w:r w:rsidRPr="00373BA1">
                <w:rPr>
                  <w:rFonts w:cstheme="minorHAnsi"/>
                  <w:lang w:val="en-GB"/>
                </w:rPr>
                <w:t xml:space="preserve">action would you </w:t>
              </w:r>
              <w:del w:id="1942" w:author="Amy FRUCHTER" w:date="2023-03-15T11:55:00Z">
                <w:r w:rsidRPr="00373BA1" w:rsidDel="00DA3714">
                  <w:rPr>
                    <w:rFonts w:cstheme="minorHAnsi"/>
                    <w:lang w:val="en-GB"/>
                  </w:rPr>
                  <w:delText>under</w:delText>
                </w:r>
              </w:del>
              <w:r w:rsidRPr="00373BA1">
                <w:rPr>
                  <w:rFonts w:cstheme="minorHAnsi"/>
                  <w:lang w:val="en-GB"/>
                </w:rPr>
                <w:t>take in the given context?</w:t>
              </w:r>
            </w:ins>
          </w:p>
        </w:tc>
      </w:tr>
      <w:tr w:rsidR="00C72525" w:rsidRPr="001F1452" w14:paraId="50EF5E7D"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1928CA" w14:textId="77777777" w:rsidR="00C72525" w:rsidRPr="002E20A3" w:rsidRDefault="00C72525" w:rsidP="001B74C7">
            <w:pPr>
              <w:jc w:val="both"/>
              <w:rPr>
                <w:rFonts w:cstheme="minorHAnsi"/>
                <w:lang w:val="en-GB"/>
              </w:rPr>
            </w:pPr>
            <w:r w:rsidRPr="002E20A3">
              <w:rPr>
                <w:rFonts w:cstheme="minorHAnsi"/>
                <w:lang w:val="en-GB"/>
              </w:rPr>
              <w:t>OPTION 1</w:t>
            </w:r>
          </w:p>
        </w:tc>
        <w:tc>
          <w:tcPr>
            <w:tcW w:w="7224" w:type="dxa"/>
          </w:tcPr>
          <w:p w14:paraId="213EAABF" w14:textId="631BE30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Consult mission reports</w:t>
            </w:r>
            <w:ins w:id="1943" w:author="Author" w:date="2023-04-12T13:16:00Z">
              <w:r w:rsidR="00433D01">
                <w:rPr>
                  <w:rFonts w:cstheme="minorHAnsi"/>
                  <w:lang w:val="en-GB"/>
                </w:rPr>
                <w:t>,</w:t>
              </w:r>
            </w:ins>
            <w:r w:rsidRPr="002E20A3">
              <w:rPr>
                <w:rFonts w:cstheme="minorHAnsi"/>
                <w:lang w:val="en-GB"/>
              </w:rPr>
              <w:t xml:space="preserve"> including </w:t>
            </w:r>
            <w:del w:id="1944" w:author="Amy FRUCHTER" w:date="2023-04-14T15:08:00Z">
              <w:r w:rsidRPr="002E20A3" w:rsidDel="009E0E43">
                <w:rPr>
                  <w:rFonts w:cstheme="minorHAnsi"/>
                  <w:lang w:val="en-GB"/>
                </w:rPr>
                <w:delText>Military Peacekeeping Intelligence (</w:delText>
              </w:r>
            </w:del>
            <w:r w:rsidRPr="002E20A3">
              <w:rPr>
                <w:rFonts w:cstheme="minorHAnsi"/>
                <w:lang w:val="en-GB"/>
              </w:rPr>
              <w:t>MPKI</w:t>
            </w:r>
            <w:del w:id="1945" w:author="Amy FRUCHTER" w:date="2023-04-14T15:08:00Z">
              <w:r w:rsidRPr="002E20A3" w:rsidDel="009E0E43">
                <w:rPr>
                  <w:rFonts w:cstheme="minorHAnsi"/>
                  <w:lang w:val="en-GB"/>
                </w:rPr>
                <w:delText>)</w:delText>
              </w:r>
            </w:del>
            <w:r w:rsidRPr="002E20A3">
              <w:rPr>
                <w:rFonts w:cstheme="minorHAnsi"/>
                <w:lang w:val="en-GB"/>
              </w:rPr>
              <w:t xml:space="preserve"> reports, Joint Mission Analysis Centre (JMAC) </w:t>
            </w:r>
            <w:del w:id="1946" w:author="Author" w:date="2023-04-12T13:16:00Z">
              <w:r w:rsidRPr="002E20A3" w:rsidDel="00433D01">
                <w:rPr>
                  <w:rFonts w:cstheme="minorHAnsi"/>
                  <w:lang w:val="en-GB"/>
                </w:rPr>
                <w:delText>R</w:delText>
              </w:r>
            </w:del>
            <w:ins w:id="1947" w:author="Author" w:date="2023-04-12T13:16:00Z">
              <w:r w:rsidR="00433D01">
                <w:rPr>
                  <w:rFonts w:cstheme="minorHAnsi"/>
                  <w:lang w:val="en-GB"/>
                </w:rPr>
                <w:t>r</w:t>
              </w:r>
            </w:ins>
            <w:r w:rsidRPr="002E20A3">
              <w:rPr>
                <w:rFonts w:cstheme="minorHAnsi"/>
                <w:lang w:val="en-GB"/>
              </w:rPr>
              <w:t>eports, checkpoint and patrol reports</w:t>
            </w:r>
            <w:r w:rsidR="00031683" w:rsidRPr="002E20A3">
              <w:rPr>
                <w:rFonts w:cstheme="minorHAnsi"/>
                <w:lang w:val="en-GB"/>
              </w:rPr>
              <w:t>,</w:t>
            </w:r>
            <w:r w:rsidRPr="002E20A3">
              <w:rPr>
                <w:rFonts w:cstheme="minorHAnsi"/>
                <w:lang w:val="en-GB"/>
              </w:rPr>
              <w:t xml:space="preserve"> etc.</w:t>
            </w:r>
          </w:p>
          <w:p w14:paraId="7C29214C"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383BF412" w14:textId="77777777" w:rsidTr="001B74C7">
        <w:tc>
          <w:tcPr>
            <w:cnfStyle w:val="001000000000" w:firstRow="0" w:lastRow="0" w:firstColumn="1" w:lastColumn="0" w:oddVBand="0" w:evenVBand="0" w:oddHBand="0" w:evenHBand="0" w:firstRowFirstColumn="0" w:firstRowLastColumn="0" w:lastRowFirstColumn="0" w:lastRowLastColumn="0"/>
            <w:tcW w:w="1843" w:type="dxa"/>
          </w:tcPr>
          <w:p w14:paraId="0A08C13F" w14:textId="77777777" w:rsidR="00C72525" w:rsidRPr="002E20A3" w:rsidRDefault="00C72525" w:rsidP="001B74C7">
            <w:pPr>
              <w:jc w:val="both"/>
              <w:rPr>
                <w:rFonts w:cstheme="minorHAnsi"/>
                <w:lang w:val="en-GB"/>
              </w:rPr>
            </w:pPr>
            <w:r w:rsidRPr="002E20A3">
              <w:rPr>
                <w:rFonts w:cstheme="minorHAnsi"/>
                <w:lang w:val="en-GB"/>
              </w:rPr>
              <w:t>OPTION 2</w:t>
            </w:r>
          </w:p>
        </w:tc>
        <w:tc>
          <w:tcPr>
            <w:tcW w:w="7224" w:type="dxa"/>
          </w:tcPr>
          <w:p w14:paraId="0CEA4D94" w14:textId="54D8EDCB"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Coordinate</w:t>
            </w:r>
            <w:r w:rsidR="009C3063" w:rsidRPr="002E20A3">
              <w:rPr>
                <w:rFonts w:cstheme="minorHAnsi"/>
                <w:lang w:val="en-GB"/>
              </w:rPr>
              <w:t xml:space="preserve"> – </w:t>
            </w:r>
            <w:del w:id="1948" w:author="Author" w:date="2023-04-12T13:16:00Z">
              <w:r w:rsidRPr="002E20A3" w:rsidDel="00433D01">
                <w:rPr>
                  <w:rFonts w:cstheme="minorHAnsi"/>
                  <w:lang w:val="en-GB"/>
                </w:rPr>
                <w:delText>via UN-</w:delText>
              </w:r>
            </w:del>
            <w:ins w:id="1949" w:author="Author" w:date="2023-04-12T13:16:00Z">
              <w:r w:rsidR="00433D01">
                <w:rPr>
                  <w:rFonts w:cstheme="minorHAnsi"/>
                  <w:lang w:val="en-GB"/>
                </w:rPr>
                <w:t xml:space="preserve">through the United Nations </w:t>
              </w:r>
            </w:ins>
            <w:r w:rsidRPr="002E20A3">
              <w:rPr>
                <w:rFonts w:cstheme="minorHAnsi"/>
                <w:lang w:val="en-GB"/>
              </w:rPr>
              <w:t>Civil-Military Coordination (</w:t>
            </w:r>
            <w:r w:rsidR="00897FC3" w:rsidRPr="002E20A3">
              <w:rPr>
                <w:rFonts w:cstheme="minorHAnsi"/>
                <w:lang w:val="en-GB"/>
              </w:rPr>
              <w:t>UN-</w:t>
            </w:r>
            <w:r w:rsidRPr="002E20A3">
              <w:rPr>
                <w:rFonts w:cstheme="minorHAnsi"/>
                <w:lang w:val="en-GB"/>
              </w:rPr>
              <w:t>CIMIC) Officer</w:t>
            </w:r>
            <w:r w:rsidR="009C3063" w:rsidRPr="002E20A3">
              <w:rPr>
                <w:rFonts w:cstheme="minorHAnsi"/>
                <w:lang w:val="en-GB"/>
              </w:rPr>
              <w:t xml:space="preserve"> – </w:t>
            </w:r>
            <w:r w:rsidRPr="002E20A3">
              <w:rPr>
                <w:rFonts w:cstheme="minorHAnsi"/>
                <w:lang w:val="en-GB"/>
              </w:rPr>
              <w:t>with mission components</w:t>
            </w:r>
            <w:ins w:id="1950" w:author="Author" w:date="2023-04-12T13:16:00Z">
              <w:r w:rsidR="00433D01">
                <w:rPr>
                  <w:rFonts w:cstheme="minorHAnsi"/>
                  <w:lang w:val="en-GB"/>
                </w:rPr>
                <w:t>,</w:t>
              </w:r>
            </w:ins>
            <w:r w:rsidRPr="002E20A3">
              <w:rPr>
                <w:rFonts w:cstheme="minorHAnsi"/>
                <w:lang w:val="en-GB"/>
              </w:rPr>
              <w:t xml:space="preserve"> including gender, human rights and civil components</w:t>
            </w:r>
            <w:r w:rsidR="00031683" w:rsidRPr="002E20A3">
              <w:rPr>
                <w:rFonts w:cstheme="minorHAnsi"/>
                <w:lang w:val="en-GB"/>
              </w:rPr>
              <w:t>,</w:t>
            </w:r>
            <w:r w:rsidRPr="002E20A3">
              <w:rPr>
                <w:rFonts w:cstheme="minorHAnsi"/>
                <w:lang w:val="en-GB"/>
              </w:rPr>
              <w:t xml:space="preserve"> etc. and with </w:t>
            </w:r>
            <w:del w:id="1951" w:author="Author" w:date="2023-04-12T13:16:00Z">
              <w:r w:rsidRPr="002E20A3" w:rsidDel="00433D01">
                <w:rPr>
                  <w:rFonts w:cstheme="minorHAnsi"/>
                  <w:lang w:val="en-GB"/>
                </w:rPr>
                <w:delText>UN</w:delText>
              </w:r>
            </w:del>
            <w:ins w:id="1952" w:author="Author" w:date="2023-04-12T13:16:00Z">
              <w:r w:rsidR="00433D01">
                <w:rPr>
                  <w:rFonts w:cstheme="minorHAnsi"/>
                  <w:lang w:val="en-GB"/>
                </w:rPr>
                <w:t>United Nations</w:t>
              </w:r>
            </w:ins>
            <w:r w:rsidRPr="002E20A3">
              <w:rPr>
                <w:rFonts w:cstheme="minorHAnsi"/>
                <w:lang w:val="en-GB"/>
              </w:rPr>
              <w:t xml:space="preserve"> partners operating in the area.</w:t>
            </w:r>
            <w:r w:rsidR="00A936E7" w:rsidRPr="002E20A3">
              <w:rPr>
                <w:rFonts w:cstheme="minorHAnsi"/>
                <w:lang w:val="en-GB"/>
              </w:rPr>
              <w:t xml:space="preserve"> </w:t>
            </w:r>
          </w:p>
          <w:p w14:paraId="13AEE96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7D8D5E00"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F0F3B77" w14:textId="77777777" w:rsidR="00C72525" w:rsidRPr="002E20A3" w:rsidRDefault="00C72525" w:rsidP="001B74C7">
            <w:pPr>
              <w:jc w:val="both"/>
              <w:rPr>
                <w:rFonts w:cstheme="minorHAnsi"/>
                <w:lang w:val="en-GB"/>
              </w:rPr>
            </w:pPr>
            <w:r w:rsidRPr="002E20A3">
              <w:rPr>
                <w:rFonts w:cstheme="minorHAnsi"/>
                <w:lang w:val="en-GB"/>
              </w:rPr>
              <w:t>OPTION 3</w:t>
            </w:r>
          </w:p>
        </w:tc>
        <w:tc>
          <w:tcPr>
            <w:tcW w:w="7224" w:type="dxa"/>
          </w:tcPr>
          <w:p w14:paraId="366937C5" w14:textId="6CA32278"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Through the support of the UN-CIMIC Officer, </w:t>
            </w:r>
            <w:r w:rsidR="005D2833" w:rsidRPr="002E20A3">
              <w:rPr>
                <w:rFonts w:cstheme="minorHAnsi"/>
                <w:lang w:val="en-GB"/>
              </w:rPr>
              <w:t>acquire</w:t>
            </w:r>
            <w:r w:rsidRPr="002E20A3">
              <w:rPr>
                <w:rFonts w:cstheme="minorHAnsi"/>
                <w:lang w:val="en-GB"/>
              </w:rPr>
              <w:t xml:space="preserve"> information from consultations with the local population</w:t>
            </w:r>
            <w:ins w:id="1953" w:author="Author" w:date="2023-04-12T13:17:00Z">
              <w:r w:rsidR="00433D01">
                <w:rPr>
                  <w:rFonts w:cstheme="minorHAnsi"/>
                  <w:lang w:val="en-GB"/>
                </w:rPr>
                <w:t>,</w:t>
              </w:r>
            </w:ins>
            <w:r w:rsidRPr="002E20A3">
              <w:rPr>
                <w:rFonts w:cstheme="minorHAnsi"/>
                <w:lang w:val="en-GB"/>
              </w:rPr>
              <w:t xml:space="preserve"> including women’s organi</w:t>
            </w:r>
            <w:del w:id="1954" w:author="Author" w:date="2023-04-12T13:16:00Z">
              <w:r w:rsidRPr="002E20A3" w:rsidDel="00433D01">
                <w:rPr>
                  <w:rFonts w:cstheme="minorHAnsi"/>
                  <w:lang w:val="en-GB"/>
                </w:rPr>
                <w:delText>s</w:delText>
              </w:r>
            </w:del>
            <w:ins w:id="1955" w:author="Author" w:date="2023-04-12T13:16:00Z">
              <w:r w:rsidR="00433D01">
                <w:rPr>
                  <w:rFonts w:cstheme="minorHAnsi"/>
                  <w:lang w:val="en-GB"/>
                </w:rPr>
                <w:t>z</w:t>
              </w:r>
            </w:ins>
            <w:r w:rsidRPr="002E20A3">
              <w:rPr>
                <w:rFonts w:cstheme="minorHAnsi"/>
                <w:lang w:val="en-GB"/>
              </w:rPr>
              <w:t xml:space="preserve">ations, village elders and religious leaders. </w:t>
            </w:r>
          </w:p>
        </w:tc>
      </w:tr>
    </w:tbl>
    <w:p w14:paraId="335C133F" w14:textId="77777777" w:rsidR="00C72525" w:rsidRPr="002E20A3" w:rsidRDefault="00C72525" w:rsidP="00C72525">
      <w:pPr>
        <w:rPr>
          <w:rFonts w:cstheme="minorHAnsi"/>
          <w:lang w:val="en-GB"/>
        </w:rPr>
      </w:pPr>
    </w:p>
    <w:p w14:paraId="6E5B2B6E" w14:textId="77777777" w:rsidR="00C72525" w:rsidRPr="002E20A3" w:rsidRDefault="00C72525" w:rsidP="00C72525">
      <w:pPr>
        <w:rPr>
          <w:rFonts w:cstheme="minorHAnsi"/>
          <w:lang w:val="en-GB"/>
        </w:rPr>
      </w:pPr>
    </w:p>
    <w:tbl>
      <w:tblPr>
        <w:tblStyle w:val="GridTable4-Accent1"/>
        <w:tblW w:w="0" w:type="auto"/>
        <w:tblLook w:val="04A0" w:firstRow="1" w:lastRow="0" w:firstColumn="1" w:lastColumn="0" w:noHBand="0" w:noVBand="1"/>
      </w:tblPr>
      <w:tblGrid>
        <w:gridCol w:w="2289"/>
        <w:gridCol w:w="6773"/>
      </w:tblGrid>
      <w:tr w:rsidR="00C72525" w:rsidRPr="002E20A3" w14:paraId="5C17F2F1"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3A9E091B" w14:textId="77777777" w:rsidR="00C72525" w:rsidRPr="002E20A3" w:rsidRDefault="00C72525" w:rsidP="00DC34BB">
            <w:pPr>
              <w:pStyle w:val="NoSpacing"/>
              <w:jc w:val="center"/>
              <w:rPr>
                <w:lang w:val="en-GB"/>
              </w:rPr>
            </w:pPr>
            <w:r w:rsidRPr="002E20A3">
              <w:rPr>
                <w:lang w:val="en-GB"/>
              </w:rPr>
              <w:t>DURATION</w:t>
            </w:r>
          </w:p>
          <w:p w14:paraId="5BD02B3F" w14:textId="77777777" w:rsidR="00C72525" w:rsidRPr="002E20A3" w:rsidRDefault="00C72525" w:rsidP="00DC34BB">
            <w:pPr>
              <w:pStyle w:val="NoSpacing"/>
              <w:jc w:val="center"/>
              <w:rPr>
                <w:lang w:val="en-GB"/>
              </w:rPr>
            </w:pPr>
          </w:p>
        </w:tc>
      </w:tr>
      <w:tr w:rsidR="00C72525" w:rsidRPr="001F1452" w14:paraId="4336A52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CFE656" w14:textId="5540D9A6" w:rsidR="00C72525" w:rsidRPr="002E20A3" w:rsidRDefault="00C72525" w:rsidP="001B74C7">
            <w:pPr>
              <w:jc w:val="both"/>
              <w:rPr>
                <w:rFonts w:cstheme="minorHAnsi"/>
                <w:b w:val="0"/>
                <w:bCs w:val="0"/>
                <w:lang w:val="en-GB"/>
              </w:rPr>
            </w:pPr>
            <w:commentRangeStart w:id="1956"/>
            <w:r w:rsidRPr="002E20A3">
              <w:rPr>
                <w:rFonts w:cstheme="minorHAnsi"/>
                <w:b w:val="0"/>
                <w:bCs w:val="0"/>
                <w:lang w:val="en-GB"/>
              </w:rPr>
              <w:t xml:space="preserve">30 </w:t>
            </w:r>
            <w:ins w:id="1957" w:author="Author" w:date="2023-04-12T13:17:00Z">
              <w:r w:rsidR="00433D01">
                <w:rPr>
                  <w:rFonts w:cstheme="minorHAnsi"/>
                  <w:b w:val="0"/>
                  <w:bCs w:val="0"/>
                  <w:lang w:val="en-GB"/>
                </w:rPr>
                <w:t>minutes</w:t>
              </w:r>
            </w:ins>
            <w:del w:id="1958" w:author="Author" w:date="2023-04-12T13:17:00Z">
              <w:r w:rsidRPr="002E20A3" w:rsidDel="00433D01">
                <w:rPr>
                  <w:rFonts w:cstheme="minorHAnsi"/>
                  <w:b w:val="0"/>
                  <w:bCs w:val="0"/>
                  <w:lang w:val="en-GB"/>
                </w:rPr>
                <w:delText>MINUTES</w:delText>
              </w:r>
            </w:del>
            <w:commentRangeEnd w:id="1956"/>
            <w:r w:rsidR="00433D01">
              <w:rPr>
                <w:rStyle w:val="CommentReference"/>
                <w:b w:val="0"/>
                <w:bCs w:val="0"/>
              </w:rPr>
              <w:commentReference w:id="1956"/>
            </w:r>
          </w:p>
        </w:tc>
        <w:tc>
          <w:tcPr>
            <w:tcW w:w="7505" w:type="dxa"/>
          </w:tcPr>
          <w:p w14:paraId="4BC44277" w14:textId="653D47F1" w:rsidR="00C72525" w:rsidRPr="002E20A3" w:rsidRDefault="00420B4F"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Generic p</w:t>
            </w:r>
            <w:r w:rsidR="00C72525" w:rsidRPr="002E20A3">
              <w:rPr>
                <w:rFonts w:cstheme="minorHAnsi"/>
                <w:lang w:val="en-GB"/>
              </w:rPr>
              <w:t xml:space="preserve">resentation on </w:t>
            </w:r>
            <w:r w:rsidR="00E749C6" w:rsidRPr="002E20A3">
              <w:rPr>
                <w:rFonts w:cstheme="minorHAnsi"/>
                <w:lang w:val="en-GB"/>
              </w:rPr>
              <w:t>integrating gender into the work of the military</w:t>
            </w:r>
          </w:p>
        </w:tc>
      </w:tr>
      <w:tr w:rsidR="00C72525" w:rsidRPr="002E20A3" w14:paraId="60AA4E68"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226B6FF0" w14:textId="77777777" w:rsidR="00C72525" w:rsidRPr="002E20A3" w:rsidRDefault="00C72525" w:rsidP="001B74C7">
            <w:pPr>
              <w:jc w:val="both"/>
              <w:rPr>
                <w:rFonts w:cstheme="minorHAnsi"/>
                <w:b w:val="0"/>
                <w:bCs w:val="0"/>
                <w:lang w:val="en-GB"/>
              </w:rPr>
            </w:pPr>
            <w:r w:rsidRPr="002E20A3">
              <w:rPr>
                <w:rFonts w:cstheme="minorHAnsi"/>
                <w:b w:val="0"/>
                <w:bCs w:val="0"/>
                <w:lang w:val="en-GB"/>
              </w:rPr>
              <w:t>15 MINUTES</w:t>
            </w:r>
          </w:p>
        </w:tc>
        <w:tc>
          <w:tcPr>
            <w:tcW w:w="7505" w:type="dxa"/>
          </w:tcPr>
          <w:p w14:paraId="0EB213B2"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Break</w:t>
            </w:r>
          </w:p>
        </w:tc>
      </w:tr>
      <w:tr w:rsidR="00C72525" w:rsidRPr="001F1452" w14:paraId="53AB22F9"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08ED536" w14:textId="77777777" w:rsidR="00C72525" w:rsidRPr="002E20A3" w:rsidRDefault="00C72525" w:rsidP="001B74C7">
            <w:pPr>
              <w:jc w:val="both"/>
              <w:rPr>
                <w:rFonts w:cstheme="minorHAnsi"/>
                <w:b w:val="0"/>
                <w:bCs w:val="0"/>
                <w:lang w:val="en-GB"/>
              </w:rPr>
            </w:pPr>
            <w:r w:rsidRPr="002E20A3">
              <w:rPr>
                <w:rFonts w:cstheme="minorHAnsi"/>
                <w:b w:val="0"/>
                <w:bCs w:val="0"/>
                <w:lang w:val="en-GB"/>
              </w:rPr>
              <w:t>10 MINUTES</w:t>
            </w:r>
          </w:p>
        </w:tc>
        <w:tc>
          <w:tcPr>
            <w:tcW w:w="7505" w:type="dxa"/>
          </w:tcPr>
          <w:p w14:paraId="02961B8A"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Introduction to exercise and division into groups </w:t>
            </w:r>
          </w:p>
        </w:tc>
      </w:tr>
      <w:tr w:rsidR="00C72525" w:rsidRPr="001F1452" w14:paraId="5A997F99"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67698561" w14:textId="7AFDE740" w:rsidR="00C72525" w:rsidRPr="002E20A3" w:rsidRDefault="00420B4F" w:rsidP="001B74C7">
            <w:pPr>
              <w:jc w:val="both"/>
              <w:rPr>
                <w:rFonts w:cstheme="minorHAnsi"/>
                <w:b w:val="0"/>
                <w:bCs w:val="0"/>
                <w:lang w:val="en-GB"/>
              </w:rPr>
            </w:pPr>
            <w:r w:rsidRPr="002E20A3">
              <w:rPr>
                <w:rFonts w:cstheme="minorHAnsi"/>
                <w:b w:val="0"/>
                <w:bCs w:val="0"/>
                <w:lang w:val="en-GB"/>
              </w:rPr>
              <w:t xml:space="preserve">20 </w:t>
            </w:r>
            <w:r w:rsidR="00C72525" w:rsidRPr="002E20A3">
              <w:rPr>
                <w:rFonts w:cstheme="minorHAnsi"/>
                <w:b w:val="0"/>
                <w:bCs w:val="0"/>
                <w:lang w:val="en-GB"/>
              </w:rPr>
              <w:t>MINUTES</w:t>
            </w:r>
          </w:p>
        </w:tc>
        <w:tc>
          <w:tcPr>
            <w:tcW w:w="7505" w:type="dxa"/>
          </w:tcPr>
          <w:p w14:paraId="562EC070" w14:textId="5B2CEB7D"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Read C</w:t>
            </w:r>
            <w:ins w:id="1959" w:author="Author" w:date="2023-04-12T13:17:00Z">
              <w:r w:rsidR="00433D01">
                <w:rPr>
                  <w:rFonts w:cstheme="minorHAnsi"/>
                  <w:lang w:val="en-GB"/>
                </w:rPr>
                <w:t>arana</w:t>
              </w:r>
            </w:ins>
            <w:del w:id="1960" w:author="Author" w:date="2023-04-12T13:17:00Z">
              <w:r w:rsidRPr="002E20A3" w:rsidDel="00433D01">
                <w:rPr>
                  <w:rFonts w:cstheme="minorHAnsi"/>
                  <w:lang w:val="en-GB"/>
                </w:rPr>
                <w:delText>ARANA</w:delText>
              </w:r>
            </w:del>
            <w:r w:rsidRPr="002E20A3">
              <w:rPr>
                <w:rFonts w:cstheme="minorHAnsi"/>
                <w:lang w:val="en-GB"/>
              </w:rPr>
              <w:t xml:space="preserve"> country summary and case study setting</w:t>
            </w:r>
          </w:p>
        </w:tc>
      </w:tr>
      <w:tr w:rsidR="00C72525" w:rsidRPr="001F1452" w14:paraId="79142EE8"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C0F489" w14:textId="799D885E" w:rsidR="00C72525" w:rsidRPr="002E20A3" w:rsidRDefault="00420B4F" w:rsidP="001B74C7">
            <w:pPr>
              <w:jc w:val="both"/>
              <w:rPr>
                <w:rFonts w:cstheme="minorHAnsi"/>
                <w:b w:val="0"/>
                <w:bCs w:val="0"/>
                <w:lang w:val="en-GB"/>
              </w:rPr>
            </w:pPr>
            <w:r w:rsidRPr="002E20A3">
              <w:rPr>
                <w:rFonts w:cstheme="minorHAnsi"/>
                <w:b w:val="0"/>
                <w:bCs w:val="0"/>
                <w:lang w:val="en-GB"/>
              </w:rPr>
              <w:t xml:space="preserve">30 </w:t>
            </w:r>
            <w:r w:rsidR="00C72525" w:rsidRPr="002E20A3">
              <w:rPr>
                <w:rFonts w:cstheme="minorHAnsi"/>
                <w:b w:val="0"/>
                <w:bCs w:val="0"/>
                <w:lang w:val="en-GB"/>
              </w:rPr>
              <w:t>MINUTES</w:t>
            </w:r>
          </w:p>
        </w:tc>
        <w:tc>
          <w:tcPr>
            <w:tcW w:w="7505" w:type="dxa"/>
          </w:tcPr>
          <w:p w14:paraId="7E721172"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Deliberations in groups and preparation of responses</w:t>
            </w:r>
          </w:p>
        </w:tc>
      </w:tr>
      <w:tr w:rsidR="00C72525" w:rsidRPr="001F1452" w14:paraId="7474733A"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16587B16" w14:textId="77777777" w:rsidR="00C72525" w:rsidRPr="002E20A3" w:rsidRDefault="00C72525" w:rsidP="001B74C7">
            <w:pPr>
              <w:jc w:val="both"/>
              <w:rPr>
                <w:rFonts w:cstheme="minorHAnsi"/>
                <w:b w:val="0"/>
                <w:bCs w:val="0"/>
                <w:lang w:val="en-GB"/>
              </w:rPr>
            </w:pPr>
            <w:r w:rsidRPr="002E20A3">
              <w:rPr>
                <w:rFonts w:cstheme="minorHAnsi"/>
                <w:b w:val="0"/>
                <w:bCs w:val="0"/>
                <w:lang w:val="en-GB"/>
              </w:rPr>
              <w:t>45 MINUTES</w:t>
            </w:r>
          </w:p>
        </w:tc>
        <w:tc>
          <w:tcPr>
            <w:tcW w:w="7505" w:type="dxa"/>
          </w:tcPr>
          <w:p w14:paraId="5B76B7C2"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Presentation of findings and debrief</w:t>
            </w:r>
          </w:p>
        </w:tc>
      </w:tr>
      <w:tr w:rsidR="00C72525" w:rsidRPr="001F1452" w14:paraId="5DAB3D29"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32756B89" w14:textId="2B8583BF" w:rsidR="00C72525" w:rsidRPr="002E20A3" w:rsidRDefault="00C72525" w:rsidP="001B74C7">
            <w:pPr>
              <w:jc w:val="center"/>
              <w:rPr>
                <w:rFonts w:cstheme="minorHAnsi"/>
                <w:lang w:val="en-GB"/>
              </w:rPr>
            </w:pPr>
            <w:r w:rsidRPr="002E20A3">
              <w:rPr>
                <w:rFonts w:cstheme="minorHAnsi"/>
                <w:lang w:val="en-GB"/>
              </w:rPr>
              <w:t xml:space="preserve">TOTAL TIME REQUIRED: 2 hours </w:t>
            </w:r>
            <w:r w:rsidR="00420B4F" w:rsidRPr="002E20A3">
              <w:rPr>
                <w:rFonts w:cstheme="minorHAnsi"/>
                <w:lang w:val="en-GB"/>
              </w:rPr>
              <w:t xml:space="preserve">30 </w:t>
            </w:r>
            <w:r w:rsidRPr="002E20A3">
              <w:rPr>
                <w:rFonts w:cstheme="minorHAnsi"/>
                <w:lang w:val="en-GB"/>
              </w:rPr>
              <w:t>minutes</w:t>
            </w:r>
          </w:p>
        </w:tc>
      </w:tr>
    </w:tbl>
    <w:p w14:paraId="2FFB9567" w14:textId="77777777" w:rsidR="00731761" w:rsidRPr="002E20A3" w:rsidRDefault="00731761">
      <w:pPr>
        <w:rPr>
          <w:lang w:val="en-GB"/>
        </w:rPr>
      </w:pPr>
    </w:p>
    <w:tbl>
      <w:tblPr>
        <w:tblStyle w:val="GridTable4-Accent4"/>
        <w:tblW w:w="0" w:type="auto"/>
        <w:tblLook w:val="04A0" w:firstRow="1" w:lastRow="0" w:firstColumn="1" w:lastColumn="0" w:noHBand="0" w:noVBand="1"/>
      </w:tblPr>
      <w:tblGrid>
        <w:gridCol w:w="1133"/>
        <w:gridCol w:w="7927"/>
      </w:tblGrid>
      <w:tr w:rsidR="00C72525" w:rsidRPr="002E20A3" w14:paraId="5C014FCE"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gridSpan w:val="2"/>
          </w:tcPr>
          <w:p w14:paraId="6DDCF551" w14:textId="77777777" w:rsidR="00C72525" w:rsidRPr="000C784A" w:rsidRDefault="00C72525" w:rsidP="00DC34BB">
            <w:pPr>
              <w:pStyle w:val="NoSpacing"/>
              <w:jc w:val="center"/>
              <w:rPr>
                <w:lang w:val="en-GB"/>
              </w:rPr>
            </w:pPr>
            <w:r w:rsidRPr="000C784A">
              <w:rPr>
                <w:lang w:val="en-GB"/>
              </w:rPr>
              <w:t>SUPPORT MATERIAL</w:t>
            </w:r>
          </w:p>
          <w:p w14:paraId="50BC1F15" w14:textId="77777777" w:rsidR="00C72525" w:rsidRPr="002E20A3" w:rsidRDefault="00C72525" w:rsidP="00DC34BB">
            <w:pPr>
              <w:pStyle w:val="NoSpacing"/>
              <w:jc w:val="center"/>
              <w:rPr>
                <w:lang w:val="en-GB"/>
              </w:rPr>
            </w:pPr>
          </w:p>
        </w:tc>
      </w:tr>
      <w:tr w:rsidR="00C72525" w:rsidRPr="002E20A3" w14:paraId="25EF9A5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95F703F"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1D61F5A2" w14:textId="1B56537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C</w:t>
            </w:r>
            <w:ins w:id="1961" w:author="Author" w:date="2023-04-12T13:17:00Z">
              <w:r w:rsidR="00433D01">
                <w:rPr>
                  <w:rFonts w:cstheme="minorHAnsi"/>
                  <w:lang w:val="en-GB"/>
                </w:rPr>
                <w:t>arana</w:t>
              </w:r>
            </w:ins>
            <w:del w:id="1962" w:author="Author" w:date="2023-04-12T13:17:00Z">
              <w:r w:rsidRPr="002E20A3" w:rsidDel="00433D01">
                <w:rPr>
                  <w:rFonts w:cstheme="minorHAnsi"/>
                  <w:lang w:val="en-GB"/>
                </w:rPr>
                <w:delText>ARANA</w:delText>
              </w:r>
            </w:del>
            <w:r w:rsidRPr="002E20A3">
              <w:rPr>
                <w:rFonts w:cstheme="minorHAnsi"/>
                <w:lang w:val="en-GB"/>
              </w:rPr>
              <w:t xml:space="preserve"> country summary </w:t>
            </w:r>
          </w:p>
          <w:p w14:paraId="52190C09"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6F3D79C6"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74012371"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6AB9A175" w14:textId="39ECBF54"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
            </w:pPr>
            <w:r w:rsidRPr="002E20A3">
              <w:rPr>
                <w:rFonts w:cstheme="minorHAnsi"/>
                <w:lang w:val="en-GB"/>
              </w:rPr>
              <w:t xml:space="preserve">Case study setting </w:t>
            </w:r>
          </w:p>
          <w:p w14:paraId="6E73E5A2"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2E20A3" w14:paraId="12E357E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4759FEF"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4F85692B" w14:textId="4A74CB0A"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 xml:space="preserve">Exercise overview </w:t>
            </w:r>
          </w:p>
          <w:p w14:paraId="4C206C30"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7169D494"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36B063C1"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27EFC259" w14:textId="7D9E0A15"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
            </w:pPr>
            <w:r w:rsidRPr="002E20A3">
              <w:rPr>
                <w:rFonts w:cstheme="minorHAnsi"/>
                <w:lang w:val="en-GB"/>
              </w:rPr>
              <w:t xml:space="preserve">Checklist </w:t>
            </w:r>
          </w:p>
          <w:p w14:paraId="33FFA50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2E20A3" w14:paraId="145CC733"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40D1AF8"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05D05079" w14:textId="32F5C476"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 xml:space="preserve">Common analysis frameworks </w:t>
            </w:r>
          </w:p>
          <w:p w14:paraId="23ABE429"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2E20A3" w14:paraId="71A46F5B"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46529BE3"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6A331B52" w14:textId="30226F59"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Injects </w:t>
            </w:r>
          </w:p>
          <w:p w14:paraId="45ABFA0C"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1F1452" w14:paraId="216BD956"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4C50DD76" w14:textId="77777777" w:rsidR="00C72525" w:rsidRPr="002E20A3" w:rsidRDefault="00C72525" w:rsidP="00450E19">
            <w:pPr>
              <w:pStyle w:val="ListParagraph"/>
              <w:numPr>
                <w:ilvl w:val="0"/>
                <w:numId w:val="19"/>
              </w:numPr>
              <w:jc w:val="both"/>
              <w:rPr>
                <w:rFonts w:cstheme="minorHAnsi"/>
                <w:b w:val="0"/>
                <w:bCs w:val="0"/>
                <w:lang w:val="en-GB"/>
              </w:rPr>
            </w:pPr>
          </w:p>
        </w:tc>
        <w:tc>
          <w:tcPr>
            <w:tcW w:w="7927" w:type="dxa"/>
          </w:tcPr>
          <w:p w14:paraId="554CC4D1" w14:textId="63359C2F" w:rsidR="00C72525" w:rsidRPr="002E20A3" w:rsidRDefault="00D52E6B"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bookmarkStart w:id="1963" w:name="_Hlk100496370"/>
            <w:r w:rsidRPr="002E20A3">
              <w:rPr>
                <w:rFonts w:cstheme="minorHAnsi"/>
                <w:lang w:val="en-GB"/>
              </w:rPr>
              <w:t>PowerPoint</w:t>
            </w:r>
            <w:r w:rsidR="00C72525" w:rsidRPr="002E20A3">
              <w:rPr>
                <w:rFonts w:cstheme="minorHAnsi"/>
                <w:lang w:val="en-GB"/>
              </w:rPr>
              <w:t xml:space="preserve"> </w:t>
            </w:r>
            <w:commentRangeStart w:id="1964"/>
            <w:r w:rsidR="00C72525" w:rsidRPr="002E20A3">
              <w:rPr>
                <w:rFonts w:cstheme="minorHAnsi"/>
                <w:lang w:val="en-GB"/>
              </w:rPr>
              <w:t>presentation</w:t>
            </w:r>
            <w:r w:rsidR="004D7AB9" w:rsidRPr="002E20A3">
              <w:rPr>
                <w:rFonts w:cstheme="minorHAnsi"/>
                <w:lang w:val="en-GB"/>
              </w:rPr>
              <w:t>s</w:t>
            </w:r>
            <w:r w:rsidR="00C72525" w:rsidRPr="002E20A3">
              <w:rPr>
                <w:rFonts w:cstheme="minorHAnsi"/>
                <w:lang w:val="en-GB"/>
              </w:rPr>
              <w:t xml:space="preserve"> 1.1</w:t>
            </w:r>
            <w:r w:rsidR="004D7AB9" w:rsidRPr="002E20A3">
              <w:rPr>
                <w:rFonts w:cstheme="minorHAnsi"/>
                <w:lang w:val="en-GB"/>
              </w:rPr>
              <w:t xml:space="preserve"> </w:t>
            </w:r>
            <w:commentRangeEnd w:id="1964"/>
            <w:r w:rsidR="00433D01">
              <w:rPr>
                <w:rStyle w:val="CommentReference"/>
              </w:rPr>
              <w:commentReference w:id="1964"/>
            </w:r>
            <w:r w:rsidR="004D7AB9" w:rsidRPr="002E20A3">
              <w:rPr>
                <w:rFonts w:cstheme="minorHAnsi"/>
                <w:lang w:val="en-GB"/>
              </w:rPr>
              <w:t>(</w:t>
            </w:r>
            <w:r w:rsidR="00532950" w:rsidRPr="002E20A3">
              <w:rPr>
                <w:rFonts w:cstheme="minorHAnsi"/>
                <w:lang w:val="en-GB"/>
              </w:rPr>
              <w:t>Integrating</w:t>
            </w:r>
            <w:r w:rsidR="004D7AB9" w:rsidRPr="002E20A3">
              <w:rPr>
                <w:rFonts w:cstheme="minorHAnsi"/>
                <w:lang w:val="en-GB"/>
              </w:rPr>
              <w:t xml:space="preserve"> gender into </w:t>
            </w:r>
            <w:r w:rsidR="00532950" w:rsidRPr="002E20A3">
              <w:rPr>
                <w:rFonts w:cstheme="minorHAnsi"/>
                <w:lang w:val="en-GB"/>
              </w:rPr>
              <w:t xml:space="preserve">the work of the </w:t>
            </w:r>
            <w:r w:rsidR="004D7AB9" w:rsidRPr="002E20A3">
              <w:rPr>
                <w:rFonts w:cstheme="minorHAnsi"/>
                <w:lang w:val="en-GB"/>
              </w:rPr>
              <w:t>military) and 1.2 (</w:t>
            </w:r>
            <w:r w:rsidR="009F69D8" w:rsidRPr="002E20A3">
              <w:rPr>
                <w:rFonts w:cstheme="minorHAnsi"/>
                <w:lang w:val="en-GB"/>
              </w:rPr>
              <w:t>Carrying out g</w:t>
            </w:r>
            <w:r w:rsidR="00C72525" w:rsidRPr="002E20A3">
              <w:rPr>
                <w:rFonts w:cstheme="minorHAnsi"/>
                <w:lang w:val="en-GB"/>
              </w:rPr>
              <w:t>ender-responsive planning for military operations</w:t>
            </w:r>
            <w:r w:rsidR="002E20A3">
              <w:rPr>
                <w:rFonts w:cstheme="minorHAnsi"/>
                <w:lang w:val="en-GB"/>
              </w:rPr>
              <w:t xml:space="preserve"> – </w:t>
            </w:r>
            <w:del w:id="1965" w:author="Author" w:date="2023-04-12T13:18:00Z">
              <w:r w:rsidR="004D7AB9" w:rsidRPr="002E20A3" w:rsidDel="00433D01">
                <w:rPr>
                  <w:rFonts w:cstheme="minorHAnsi"/>
                  <w:lang w:val="en-GB"/>
                </w:rPr>
                <w:delText>M</w:delText>
              </w:r>
            </w:del>
            <w:ins w:id="1966" w:author="Author" w:date="2023-04-12T13:18:00Z">
              <w:r w:rsidR="00433D01">
                <w:rPr>
                  <w:rFonts w:cstheme="minorHAnsi"/>
                  <w:lang w:val="en-GB"/>
                </w:rPr>
                <w:t>m</w:t>
              </w:r>
            </w:ins>
            <w:r w:rsidR="004D7AB9" w:rsidRPr="002E20A3">
              <w:rPr>
                <w:rFonts w:cstheme="minorHAnsi"/>
                <w:lang w:val="en-GB"/>
              </w:rPr>
              <w:t>oderated)</w:t>
            </w:r>
            <w:r w:rsidR="00680C19" w:rsidRPr="002E20A3">
              <w:rPr>
                <w:rFonts w:cstheme="minorHAnsi"/>
                <w:lang w:val="en-GB"/>
              </w:rPr>
              <w:t>.</w:t>
            </w:r>
            <w:r w:rsidR="00C72525" w:rsidRPr="002E20A3">
              <w:rPr>
                <w:rFonts w:cstheme="minorHAnsi"/>
                <w:lang w:val="en-GB"/>
              </w:rPr>
              <w:t xml:space="preserve"> </w:t>
            </w:r>
          </w:p>
          <w:p w14:paraId="7D2774AB" w14:textId="3269FBD9"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i/>
                <w:iCs/>
                <w:lang w:val="en-GB"/>
              </w:rPr>
              <w:t>(</w:t>
            </w:r>
            <w:r w:rsidR="00680C19" w:rsidRPr="002E20A3">
              <w:rPr>
                <w:rFonts w:cstheme="minorHAnsi"/>
                <w:i/>
                <w:iCs/>
                <w:lang w:val="en-GB"/>
              </w:rPr>
              <w:t>P</w:t>
            </w:r>
            <w:r w:rsidRPr="002E20A3">
              <w:rPr>
                <w:rFonts w:cstheme="minorHAnsi"/>
                <w:i/>
                <w:iCs/>
                <w:lang w:val="en-GB"/>
              </w:rPr>
              <w:t>rint presentation with notes pages and use as facilitator guide)</w:t>
            </w:r>
          </w:p>
          <w:bookmarkEnd w:id="1963"/>
          <w:p w14:paraId="6DB3AFCA"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1F1452" w14:paraId="59613272" w14:textId="77777777" w:rsidTr="001B74C7">
        <w:tc>
          <w:tcPr>
            <w:cnfStyle w:val="001000000000" w:firstRow="0" w:lastRow="0" w:firstColumn="1" w:lastColumn="0" w:oddVBand="0" w:evenVBand="0" w:oddHBand="0" w:evenHBand="0" w:firstRowFirstColumn="0" w:firstRowLastColumn="0" w:lastRowFirstColumn="0" w:lastRowLastColumn="0"/>
            <w:tcW w:w="9060" w:type="dxa"/>
            <w:gridSpan w:val="2"/>
          </w:tcPr>
          <w:p w14:paraId="417D82F2" w14:textId="5F0AFF5C" w:rsidR="00C72525" w:rsidRPr="002E20A3" w:rsidRDefault="00C72525" w:rsidP="001B74C7">
            <w:pPr>
              <w:rPr>
                <w:rFonts w:cstheme="minorHAnsi"/>
                <w:b w:val="0"/>
                <w:bCs w:val="0"/>
                <w:lang w:val="en-GB"/>
              </w:rPr>
            </w:pPr>
            <w:commentRangeStart w:id="1967"/>
            <w:r w:rsidRPr="002E20A3">
              <w:rPr>
                <w:rFonts w:cstheme="minorHAnsi"/>
                <w:lang w:val="en-GB"/>
              </w:rPr>
              <w:t>Note!</w:t>
            </w:r>
            <w:r w:rsidRPr="002E20A3">
              <w:rPr>
                <w:rFonts w:cstheme="minorHAnsi"/>
                <w:b w:val="0"/>
                <w:bCs w:val="0"/>
                <w:lang w:val="en-GB"/>
              </w:rPr>
              <w:t xml:space="preserve"> </w:t>
            </w:r>
            <w:commentRangeEnd w:id="1967"/>
            <w:r w:rsidR="00433D01">
              <w:rPr>
                <w:rStyle w:val="CommentReference"/>
                <w:b w:val="0"/>
                <w:bCs w:val="0"/>
              </w:rPr>
              <w:commentReference w:id="1967"/>
            </w:r>
            <w:r w:rsidRPr="002E20A3">
              <w:rPr>
                <w:rFonts w:cstheme="minorHAnsi"/>
                <w:b w:val="0"/>
                <w:bCs w:val="0"/>
                <w:lang w:val="en-GB"/>
              </w:rPr>
              <w:t xml:space="preserve">All support materials are available in </w:t>
            </w:r>
            <w:ins w:id="1968" w:author="Author" w:date="2023-04-12T13:18:00Z">
              <w:r w:rsidR="00433D01">
                <w:rPr>
                  <w:rFonts w:cstheme="minorHAnsi"/>
                  <w:b w:val="0"/>
                  <w:bCs w:val="0"/>
                  <w:lang w:val="en-GB"/>
                </w:rPr>
                <w:t xml:space="preserve">the </w:t>
              </w:r>
            </w:ins>
            <w:r w:rsidRPr="002E20A3">
              <w:rPr>
                <w:rFonts w:cstheme="minorHAnsi"/>
                <w:b w:val="0"/>
                <w:bCs w:val="0"/>
                <w:lang w:val="en-GB"/>
              </w:rPr>
              <w:t xml:space="preserve">facilitator resource package under </w:t>
            </w:r>
            <w:ins w:id="1969" w:author="Author" w:date="2023-04-12T13:18:00Z">
              <w:r w:rsidR="00433D01">
                <w:rPr>
                  <w:rFonts w:cstheme="minorHAnsi"/>
                  <w:b w:val="0"/>
                  <w:bCs w:val="0"/>
                  <w:lang w:val="en-GB"/>
                </w:rPr>
                <w:t xml:space="preserve">the </w:t>
              </w:r>
            </w:ins>
            <w:r w:rsidRPr="002E20A3">
              <w:rPr>
                <w:rFonts w:cstheme="minorHAnsi"/>
                <w:b w:val="0"/>
                <w:bCs w:val="0"/>
                <w:lang w:val="en-GB"/>
              </w:rPr>
              <w:t>folder entitled “Case Study 1</w:t>
            </w:r>
            <w:r w:rsidR="006147EE" w:rsidRPr="002E20A3">
              <w:rPr>
                <w:rFonts w:cstheme="minorHAnsi"/>
                <w:b w:val="0"/>
                <w:bCs w:val="0"/>
                <w:lang w:val="en-GB"/>
              </w:rPr>
              <w:t xml:space="preserve"> – </w:t>
            </w:r>
            <w:r w:rsidR="004D7AB9" w:rsidRPr="00111C6D">
              <w:rPr>
                <w:rFonts w:cstheme="minorHAnsi"/>
                <w:lang w:val="en-GB"/>
              </w:rPr>
              <w:t>Carrying out g</w:t>
            </w:r>
            <w:r w:rsidRPr="00111C6D">
              <w:rPr>
                <w:rFonts w:cstheme="minorHAnsi"/>
                <w:lang w:val="en-GB"/>
              </w:rPr>
              <w:t>ender-responsive planning for military operations</w:t>
            </w:r>
            <w:del w:id="1970" w:author="Author" w:date="2023-04-12T13:18:00Z">
              <w:r w:rsidR="002E20A3" w:rsidRPr="00111C6D" w:rsidDel="00433D01">
                <w:rPr>
                  <w:rFonts w:cstheme="minorHAnsi"/>
                  <w:lang w:val="en-GB"/>
                </w:rPr>
                <w:delText>.</w:delText>
              </w:r>
            </w:del>
            <w:r w:rsidR="002E20A3" w:rsidRPr="00111C6D">
              <w:rPr>
                <w:rFonts w:cstheme="minorHAnsi"/>
                <w:lang w:val="en-GB"/>
              </w:rPr>
              <w:t>”</w:t>
            </w:r>
          </w:p>
          <w:p w14:paraId="07155B6E" w14:textId="77777777" w:rsidR="00C72525" w:rsidRPr="002E20A3" w:rsidRDefault="00C72525" w:rsidP="001B74C7">
            <w:pPr>
              <w:jc w:val="both"/>
              <w:rPr>
                <w:rFonts w:cstheme="minorHAnsi"/>
                <w:lang w:val="en-GB"/>
              </w:rPr>
            </w:pPr>
          </w:p>
        </w:tc>
      </w:tr>
    </w:tbl>
    <w:p w14:paraId="19353A0C" w14:textId="615D6822" w:rsidR="00CD6A17" w:rsidRPr="002E20A3" w:rsidRDefault="00CD6A17">
      <w:pPr>
        <w:rPr>
          <w:lang w:val="en-GB"/>
        </w:rPr>
      </w:pPr>
    </w:p>
    <w:p w14:paraId="2CACAAFB" w14:textId="77777777" w:rsidR="004928C1" w:rsidRPr="002E20A3" w:rsidRDefault="004928C1">
      <w:pPr>
        <w:rPr>
          <w:rFonts w:asciiTheme="majorHAnsi" w:eastAsiaTheme="majorEastAsia" w:hAnsiTheme="majorHAnsi" w:cstheme="majorBidi"/>
          <w:color w:val="1F3763" w:themeColor="accent1" w:themeShade="7F"/>
          <w:sz w:val="24"/>
          <w:szCs w:val="24"/>
          <w:lang w:val="en-GB"/>
        </w:rPr>
      </w:pPr>
      <w:r w:rsidRPr="002E20A3">
        <w:rPr>
          <w:lang w:val="en-GB"/>
        </w:rPr>
        <w:br w:type="page"/>
      </w:r>
    </w:p>
    <w:p w14:paraId="22E7DD6B" w14:textId="185FC246" w:rsidR="00326E3D" w:rsidRPr="002E20A3" w:rsidRDefault="00326E3D" w:rsidP="00DF3905">
      <w:pPr>
        <w:pStyle w:val="Heading3"/>
        <w:rPr>
          <w:lang w:val="en-GB"/>
        </w:rPr>
      </w:pPr>
      <w:r w:rsidRPr="002E20A3">
        <w:rPr>
          <w:lang w:val="en-GB"/>
        </w:rPr>
        <w:lastRenderedPageBreak/>
        <w:t>FACILITATOR CHECKLIST</w:t>
      </w:r>
    </w:p>
    <w:p w14:paraId="2AD2AA9E" w14:textId="77777777" w:rsidR="00326E3D" w:rsidRPr="002E20A3" w:rsidRDefault="00326E3D" w:rsidP="00DC34BB">
      <w:pPr>
        <w:rPr>
          <w:lang w:val="en-GB"/>
        </w:rPr>
      </w:pPr>
    </w:p>
    <w:tbl>
      <w:tblPr>
        <w:tblStyle w:val="GridTable4-Accent1"/>
        <w:tblW w:w="9634" w:type="dxa"/>
        <w:tblLook w:val="04A0" w:firstRow="1" w:lastRow="0" w:firstColumn="1" w:lastColumn="0" w:noHBand="0" w:noVBand="1"/>
      </w:tblPr>
      <w:tblGrid>
        <w:gridCol w:w="1162"/>
        <w:gridCol w:w="7314"/>
        <w:gridCol w:w="1158"/>
      </w:tblGrid>
      <w:tr w:rsidR="00A3730E" w:rsidRPr="002E20A3" w14:paraId="41C57AB6" w14:textId="77777777" w:rsidTr="002B7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3"/>
            <w:shd w:val="clear" w:color="auto" w:fill="0070C0"/>
          </w:tcPr>
          <w:p w14:paraId="7CABCEE2" w14:textId="0E18EE7A" w:rsidR="00A3730E" w:rsidRPr="002E20A3" w:rsidRDefault="00A3730E" w:rsidP="00DC34BB">
            <w:pPr>
              <w:pStyle w:val="NoSpacing"/>
              <w:jc w:val="center"/>
              <w:rPr>
                <w:b w:val="0"/>
                <w:bCs w:val="0"/>
                <w:lang w:val="en-GB"/>
              </w:rPr>
            </w:pPr>
            <w:r w:rsidRPr="002E20A3">
              <w:rPr>
                <w:lang w:val="en-GB"/>
              </w:rPr>
              <w:t>FACILITATOR CHECKLIST</w:t>
            </w:r>
            <w:ins w:id="1971" w:author="Amy FRUCHTER" w:date="2023-04-14T17:42:00Z">
              <w:r w:rsidR="00B41F1F">
                <w:rPr>
                  <w:lang w:val="en-GB"/>
                </w:rPr>
                <w:t>:</w:t>
              </w:r>
            </w:ins>
            <w:del w:id="1972" w:author="Amy FRUCHTER" w:date="2023-04-14T17:42:00Z">
              <w:r w:rsidRPr="002E20A3" w:rsidDel="00B41F1F">
                <w:rPr>
                  <w:lang w:val="en-GB"/>
                </w:rPr>
                <w:delText xml:space="preserve"> –</w:delText>
              </w:r>
            </w:del>
            <w:r w:rsidRPr="002E20A3">
              <w:rPr>
                <w:lang w:val="en-GB"/>
              </w:rPr>
              <w:t xml:space="preserve"> MODERATED LEARNING</w:t>
            </w:r>
          </w:p>
          <w:p w14:paraId="30C2F1DD" w14:textId="77777777" w:rsidR="00A3730E" w:rsidRPr="002E20A3" w:rsidRDefault="00A3730E" w:rsidP="00DC34BB">
            <w:pPr>
              <w:jc w:val="center"/>
              <w:rPr>
                <w:rFonts w:cstheme="minorHAnsi"/>
                <w:lang w:val="en-GB"/>
              </w:rPr>
            </w:pPr>
          </w:p>
        </w:tc>
      </w:tr>
      <w:tr w:rsidR="00C72525" w:rsidRPr="002E20A3" w14:paraId="4B7D86B0"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3"/>
          </w:tcPr>
          <w:p w14:paraId="1A50C89A" w14:textId="77777777" w:rsidR="00C72525" w:rsidRPr="002E20A3" w:rsidRDefault="00C72525" w:rsidP="001B74C7">
            <w:pPr>
              <w:jc w:val="both"/>
              <w:rPr>
                <w:rFonts w:cstheme="minorHAnsi"/>
                <w:lang w:val="en-GB"/>
              </w:rPr>
            </w:pPr>
            <w:r w:rsidRPr="002E20A3">
              <w:rPr>
                <w:rFonts w:cstheme="minorHAnsi"/>
                <w:lang w:val="en-GB"/>
              </w:rPr>
              <w:t>TO PRINT</w:t>
            </w:r>
          </w:p>
          <w:p w14:paraId="282C6DD0" w14:textId="77777777" w:rsidR="00C72525" w:rsidRPr="002E20A3" w:rsidRDefault="00C72525" w:rsidP="001B74C7">
            <w:pPr>
              <w:jc w:val="both"/>
              <w:rPr>
                <w:rFonts w:cstheme="minorHAnsi"/>
                <w:lang w:val="en-GB"/>
              </w:rPr>
            </w:pPr>
          </w:p>
        </w:tc>
      </w:tr>
      <w:tr w:rsidR="00C72525" w:rsidRPr="001F1452" w14:paraId="0DE95E60"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29A4E006"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35330C50" w14:textId="07E1D48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commentRangeStart w:id="1973"/>
            <w:r w:rsidRPr="002E20A3">
              <w:rPr>
                <w:rFonts w:cstheme="minorHAnsi"/>
                <w:lang w:val="en-GB"/>
              </w:rPr>
              <w:t xml:space="preserve">Print </w:t>
            </w:r>
            <w:commentRangeEnd w:id="1973"/>
            <w:r w:rsidR="00F25723">
              <w:rPr>
                <w:rStyle w:val="CommentReference"/>
              </w:rPr>
              <w:commentReference w:id="1973"/>
            </w:r>
            <w:r w:rsidRPr="002E20A3">
              <w:rPr>
                <w:rFonts w:cstheme="minorHAnsi"/>
                <w:lang w:val="en-GB"/>
              </w:rPr>
              <w:t xml:space="preserve">exercise overview </w:t>
            </w:r>
            <w:r w:rsidRPr="009D31F0">
              <w:rPr>
                <w:rFonts w:cstheme="minorHAnsi"/>
                <w:i/>
                <w:iCs/>
                <w:lang w:val="en-GB"/>
                <w:rPrChange w:id="1974" w:author="Author" w:date="2023-04-12T14:24:00Z">
                  <w:rPr>
                    <w:rFonts w:cstheme="minorHAnsi"/>
                    <w:lang w:val="en-GB"/>
                  </w:rPr>
                </w:rPrChange>
              </w:rPr>
              <w:t>(</w:t>
            </w:r>
            <w:commentRangeStart w:id="1975"/>
            <w:r w:rsidRPr="009D31F0">
              <w:rPr>
                <w:rFonts w:cstheme="minorHAnsi"/>
                <w:i/>
                <w:iCs/>
                <w:lang w:val="en-GB"/>
                <w:rPrChange w:id="1976" w:author="Author" w:date="2023-04-12T14:24:00Z">
                  <w:rPr>
                    <w:rFonts w:cstheme="minorHAnsi"/>
                    <w:lang w:val="en-GB"/>
                  </w:rPr>
                </w:rPrChange>
              </w:rPr>
              <w:t>for all participants)</w:t>
            </w:r>
            <w:del w:id="1977" w:author="Author" w:date="2023-04-12T14:24:00Z">
              <w:r w:rsidRPr="002E20A3" w:rsidDel="009D31F0">
                <w:rPr>
                  <w:rFonts w:cstheme="minorHAnsi"/>
                  <w:lang w:val="en-GB"/>
                </w:rPr>
                <w:delText>.</w:delText>
              </w:r>
            </w:del>
            <w:commentRangeEnd w:id="1975"/>
            <w:r w:rsidR="009D31F0">
              <w:rPr>
                <w:rStyle w:val="CommentReference"/>
              </w:rPr>
              <w:commentReference w:id="1975"/>
            </w:r>
          </w:p>
          <w:p w14:paraId="026C338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0C00988F"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551DF512"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4CD64ABA"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53FDA590" w14:textId="7E614ED6"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Print C</w:t>
            </w:r>
            <w:ins w:id="1978" w:author="Author" w:date="2023-04-12T14:24:00Z">
              <w:r w:rsidR="009D31F0">
                <w:rPr>
                  <w:rFonts w:cstheme="minorHAnsi"/>
                  <w:lang w:val="en-GB"/>
                </w:rPr>
                <w:t>arana</w:t>
              </w:r>
            </w:ins>
            <w:del w:id="1979" w:author="Author" w:date="2023-04-12T14:24:00Z">
              <w:r w:rsidRPr="002E20A3" w:rsidDel="009D31F0">
                <w:rPr>
                  <w:rFonts w:cstheme="minorHAnsi"/>
                  <w:lang w:val="en-GB"/>
                </w:rPr>
                <w:delText>ARANA</w:delText>
              </w:r>
            </w:del>
            <w:r w:rsidRPr="002E20A3">
              <w:rPr>
                <w:rFonts w:cstheme="minorHAnsi"/>
                <w:lang w:val="en-GB"/>
              </w:rPr>
              <w:t xml:space="preserve"> country summary </w:t>
            </w:r>
            <w:r w:rsidRPr="009D31F0">
              <w:rPr>
                <w:rFonts w:cstheme="minorHAnsi"/>
                <w:i/>
                <w:iCs/>
                <w:lang w:val="en-GB"/>
                <w:rPrChange w:id="1980" w:author="Author" w:date="2023-04-12T14:24:00Z">
                  <w:rPr>
                    <w:rFonts w:cstheme="minorHAnsi"/>
                    <w:lang w:val="en-GB"/>
                  </w:rPr>
                </w:rPrChange>
              </w:rPr>
              <w:t>(for all participants)</w:t>
            </w:r>
            <w:del w:id="1981" w:author="Author" w:date="2023-04-12T14:24:00Z">
              <w:r w:rsidRPr="002E20A3" w:rsidDel="009D31F0">
                <w:rPr>
                  <w:rFonts w:cstheme="minorHAnsi"/>
                  <w:lang w:val="en-GB"/>
                </w:rPr>
                <w:delText>.</w:delText>
              </w:r>
            </w:del>
          </w:p>
          <w:p w14:paraId="44C55B5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624D936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44E17166"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794F9505"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7D14C6B7" w14:textId="722E88C6"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Print case study setting </w:t>
            </w:r>
            <w:r w:rsidRPr="009D31F0">
              <w:rPr>
                <w:rFonts w:cstheme="minorHAnsi"/>
                <w:i/>
                <w:iCs/>
                <w:lang w:val="en-GB"/>
                <w:rPrChange w:id="1982" w:author="Author" w:date="2023-04-12T14:25:00Z">
                  <w:rPr>
                    <w:rFonts w:cstheme="minorHAnsi"/>
                    <w:lang w:val="en-GB"/>
                  </w:rPr>
                </w:rPrChange>
              </w:rPr>
              <w:t>(for all participants)</w:t>
            </w:r>
            <w:del w:id="1983" w:author="Author" w:date="2023-04-12T14:25:00Z">
              <w:r w:rsidRPr="002E20A3" w:rsidDel="009D31F0">
                <w:rPr>
                  <w:rFonts w:cstheme="minorHAnsi"/>
                  <w:lang w:val="en-GB"/>
                </w:rPr>
                <w:delText>.</w:delText>
              </w:r>
            </w:del>
          </w:p>
          <w:p w14:paraId="21185BE2"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3E89BB4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1F7E0D90"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17C82628"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746C86AC" w14:textId="30E883F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Print </w:t>
            </w:r>
            <w:r w:rsidR="0032727E">
              <w:rPr>
                <w:rFonts w:cstheme="minorHAnsi"/>
                <w:lang w:val="en-GB"/>
              </w:rPr>
              <w:t>c</w:t>
            </w:r>
            <w:r w:rsidR="00A86788" w:rsidRPr="002E20A3">
              <w:rPr>
                <w:rFonts w:cstheme="minorHAnsi"/>
                <w:lang w:val="en-GB"/>
              </w:rPr>
              <w:t>hecklist</w:t>
            </w:r>
            <w:r w:rsidRPr="002E20A3">
              <w:rPr>
                <w:rFonts w:cstheme="minorHAnsi"/>
                <w:lang w:val="en-GB"/>
              </w:rPr>
              <w:t xml:space="preserve"> </w:t>
            </w:r>
            <w:r w:rsidRPr="009D31F0">
              <w:rPr>
                <w:rFonts w:cstheme="minorHAnsi"/>
                <w:i/>
                <w:iCs/>
                <w:lang w:val="en-GB"/>
                <w:rPrChange w:id="1984" w:author="Author" w:date="2023-04-12T14:25:00Z">
                  <w:rPr>
                    <w:rFonts w:cstheme="minorHAnsi"/>
                    <w:lang w:val="en-GB"/>
                  </w:rPr>
                </w:rPrChange>
              </w:rPr>
              <w:t>(for all participants)</w:t>
            </w:r>
            <w:del w:id="1985" w:author="Author" w:date="2023-04-12T14:25:00Z">
              <w:r w:rsidRPr="002E20A3" w:rsidDel="009D31F0">
                <w:rPr>
                  <w:rFonts w:cstheme="minorHAnsi"/>
                  <w:lang w:val="en-GB"/>
                </w:rPr>
                <w:delText>.</w:delText>
              </w:r>
            </w:del>
          </w:p>
          <w:p w14:paraId="027772E4"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3B7F58CA"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573DE020"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41DAFF11"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0977FA08" w14:textId="729A253C"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Print common analysis frameworks document </w:t>
            </w:r>
            <w:r w:rsidRPr="009D31F0">
              <w:rPr>
                <w:rFonts w:cstheme="minorHAnsi"/>
                <w:i/>
                <w:iCs/>
                <w:lang w:val="en-GB"/>
                <w:rPrChange w:id="1986" w:author="Author" w:date="2023-04-12T14:25:00Z">
                  <w:rPr>
                    <w:rFonts w:cstheme="minorHAnsi"/>
                    <w:lang w:val="en-GB"/>
                  </w:rPr>
                </w:rPrChange>
              </w:rPr>
              <w:t>(for all participants)</w:t>
            </w:r>
            <w:del w:id="1987" w:author="Author" w:date="2023-04-12T14:25:00Z">
              <w:r w:rsidRPr="009D31F0" w:rsidDel="009D31F0">
                <w:rPr>
                  <w:rFonts w:cstheme="minorHAnsi"/>
                  <w:i/>
                  <w:iCs/>
                  <w:lang w:val="en-GB"/>
                  <w:rPrChange w:id="1988" w:author="Author" w:date="2023-04-12T14:25:00Z">
                    <w:rPr>
                      <w:rFonts w:cstheme="minorHAnsi"/>
                      <w:lang w:val="en-GB"/>
                    </w:rPr>
                  </w:rPrChange>
                </w:rPr>
                <w:delText>.</w:delText>
              </w:r>
            </w:del>
          </w:p>
          <w:p w14:paraId="5ABFC9F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0AB4DAE3"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1C811C28"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BCC0529"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5CEEF86B" w14:textId="0C0D51ED" w:rsidR="00C72525" w:rsidRPr="002E20A3" w:rsidDel="00006AF9" w:rsidRDefault="00C72525" w:rsidP="001B74C7">
            <w:pPr>
              <w:jc w:val="both"/>
              <w:cnfStyle w:val="000000100000" w:firstRow="0" w:lastRow="0" w:firstColumn="0" w:lastColumn="0" w:oddVBand="0" w:evenVBand="0" w:oddHBand="1" w:evenHBand="0" w:firstRowFirstColumn="0" w:firstRowLastColumn="0" w:lastRowFirstColumn="0" w:lastRowLastColumn="0"/>
              <w:rPr>
                <w:del w:id="1989" w:author="Amy FRUCHTER" w:date="2023-04-14T17:42:00Z"/>
                <w:rFonts w:cstheme="minorHAnsi"/>
                <w:lang w:val="en-GB"/>
              </w:rPr>
            </w:pPr>
            <w:del w:id="1990" w:author="Amy FRUCHTER" w:date="2023-04-14T17:42:00Z">
              <w:r w:rsidRPr="002E20A3" w:rsidDel="00006AF9">
                <w:rPr>
                  <w:rFonts w:cstheme="minorHAnsi"/>
                  <w:lang w:val="en-GB"/>
                </w:rPr>
                <w:delText xml:space="preserve">Print exercise overview </w:delText>
              </w:r>
              <w:r w:rsidRPr="009D31F0" w:rsidDel="00006AF9">
                <w:rPr>
                  <w:rFonts w:cstheme="minorHAnsi"/>
                  <w:i/>
                  <w:iCs/>
                  <w:lang w:val="en-GB"/>
                  <w:rPrChange w:id="1991" w:author="Author" w:date="2023-04-12T14:25:00Z">
                    <w:rPr>
                      <w:rFonts w:cstheme="minorHAnsi"/>
                      <w:lang w:val="en-GB"/>
                    </w:rPr>
                  </w:rPrChange>
                </w:rPr>
                <w:delText>(for all participants)</w:delText>
              </w:r>
              <w:r w:rsidRPr="002E20A3" w:rsidDel="00006AF9">
                <w:rPr>
                  <w:rFonts w:cstheme="minorHAnsi"/>
                  <w:lang w:val="en-GB"/>
                </w:rPr>
                <w:delText>.</w:delText>
              </w:r>
            </w:del>
          </w:p>
          <w:p w14:paraId="56BD0AE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2D57CDDB"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1F08CFBA"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2021FCF4"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52F1EEFC" w14:textId="2253B4B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Print and cut out injects </w:t>
            </w:r>
            <w:r w:rsidRPr="009D31F0">
              <w:rPr>
                <w:rFonts w:cstheme="minorHAnsi"/>
                <w:i/>
                <w:iCs/>
                <w:lang w:val="en-GB"/>
                <w:rPrChange w:id="1992" w:author="Author" w:date="2023-04-12T14:26:00Z">
                  <w:rPr>
                    <w:rFonts w:cstheme="minorHAnsi"/>
                    <w:lang w:val="en-GB"/>
                  </w:rPr>
                </w:rPrChange>
              </w:rPr>
              <w:t>(two sets for each group</w:t>
            </w:r>
            <w:ins w:id="1993" w:author="Author" w:date="2023-04-12T14:26:00Z">
              <w:r w:rsidR="009D31F0">
                <w:rPr>
                  <w:rFonts w:cstheme="minorHAnsi"/>
                  <w:i/>
                  <w:iCs/>
                  <w:lang w:val="en-GB"/>
                </w:rPr>
                <w:t>,</w:t>
              </w:r>
            </w:ins>
            <w:del w:id="1994" w:author="Author" w:date="2023-04-12T14:26:00Z">
              <w:r w:rsidRPr="009D31F0" w:rsidDel="009D31F0">
                <w:rPr>
                  <w:rFonts w:cstheme="minorHAnsi"/>
                  <w:i/>
                  <w:iCs/>
                  <w:lang w:val="en-GB"/>
                  <w:rPrChange w:id="1995" w:author="Author" w:date="2023-04-12T14:26:00Z">
                    <w:rPr>
                      <w:rFonts w:cstheme="minorHAnsi"/>
                      <w:lang w:val="en-GB"/>
                    </w:rPr>
                  </w:rPrChange>
                </w:rPr>
                <w:delText>. T</w:delText>
              </w:r>
            </w:del>
            <w:ins w:id="1996" w:author="Author" w:date="2023-04-12T14:26:00Z">
              <w:r w:rsidR="009D31F0">
                <w:rPr>
                  <w:rFonts w:cstheme="minorHAnsi"/>
                  <w:i/>
                  <w:iCs/>
                  <w:lang w:val="en-GB"/>
                </w:rPr>
                <w:t xml:space="preserve"> t</w:t>
              </w:r>
            </w:ins>
            <w:r w:rsidRPr="009D31F0">
              <w:rPr>
                <w:rFonts w:cstheme="minorHAnsi"/>
                <w:i/>
                <w:iCs/>
                <w:lang w:val="en-GB"/>
                <w:rPrChange w:id="1997" w:author="Author" w:date="2023-04-12T14:26:00Z">
                  <w:rPr>
                    <w:rFonts w:cstheme="minorHAnsi"/>
                    <w:lang w:val="en-GB"/>
                  </w:rPr>
                </w:rPrChange>
              </w:rPr>
              <w:t xml:space="preserve">o be distributed </w:t>
            </w:r>
            <w:r w:rsidRPr="009D31F0">
              <w:rPr>
                <w:rFonts w:cstheme="minorHAnsi"/>
                <w:b/>
                <w:bCs/>
                <w:i/>
                <w:iCs/>
                <w:lang w:val="en-GB"/>
                <w:rPrChange w:id="1998" w:author="Author" w:date="2023-04-12T14:26:00Z">
                  <w:rPr>
                    <w:rFonts w:cstheme="minorHAnsi"/>
                    <w:b/>
                    <w:bCs/>
                    <w:lang w:val="en-GB"/>
                  </w:rPr>
                </w:rPrChange>
              </w:rPr>
              <w:t xml:space="preserve">later </w:t>
            </w:r>
            <w:r w:rsidRPr="009D31F0">
              <w:rPr>
                <w:rFonts w:cstheme="minorHAnsi"/>
                <w:i/>
                <w:iCs/>
                <w:lang w:val="en-GB"/>
                <w:rPrChange w:id="1999" w:author="Author" w:date="2023-04-12T14:26:00Z">
                  <w:rPr>
                    <w:rFonts w:cstheme="minorHAnsi"/>
                    <w:lang w:val="en-GB"/>
                  </w:rPr>
                </w:rPrChange>
              </w:rPr>
              <w:t xml:space="preserve">during exercise, </w:t>
            </w:r>
            <w:ins w:id="2000" w:author="Author" w:date="2023-04-12T14:26:00Z">
              <w:r w:rsidR="009D31F0">
                <w:rPr>
                  <w:i/>
                  <w:iCs/>
                  <w:lang w:val="en-GB"/>
                </w:rPr>
                <w:t>simultaneously or sequentially</w:t>
              </w:r>
            </w:ins>
            <w:del w:id="2001" w:author="Author" w:date="2023-04-12T14:26:00Z">
              <w:r w:rsidRPr="009D31F0" w:rsidDel="009D31F0">
                <w:rPr>
                  <w:rFonts w:cstheme="minorHAnsi"/>
                  <w:i/>
                  <w:iCs/>
                  <w:lang w:val="en-GB"/>
                  <w:rPrChange w:id="2002" w:author="Author" w:date="2023-04-12T14:26:00Z">
                    <w:rPr>
                      <w:rFonts w:cstheme="minorHAnsi"/>
                      <w:lang w:val="en-GB"/>
                    </w:rPr>
                  </w:rPrChange>
                </w:rPr>
                <w:delText>together or at separate moments</w:delText>
              </w:r>
            </w:del>
            <w:r w:rsidRPr="009D31F0">
              <w:rPr>
                <w:rFonts w:cstheme="minorHAnsi"/>
                <w:i/>
                <w:iCs/>
                <w:lang w:val="en-GB"/>
                <w:rPrChange w:id="2003" w:author="Author" w:date="2023-04-12T14:26:00Z">
                  <w:rPr>
                    <w:rFonts w:cstheme="minorHAnsi"/>
                    <w:lang w:val="en-GB"/>
                  </w:rPr>
                </w:rPrChange>
              </w:rPr>
              <w:t>)</w:t>
            </w:r>
            <w:del w:id="2004" w:author="Author" w:date="2023-04-12T14:26:00Z">
              <w:r w:rsidRPr="009D31F0" w:rsidDel="009D31F0">
                <w:rPr>
                  <w:rFonts w:cstheme="minorHAnsi"/>
                  <w:i/>
                  <w:iCs/>
                  <w:lang w:val="en-GB"/>
                  <w:rPrChange w:id="2005" w:author="Author" w:date="2023-04-12T14:26:00Z">
                    <w:rPr>
                      <w:rFonts w:cstheme="minorHAnsi"/>
                      <w:lang w:val="en-GB"/>
                    </w:rPr>
                  </w:rPrChange>
                </w:rPr>
                <w:delText>.</w:delText>
              </w:r>
            </w:del>
          </w:p>
          <w:p w14:paraId="266A2B4A"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520B8562"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51A7CBFF"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3015E538"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5307563B" w14:textId="76AF8C73" w:rsidR="00C72525" w:rsidRPr="002E20A3" w:rsidRDefault="00C1526B"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If desired, p</w:t>
            </w:r>
            <w:r w:rsidR="00C72525" w:rsidRPr="002E20A3">
              <w:rPr>
                <w:rFonts w:cstheme="minorHAnsi"/>
                <w:lang w:val="en-GB"/>
              </w:rPr>
              <w:t xml:space="preserve">rint or have available the facilitator instructions of this case study </w:t>
            </w:r>
            <w:r w:rsidR="00C72525" w:rsidRPr="009D31F0">
              <w:rPr>
                <w:rFonts w:cstheme="minorHAnsi"/>
                <w:i/>
                <w:iCs/>
                <w:lang w:val="en-GB"/>
                <w:rPrChange w:id="2006" w:author="Author" w:date="2023-04-12T14:27:00Z">
                  <w:rPr>
                    <w:rFonts w:cstheme="minorHAnsi"/>
                    <w:lang w:val="en-GB"/>
                  </w:rPr>
                </w:rPrChange>
              </w:rPr>
              <w:t xml:space="preserve">(for facilitator/s who will deliver </w:t>
            </w:r>
            <w:ins w:id="2007" w:author="Author" w:date="2023-04-12T14:26:00Z">
              <w:r w:rsidR="009D31F0" w:rsidRPr="009D31F0">
                <w:rPr>
                  <w:rFonts w:cstheme="minorHAnsi"/>
                  <w:i/>
                  <w:iCs/>
                  <w:lang w:val="en-GB"/>
                  <w:rPrChange w:id="2008" w:author="Author" w:date="2023-04-12T14:27:00Z">
                    <w:rPr>
                      <w:rFonts w:cstheme="minorHAnsi"/>
                      <w:lang w:val="en-GB"/>
                    </w:rPr>
                  </w:rPrChange>
                </w:rPr>
                <w:t xml:space="preserve">the </w:t>
              </w:r>
            </w:ins>
            <w:r w:rsidR="00C72525" w:rsidRPr="009D31F0">
              <w:rPr>
                <w:rFonts w:cstheme="minorHAnsi"/>
                <w:i/>
                <w:iCs/>
                <w:lang w:val="en-GB"/>
                <w:rPrChange w:id="2009" w:author="Author" w:date="2023-04-12T14:27:00Z">
                  <w:rPr>
                    <w:rFonts w:cstheme="minorHAnsi"/>
                    <w:lang w:val="en-GB"/>
                  </w:rPr>
                </w:rPrChange>
              </w:rPr>
              <w:t>case study)</w:t>
            </w:r>
            <w:del w:id="2010" w:author="Author" w:date="2023-04-12T14:26:00Z">
              <w:r w:rsidR="00C72525" w:rsidRPr="002E20A3" w:rsidDel="009D31F0">
                <w:rPr>
                  <w:rFonts w:cstheme="minorHAnsi"/>
                  <w:lang w:val="en-GB"/>
                </w:rPr>
                <w:delText>.</w:delText>
              </w:r>
            </w:del>
          </w:p>
          <w:p w14:paraId="5B83FAC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7139CE2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19A845AD"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2D49D745"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04D43F8C" w14:textId="31428A4B" w:rsidR="00C72525" w:rsidRPr="002E20A3" w:rsidRDefault="00C1526B"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If desired, p</w:t>
            </w:r>
            <w:r w:rsidR="00C72525" w:rsidRPr="002E20A3">
              <w:rPr>
                <w:rFonts w:cstheme="minorHAnsi"/>
                <w:lang w:val="en-GB"/>
              </w:rPr>
              <w:t xml:space="preserve">rint </w:t>
            </w:r>
            <w:r w:rsidR="00D52E6B" w:rsidRPr="002E20A3">
              <w:rPr>
                <w:rFonts w:cstheme="minorHAnsi"/>
                <w:lang w:val="en-GB"/>
              </w:rPr>
              <w:t>PowerPoint</w:t>
            </w:r>
            <w:r w:rsidR="00C72525" w:rsidRPr="002E20A3">
              <w:rPr>
                <w:rFonts w:cstheme="minorHAnsi"/>
                <w:lang w:val="en-GB"/>
              </w:rPr>
              <w:t xml:space="preserve"> presentation</w:t>
            </w:r>
            <w:r w:rsidR="00F735FF" w:rsidRPr="002E20A3">
              <w:rPr>
                <w:rFonts w:cstheme="minorHAnsi"/>
                <w:lang w:val="en-GB"/>
              </w:rPr>
              <w:t>s</w:t>
            </w:r>
            <w:r w:rsidR="00C72525" w:rsidRPr="002E20A3">
              <w:rPr>
                <w:rFonts w:cstheme="minorHAnsi"/>
                <w:lang w:val="en-GB"/>
              </w:rPr>
              <w:t xml:space="preserve"> </w:t>
            </w:r>
            <w:r w:rsidR="00F735FF" w:rsidRPr="002E20A3">
              <w:rPr>
                <w:rFonts w:cstheme="minorHAnsi"/>
                <w:lang w:val="en-GB"/>
              </w:rPr>
              <w:t>1.1 (</w:t>
            </w:r>
            <w:r w:rsidR="007547CB" w:rsidRPr="002E20A3">
              <w:rPr>
                <w:rFonts w:cstheme="minorHAnsi"/>
                <w:lang w:val="en-GB"/>
              </w:rPr>
              <w:t>Integrating</w:t>
            </w:r>
            <w:r w:rsidR="00F735FF" w:rsidRPr="002E20A3">
              <w:rPr>
                <w:rFonts w:cstheme="minorHAnsi"/>
                <w:lang w:val="en-GB"/>
              </w:rPr>
              <w:t xml:space="preserve"> gender into </w:t>
            </w:r>
            <w:r w:rsidR="007547CB" w:rsidRPr="002E20A3">
              <w:rPr>
                <w:rFonts w:cstheme="minorHAnsi"/>
                <w:lang w:val="en-GB"/>
              </w:rPr>
              <w:t xml:space="preserve">the work of the </w:t>
            </w:r>
            <w:r w:rsidR="00F735FF" w:rsidRPr="002E20A3">
              <w:rPr>
                <w:rFonts w:cstheme="minorHAnsi"/>
                <w:lang w:val="en-GB"/>
              </w:rPr>
              <w:t>military) and 1.2 (Carrying out gender-responsive planning for military operations</w:t>
            </w:r>
            <w:r w:rsidR="002E20A3">
              <w:rPr>
                <w:rFonts w:cstheme="minorHAnsi"/>
                <w:lang w:val="en-GB"/>
              </w:rPr>
              <w:t xml:space="preserve"> – </w:t>
            </w:r>
            <w:r w:rsidR="00F735FF" w:rsidRPr="002E20A3">
              <w:rPr>
                <w:rFonts w:cstheme="minorHAnsi"/>
                <w:lang w:val="en-GB"/>
              </w:rPr>
              <w:t xml:space="preserve">Moderated), </w:t>
            </w:r>
            <w:r w:rsidR="00C72525" w:rsidRPr="002E20A3">
              <w:rPr>
                <w:rFonts w:cstheme="minorHAnsi"/>
                <w:lang w:val="en-GB"/>
              </w:rPr>
              <w:t xml:space="preserve">including notes pages </w:t>
            </w:r>
            <w:r w:rsidR="00C72525" w:rsidRPr="009D31F0">
              <w:rPr>
                <w:rFonts w:cstheme="minorHAnsi"/>
                <w:i/>
                <w:iCs/>
                <w:lang w:val="en-GB"/>
                <w:rPrChange w:id="2011" w:author="Author" w:date="2023-04-12T14:27:00Z">
                  <w:rPr>
                    <w:rFonts w:cstheme="minorHAnsi"/>
                    <w:lang w:val="en-GB"/>
                  </w:rPr>
                </w:rPrChange>
              </w:rPr>
              <w:t>(for facilitator/s who will deliver</w:t>
            </w:r>
            <w:ins w:id="2012" w:author="Author" w:date="2023-04-12T14:27:00Z">
              <w:r w:rsidR="009D31F0" w:rsidRPr="009D31F0">
                <w:rPr>
                  <w:rFonts w:cstheme="minorHAnsi"/>
                  <w:i/>
                  <w:iCs/>
                  <w:lang w:val="en-GB"/>
                  <w:rPrChange w:id="2013" w:author="Author" w:date="2023-04-12T14:27:00Z">
                    <w:rPr>
                      <w:rFonts w:cstheme="minorHAnsi"/>
                      <w:lang w:val="en-GB"/>
                    </w:rPr>
                  </w:rPrChange>
                </w:rPr>
                <w:t xml:space="preserve"> the</w:t>
              </w:r>
            </w:ins>
            <w:r w:rsidR="00C72525" w:rsidRPr="009D31F0">
              <w:rPr>
                <w:rFonts w:cstheme="minorHAnsi"/>
                <w:i/>
                <w:iCs/>
                <w:lang w:val="en-GB"/>
                <w:rPrChange w:id="2014" w:author="Author" w:date="2023-04-12T14:27:00Z">
                  <w:rPr>
                    <w:rFonts w:cstheme="minorHAnsi"/>
                    <w:lang w:val="en-GB"/>
                  </w:rPr>
                </w:rPrChange>
              </w:rPr>
              <w:t xml:space="preserve"> case study)</w:t>
            </w:r>
            <w:del w:id="2015" w:author="Author" w:date="2023-04-12T14:27:00Z">
              <w:r w:rsidR="00C72525" w:rsidRPr="009D31F0" w:rsidDel="009D31F0">
                <w:rPr>
                  <w:rFonts w:cstheme="minorHAnsi"/>
                  <w:i/>
                  <w:iCs/>
                  <w:lang w:val="en-GB"/>
                  <w:rPrChange w:id="2016" w:author="Author" w:date="2023-04-12T14:27:00Z">
                    <w:rPr>
                      <w:rFonts w:cstheme="minorHAnsi"/>
                      <w:lang w:val="en-GB"/>
                    </w:rPr>
                  </w:rPrChange>
                </w:rPr>
                <w:delText>.</w:delText>
              </w:r>
            </w:del>
          </w:p>
          <w:p w14:paraId="5D968A4A"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73442E1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2E20A3" w14:paraId="0BA98250"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3"/>
          </w:tcPr>
          <w:p w14:paraId="6785CF4B" w14:textId="265E47E2" w:rsidR="00C72525" w:rsidRPr="002E20A3" w:rsidRDefault="00C72525" w:rsidP="001B74C7">
            <w:pPr>
              <w:jc w:val="both"/>
              <w:rPr>
                <w:rFonts w:cstheme="minorHAnsi"/>
                <w:lang w:val="en-GB"/>
              </w:rPr>
            </w:pPr>
            <w:r w:rsidRPr="002E20A3">
              <w:rPr>
                <w:rFonts w:cstheme="minorHAnsi"/>
                <w:lang w:val="en-GB"/>
              </w:rPr>
              <w:t xml:space="preserve">TO </w:t>
            </w:r>
            <w:r w:rsidR="00030C71" w:rsidRPr="002E20A3">
              <w:rPr>
                <w:rFonts w:cstheme="minorHAnsi"/>
                <w:lang w:val="en-GB"/>
              </w:rPr>
              <w:t>PREPARE</w:t>
            </w:r>
          </w:p>
          <w:p w14:paraId="136E5B19" w14:textId="77777777" w:rsidR="00C72525" w:rsidRPr="002E20A3" w:rsidRDefault="00C72525" w:rsidP="001B74C7">
            <w:pPr>
              <w:jc w:val="both"/>
              <w:rPr>
                <w:rFonts w:cstheme="minorHAnsi"/>
                <w:b w:val="0"/>
                <w:bCs w:val="0"/>
                <w:lang w:val="en-GB"/>
              </w:rPr>
            </w:pPr>
          </w:p>
        </w:tc>
      </w:tr>
      <w:tr w:rsidR="00C72525" w:rsidRPr="001F1452" w14:paraId="585653AB"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00F8DB55"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6602FC0E" w14:textId="099D85C6" w:rsidR="00C72525" w:rsidRPr="002E20A3" w:rsidRDefault="009244FD"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Familiari</w:t>
            </w:r>
            <w:ins w:id="2017" w:author="Author" w:date="2023-04-12T15:59:00Z">
              <w:r w:rsidR="00086125">
                <w:rPr>
                  <w:rFonts w:cstheme="minorHAnsi"/>
                  <w:lang w:val="en-GB"/>
                </w:rPr>
                <w:t>z</w:t>
              </w:r>
            </w:ins>
            <w:ins w:id="2018" w:author="Author" w:date="2023-04-12T16:00:00Z">
              <w:r w:rsidR="00086125">
                <w:rPr>
                  <w:rFonts w:cstheme="minorHAnsi"/>
                  <w:lang w:val="en-GB"/>
                </w:rPr>
                <w:t>e</w:t>
              </w:r>
            </w:ins>
            <w:del w:id="2019" w:author="Author" w:date="2023-04-12T16:00:00Z">
              <w:r w:rsidRPr="002E20A3" w:rsidDel="00086125">
                <w:rPr>
                  <w:rFonts w:cstheme="minorHAnsi"/>
                  <w:lang w:val="en-GB"/>
                </w:rPr>
                <w:delText>se</w:delText>
              </w:r>
            </w:del>
            <w:r w:rsidR="00C72525" w:rsidRPr="002E20A3">
              <w:rPr>
                <w:rFonts w:cstheme="minorHAnsi"/>
                <w:lang w:val="en-GB"/>
              </w:rPr>
              <w:t xml:space="preserve"> yourself with relevant documents (C</w:t>
            </w:r>
            <w:ins w:id="2020" w:author="Author" w:date="2023-04-12T16:15:00Z">
              <w:r w:rsidR="00885756">
                <w:rPr>
                  <w:rFonts w:cstheme="minorHAnsi"/>
                  <w:lang w:val="en-GB"/>
                </w:rPr>
                <w:t>arana</w:t>
              </w:r>
            </w:ins>
            <w:del w:id="2021" w:author="Author" w:date="2023-04-12T16:15:00Z">
              <w:r w:rsidR="00C72525" w:rsidRPr="002E20A3" w:rsidDel="00885756">
                <w:rPr>
                  <w:rFonts w:cstheme="minorHAnsi"/>
                  <w:lang w:val="en-GB"/>
                </w:rPr>
                <w:delText>ARANA</w:delText>
              </w:r>
            </w:del>
            <w:r w:rsidR="00C72525" w:rsidRPr="002E20A3">
              <w:rPr>
                <w:rFonts w:cstheme="minorHAnsi"/>
                <w:lang w:val="en-GB"/>
              </w:rPr>
              <w:t xml:space="preserve"> country summary</w:t>
            </w:r>
            <w:del w:id="2022" w:author="Author" w:date="2023-04-12T16:15:00Z">
              <w:r w:rsidR="00030C71" w:rsidRPr="002E20A3" w:rsidDel="00885756">
                <w:rPr>
                  <w:rFonts w:cstheme="minorHAnsi"/>
                  <w:lang w:val="en-GB"/>
                </w:rPr>
                <w:delText>,</w:delText>
              </w:r>
            </w:del>
            <w:r w:rsidR="00030C71" w:rsidRPr="002E20A3">
              <w:rPr>
                <w:rFonts w:cstheme="minorHAnsi"/>
                <w:lang w:val="en-GB"/>
              </w:rPr>
              <w:t xml:space="preserve"> </w:t>
            </w:r>
            <w:r w:rsidR="00C72525" w:rsidRPr="002E20A3">
              <w:rPr>
                <w:rFonts w:cstheme="minorHAnsi"/>
                <w:lang w:val="en-GB"/>
              </w:rPr>
              <w:t>and</w:t>
            </w:r>
            <w:r w:rsidR="00030C71" w:rsidRPr="002E20A3">
              <w:rPr>
                <w:rFonts w:cstheme="minorHAnsi"/>
                <w:lang w:val="en-GB"/>
              </w:rPr>
              <w:t xml:space="preserve"> – </w:t>
            </w:r>
            <w:r w:rsidR="00C72525" w:rsidRPr="002E20A3">
              <w:rPr>
                <w:rFonts w:cstheme="minorHAnsi"/>
                <w:lang w:val="en-GB"/>
              </w:rPr>
              <w:t xml:space="preserve">where possible </w:t>
            </w:r>
            <w:r w:rsidR="00030C71" w:rsidRPr="002E20A3">
              <w:rPr>
                <w:rFonts w:cstheme="minorHAnsi"/>
                <w:lang w:val="en-GB"/>
              </w:rPr>
              <w:t xml:space="preserve">– the complete </w:t>
            </w:r>
            <w:r w:rsidR="00C72525" w:rsidRPr="002E20A3">
              <w:rPr>
                <w:rFonts w:cstheme="minorHAnsi"/>
                <w:lang w:val="en-GB"/>
              </w:rPr>
              <w:t>C</w:t>
            </w:r>
            <w:ins w:id="2023" w:author="Author" w:date="2023-04-12T16:15:00Z">
              <w:r w:rsidR="00885756">
                <w:rPr>
                  <w:rFonts w:cstheme="minorHAnsi"/>
                  <w:lang w:val="en-GB"/>
                </w:rPr>
                <w:t>arana</w:t>
              </w:r>
            </w:ins>
            <w:del w:id="2024" w:author="Author" w:date="2023-04-12T16:15:00Z">
              <w:r w:rsidR="00C72525" w:rsidRPr="002E20A3" w:rsidDel="00885756">
                <w:rPr>
                  <w:rFonts w:cstheme="minorHAnsi"/>
                  <w:lang w:val="en-GB"/>
                </w:rPr>
                <w:delText>ARANA</w:delText>
              </w:r>
            </w:del>
            <w:r w:rsidR="00C72525" w:rsidRPr="002E20A3">
              <w:rPr>
                <w:rFonts w:cstheme="minorHAnsi"/>
                <w:lang w:val="en-GB"/>
              </w:rPr>
              <w:t xml:space="preserve"> scenario</w:t>
            </w:r>
            <w:r w:rsidR="00030C71" w:rsidRPr="002E20A3">
              <w:rPr>
                <w:rFonts w:cstheme="minorHAnsi"/>
                <w:lang w:val="en-GB"/>
              </w:rPr>
              <w:t xml:space="preserve">, as well as </w:t>
            </w:r>
            <w:ins w:id="2025" w:author="Author" w:date="2023-04-12T16:15:00Z">
              <w:r w:rsidR="00885756">
                <w:rPr>
                  <w:rFonts w:cstheme="minorHAnsi"/>
                  <w:lang w:val="en-GB"/>
                </w:rPr>
                <w:t xml:space="preserve">the </w:t>
              </w:r>
            </w:ins>
            <w:r w:rsidR="00C72525" w:rsidRPr="002E20A3">
              <w:rPr>
                <w:rFonts w:cstheme="minorHAnsi"/>
                <w:lang w:val="en-GB"/>
              </w:rPr>
              <w:t xml:space="preserve">facilitator instructions, case study setting, exercise instructions, </w:t>
            </w:r>
            <w:r w:rsidR="006D001D">
              <w:rPr>
                <w:rFonts w:cstheme="minorHAnsi"/>
                <w:lang w:val="en-GB"/>
              </w:rPr>
              <w:t>c</w:t>
            </w:r>
            <w:r w:rsidR="00A86788" w:rsidRPr="002E20A3">
              <w:rPr>
                <w:rFonts w:cstheme="minorHAnsi"/>
                <w:lang w:val="en-GB"/>
              </w:rPr>
              <w:t>hecklist</w:t>
            </w:r>
            <w:r w:rsidR="00C72525" w:rsidRPr="002E20A3">
              <w:rPr>
                <w:rFonts w:cstheme="minorHAnsi"/>
                <w:lang w:val="en-GB"/>
              </w:rPr>
              <w:t>, common analysis frameworks document etc.)</w:t>
            </w:r>
            <w:del w:id="2026" w:author="Author" w:date="2023-04-12T16:16:00Z">
              <w:r w:rsidR="00C72525" w:rsidRPr="002E20A3" w:rsidDel="00885756">
                <w:rPr>
                  <w:rFonts w:cstheme="minorHAnsi"/>
                  <w:lang w:val="en-GB"/>
                </w:rPr>
                <w:delText>.</w:delText>
              </w:r>
            </w:del>
          </w:p>
          <w:p w14:paraId="1B8C9D6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7C801298"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5287CCEC"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02D4AA1B"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338E7F43" w14:textId="56FB069C"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Have </w:t>
            </w:r>
            <w:r w:rsidR="00D52E6B" w:rsidRPr="002E20A3">
              <w:rPr>
                <w:rFonts w:cstheme="minorHAnsi"/>
                <w:lang w:val="en-GB"/>
              </w:rPr>
              <w:t>PowerPoint</w:t>
            </w:r>
            <w:r w:rsidRPr="002E20A3">
              <w:rPr>
                <w:rFonts w:cstheme="minorHAnsi"/>
                <w:lang w:val="en-GB"/>
              </w:rPr>
              <w:t xml:space="preserve"> Presentation ready on a USB stick/ computer for delivery</w:t>
            </w:r>
            <w:del w:id="2027" w:author="Author" w:date="2023-04-12T16:16:00Z">
              <w:r w:rsidRPr="002E20A3" w:rsidDel="00885756">
                <w:rPr>
                  <w:rFonts w:cstheme="minorHAnsi"/>
                  <w:lang w:val="en-GB"/>
                </w:rPr>
                <w:delText>.</w:delText>
              </w:r>
            </w:del>
          </w:p>
          <w:p w14:paraId="7CB502A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4734E02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319D211E"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3ECD5FA3"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67DACB40" w14:textId="02F83C3B"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Prepare props for injects. How will the injects be presented (as newspaper/ television reports, </w:t>
            </w:r>
            <w:del w:id="2028" w:author="Author" w:date="2023-04-12T16:16:00Z">
              <w:r w:rsidRPr="002E20A3" w:rsidDel="00885756">
                <w:rPr>
                  <w:rFonts w:cstheme="minorHAnsi"/>
                  <w:lang w:val="en-GB"/>
                </w:rPr>
                <w:delText>as a</w:delText>
              </w:r>
            </w:del>
            <w:ins w:id="2029" w:author="Author" w:date="2023-04-12T16:16:00Z">
              <w:r w:rsidR="00885756">
                <w:rPr>
                  <w:rFonts w:cstheme="minorHAnsi"/>
                  <w:lang w:val="en-GB"/>
                </w:rPr>
                <w:t>by someone playing the role of</w:t>
              </w:r>
            </w:ins>
            <w:r w:rsidRPr="002E20A3">
              <w:rPr>
                <w:rFonts w:cstheme="minorHAnsi"/>
                <w:lang w:val="en-GB"/>
              </w:rPr>
              <w:t xml:space="preserve"> broadcaster, </w:t>
            </w:r>
            <w:ins w:id="2030" w:author="Author" w:date="2023-04-12T16:16:00Z">
              <w:r w:rsidR="00885756">
                <w:rPr>
                  <w:rFonts w:cstheme="minorHAnsi"/>
                  <w:lang w:val="en-GB"/>
                </w:rPr>
                <w:t xml:space="preserve">in </w:t>
              </w:r>
            </w:ins>
            <w:r w:rsidRPr="002E20A3">
              <w:rPr>
                <w:rFonts w:cstheme="minorHAnsi"/>
                <w:lang w:val="en-GB"/>
              </w:rPr>
              <w:t>poster</w:t>
            </w:r>
            <w:del w:id="2031" w:author="Author" w:date="2023-04-12T16:16:00Z">
              <w:r w:rsidR="003D5802" w:rsidRPr="002E20A3" w:rsidDel="00885756">
                <w:rPr>
                  <w:rFonts w:cstheme="minorHAnsi"/>
                  <w:lang w:val="en-GB"/>
                </w:rPr>
                <w:delText>s</w:delText>
              </w:r>
            </w:del>
            <w:ins w:id="2032" w:author="Author" w:date="2023-04-12T16:16:00Z">
              <w:r w:rsidR="00885756">
                <w:rPr>
                  <w:rFonts w:cstheme="minorHAnsi"/>
                  <w:lang w:val="en-GB"/>
                </w:rPr>
                <w:t xml:space="preserve"> form</w:t>
              </w:r>
            </w:ins>
            <w:r w:rsidR="003D5802" w:rsidRPr="002E20A3">
              <w:rPr>
                <w:rFonts w:cstheme="minorHAnsi"/>
                <w:lang w:val="en-GB"/>
              </w:rPr>
              <w:t>,</w:t>
            </w:r>
            <w:r w:rsidRPr="002E20A3">
              <w:rPr>
                <w:rFonts w:cstheme="minorHAnsi"/>
                <w:lang w:val="en-GB"/>
              </w:rPr>
              <w:t xml:space="preserve"> etc</w:t>
            </w:r>
            <w:r w:rsidR="00A9380C" w:rsidRPr="002E20A3">
              <w:rPr>
                <w:rFonts w:cstheme="minorHAnsi"/>
                <w:lang w:val="en-GB"/>
              </w:rPr>
              <w:t>.</w:t>
            </w:r>
            <w:r w:rsidRPr="002E20A3">
              <w:rPr>
                <w:rFonts w:cstheme="minorHAnsi"/>
                <w:lang w:val="en-GB"/>
              </w:rPr>
              <w:t>)? At what moment of the exercise will the injects be presented</w:t>
            </w:r>
            <w:r w:rsidR="00A9380C" w:rsidRPr="002E20A3">
              <w:rPr>
                <w:rFonts w:cstheme="minorHAnsi"/>
                <w:lang w:val="en-GB"/>
              </w:rPr>
              <w:t xml:space="preserve"> </w:t>
            </w:r>
            <w:r w:rsidRPr="002E20A3">
              <w:rPr>
                <w:rFonts w:cstheme="minorHAnsi"/>
                <w:lang w:val="en-GB"/>
              </w:rPr>
              <w:t>(mid</w:t>
            </w:r>
            <w:del w:id="2033" w:author="Author" w:date="2023-04-12T16:16:00Z">
              <w:r w:rsidRPr="002E20A3" w:rsidDel="00885756">
                <w:rPr>
                  <w:rFonts w:cstheme="minorHAnsi"/>
                  <w:lang w:val="en-GB"/>
                </w:rPr>
                <w:delText>-</w:delText>
              </w:r>
            </w:del>
            <w:r w:rsidRPr="002E20A3">
              <w:rPr>
                <w:rFonts w:cstheme="minorHAnsi"/>
                <w:lang w:val="en-GB"/>
              </w:rPr>
              <w:t xml:space="preserve">way </w:t>
            </w:r>
            <w:del w:id="2034" w:author="Author" w:date="2023-04-12T16:16:00Z">
              <w:r w:rsidRPr="002E20A3" w:rsidDel="00885756">
                <w:rPr>
                  <w:rFonts w:cstheme="minorHAnsi"/>
                  <w:lang w:val="en-GB"/>
                </w:rPr>
                <w:delText>during</w:delText>
              </w:r>
            </w:del>
            <w:ins w:id="2035" w:author="Author" w:date="2023-04-12T16:16:00Z">
              <w:r w:rsidR="00885756">
                <w:rPr>
                  <w:rFonts w:cstheme="minorHAnsi"/>
                  <w:lang w:val="en-GB"/>
                </w:rPr>
                <w:t>through the</w:t>
              </w:r>
            </w:ins>
            <w:r w:rsidRPr="002E20A3">
              <w:rPr>
                <w:rFonts w:cstheme="minorHAnsi"/>
                <w:lang w:val="en-GB"/>
              </w:rPr>
              <w:t xml:space="preserve"> exercise, just before the end, if a specific incident takes place, etc.)</w:t>
            </w:r>
            <w:r w:rsidR="00A9380C" w:rsidRPr="002E20A3">
              <w:rPr>
                <w:rFonts w:cstheme="minorHAnsi"/>
                <w:lang w:val="en-GB"/>
              </w:rPr>
              <w:t>?</w:t>
            </w:r>
          </w:p>
          <w:p w14:paraId="4FB44AB0"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52A2261E"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2C58D7C7"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40C5C07"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19337A79" w14:textId="34E177A8"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How many breakout groups will you have? </w:t>
            </w:r>
            <w:ins w:id="2036" w:author="Author" w:date="2023-04-12T16:16:00Z">
              <w:r w:rsidR="00885756">
                <w:rPr>
                  <w:rFonts w:cstheme="minorHAnsi"/>
                  <w:lang w:val="en-GB"/>
                </w:rPr>
                <w:t>(</w:t>
              </w:r>
            </w:ins>
            <w:r w:rsidRPr="002E20A3">
              <w:rPr>
                <w:rFonts w:cstheme="minorHAnsi"/>
                <w:lang w:val="en-GB"/>
              </w:rPr>
              <w:t xml:space="preserve">This </w:t>
            </w:r>
            <w:del w:id="2037" w:author="Author" w:date="2023-04-12T16:16:00Z">
              <w:r w:rsidRPr="002E20A3" w:rsidDel="00885756">
                <w:rPr>
                  <w:rFonts w:cstheme="minorHAnsi"/>
                  <w:lang w:val="en-GB"/>
                </w:rPr>
                <w:delText>would</w:delText>
              </w:r>
            </w:del>
            <w:ins w:id="2038" w:author="Author" w:date="2023-04-12T16:16:00Z">
              <w:r w:rsidR="00885756">
                <w:rPr>
                  <w:rFonts w:cstheme="minorHAnsi"/>
                  <w:lang w:val="en-GB"/>
                </w:rPr>
                <w:t>w</w:t>
              </w:r>
            </w:ins>
            <w:ins w:id="2039" w:author="Author" w:date="2023-04-12T16:17:00Z">
              <w:r w:rsidR="00885756">
                <w:rPr>
                  <w:rFonts w:cstheme="minorHAnsi"/>
                  <w:lang w:val="en-GB"/>
                </w:rPr>
                <w:t>ill</w:t>
              </w:r>
            </w:ins>
            <w:r w:rsidRPr="002E20A3">
              <w:rPr>
                <w:rFonts w:cstheme="minorHAnsi"/>
                <w:lang w:val="en-GB"/>
              </w:rPr>
              <w:t xml:space="preserve"> depend on the total number of participants</w:t>
            </w:r>
            <w:ins w:id="2040" w:author="Author" w:date="2023-04-12T16:17:00Z">
              <w:r w:rsidR="00885756">
                <w:rPr>
                  <w:rFonts w:cstheme="minorHAnsi"/>
                  <w:lang w:val="en-GB"/>
                </w:rPr>
                <w:t>)</w:t>
              </w:r>
            </w:ins>
            <w:del w:id="2041" w:author="Author" w:date="2023-04-12T16:17:00Z">
              <w:r w:rsidRPr="002E20A3" w:rsidDel="00885756">
                <w:rPr>
                  <w:rFonts w:cstheme="minorHAnsi"/>
                  <w:lang w:val="en-GB"/>
                </w:rPr>
                <w:delText>.</w:delText>
              </w:r>
            </w:del>
          </w:p>
          <w:p w14:paraId="66EE263B"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593DA110"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1729DBBF"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675AB586"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1DF2B36B" w14:textId="3559A06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Where will each breakout group work? In different areas of the classroom? Are break</w:t>
            </w:r>
            <w:del w:id="2042" w:author="Author" w:date="2023-04-12T16:17:00Z">
              <w:r w:rsidRPr="002E20A3" w:rsidDel="00885756">
                <w:rPr>
                  <w:rFonts w:cstheme="minorHAnsi"/>
                  <w:lang w:val="en-GB"/>
                </w:rPr>
                <w:delText>-</w:delText>
              </w:r>
            </w:del>
            <w:r w:rsidRPr="002E20A3">
              <w:rPr>
                <w:rFonts w:cstheme="minorHAnsi"/>
                <w:lang w:val="en-GB"/>
              </w:rPr>
              <w:t xml:space="preserve">away rooms available? </w:t>
            </w:r>
            <w:ins w:id="2043" w:author="Author" w:date="2023-04-12T16:18:00Z">
              <w:r w:rsidR="00885756">
                <w:rPr>
                  <w:rFonts w:cstheme="minorHAnsi"/>
                  <w:lang w:val="en-GB"/>
                </w:rPr>
                <w:t xml:space="preserve">If  so, </w:t>
              </w:r>
            </w:ins>
            <w:del w:id="2044" w:author="Author" w:date="2023-04-12T16:18:00Z">
              <w:r w:rsidRPr="002E20A3" w:rsidDel="00885756">
                <w:rPr>
                  <w:rFonts w:cstheme="minorHAnsi"/>
                  <w:lang w:val="en-GB"/>
                </w:rPr>
                <w:delText>H</w:delText>
              </w:r>
            </w:del>
            <w:ins w:id="2045" w:author="Author" w:date="2023-04-12T16:18:00Z">
              <w:r w:rsidR="00885756">
                <w:rPr>
                  <w:rFonts w:cstheme="minorHAnsi"/>
                  <w:lang w:val="en-GB"/>
                </w:rPr>
                <w:t>h</w:t>
              </w:r>
            </w:ins>
            <w:r w:rsidRPr="002E20A3">
              <w:rPr>
                <w:rFonts w:cstheme="minorHAnsi"/>
                <w:lang w:val="en-GB"/>
              </w:rPr>
              <w:t xml:space="preserve">ow many? Are they located close to the main classroom or do you need to </w:t>
            </w:r>
            <w:del w:id="2046" w:author="Author" w:date="2023-04-12T16:18:00Z">
              <w:r w:rsidRPr="002E20A3" w:rsidDel="00885756">
                <w:rPr>
                  <w:rFonts w:cstheme="minorHAnsi"/>
                  <w:lang w:val="en-GB"/>
                </w:rPr>
                <w:delText>consider</w:delText>
              </w:r>
            </w:del>
            <w:ins w:id="2047" w:author="Author" w:date="2023-04-12T16:18:00Z">
              <w:r w:rsidR="00885756">
                <w:rPr>
                  <w:rFonts w:cstheme="minorHAnsi"/>
                  <w:lang w:val="en-GB"/>
                </w:rPr>
                <w:t>plan for</w:t>
              </w:r>
            </w:ins>
            <w:r w:rsidRPr="002E20A3">
              <w:rPr>
                <w:rFonts w:cstheme="minorHAnsi"/>
                <w:lang w:val="en-GB"/>
              </w:rPr>
              <w:t xml:space="preserve"> additional time for </w:t>
            </w:r>
            <w:r w:rsidRPr="002E20A3">
              <w:rPr>
                <w:rFonts w:cstheme="minorHAnsi"/>
                <w:lang w:val="en-GB"/>
              </w:rPr>
              <w:lastRenderedPageBreak/>
              <w:t xml:space="preserve">relocation? Can some breakout groups work outdoors? Does the weather permit </w:t>
            </w:r>
            <w:del w:id="2048" w:author="Author" w:date="2023-04-12T16:18:00Z">
              <w:r w:rsidRPr="002E20A3" w:rsidDel="00885756">
                <w:rPr>
                  <w:rFonts w:cstheme="minorHAnsi"/>
                  <w:lang w:val="en-GB"/>
                </w:rPr>
                <w:delText>such activity</w:delText>
              </w:r>
            </w:del>
            <w:ins w:id="2049" w:author="Author" w:date="2023-04-12T16:18:00Z">
              <w:r w:rsidR="00885756">
                <w:rPr>
                  <w:rFonts w:cstheme="minorHAnsi"/>
                  <w:lang w:val="en-GB"/>
                </w:rPr>
                <w:t>outdoor work</w:t>
              </w:r>
            </w:ins>
            <w:r w:rsidRPr="002E20A3">
              <w:rPr>
                <w:rFonts w:cstheme="minorHAnsi"/>
                <w:lang w:val="en-GB"/>
              </w:rPr>
              <w:t xml:space="preserve">? </w:t>
            </w:r>
          </w:p>
          <w:p w14:paraId="02D9CC44"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787E0F9C"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885756" w14:paraId="14622A36"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3BDFF38C"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24A8D383" w14:textId="008CFEC3" w:rsidR="00B07CA2"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Does each breakout group require specific material</w:t>
            </w:r>
            <w:ins w:id="2050" w:author="Author" w:date="2023-04-12T16:18:00Z">
              <w:r w:rsidR="00885756">
                <w:rPr>
                  <w:rFonts w:cstheme="minorHAnsi"/>
                  <w:lang w:val="en-GB"/>
                </w:rPr>
                <w:t>s</w:t>
              </w:r>
            </w:ins>
            <w:r w:rsidRPr="002E20A3">
              <w:rPr>
                <w:rFonts w:cstheme="minorHAnsi"/>
                <w:lang w:val="en-GB"/>
              </w:rPr>
              <w:t xml:space="preserve"> (</w:t>
            </w:r>
            <w:del w:id="2051" w:author="Amy FRUCHTER" w:date="2023-04-14T12:40:00Z">
              <w:r w:rsidRPr="002E20A3" w:rsidDel="00D462A2">
                <w:rPr>
                  <w:rFonts w:cstheme="minorHAnsi"/>
                  <w:lang w:val="en-GB"/>
                </w:rPr>
                <w:delText>flipchart</w:delText>
              </w:r>
            </w:del>
            <w:ins w:id="2052" w:author="Amy FRUCHTER" w:date="2023-04-14T12:40:00Z">
              <w:r w:rsidR="00D462A2">
                <w:rPr>
                  <w:rFonts w:cstheme="minorHAnsi"/>
                  <w:lang w:val="en-GB"/>
                </w:rPr>
                <w:t>flip chart</w:t>
              </w:r>
            </w:ins>
            <w:r w:rsidRPr="002E20A3">
              <w:rPr>
                <w:rFonts w:cstheme="minorHAnsi"/>
                <w:lang w:val="en-GB"/>
              </w:rPr>
              <w:t>s, markers</w:t>
            </w:r>
            <w:r w:rsidR="003D5802" w:rsidRPr="002E20A3">
              <w:rPr>
                <w:rFonts w:cstheme="minorHAnsi"/>
                <w:lang w:val="en-GB"/>
              </w:rPr>
              <w:t>,</w:t>
            </w:r>
            <w:r w:rsidRPr="002E20A3">
              <w:rPr>
                <w:rFonts w:cstheme="minorHAnsi"/>
                <w:lang w:val="en-GB"/>
              </w:rPr>
              <w:t xml:space="preserve"> </w:t>
            </w:r>
            <w:r w:rsidR="00A9380C" w:rsidRPr="002E20A3">
              <w:rPr>
                <w:rFonts w:cstheme="minorHAnsi"/>
                <w:lang w:val="en-GB"/>
              </w:rPr>
              <w:t>etc.)</w:t>
            </w:r>
            <w:r w:rsidRPr="002E20A3">
              <w:rPr>
                <w:rFonts w:cstheme="minorHAnsi"/>
                <w:lang w:val="en-GB"/>
              </w:rPr>
              <w:t xml:space="preserve">? Are these available? </w:t>
            </w:r>
          </w:p>
          <w:p w14:paraId="2029AA98" w14:textId="77777777" w:rsidR="00C72525" w:rsidRPr="002E20A3" w:rsidRDefault="00C72525" w:rsidP="003D3A96">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79823CC4"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2E20A3" w14:paraId="3D0B2D27"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14FA089A"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13DA69AE" w14:textId="1F3C49E2" w:rsidR="00B07CA2" w:rsidRPr="002E20A3" w:rsidRDefault="00C72525" w:rsidP="00B07CA2">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How will you divide participants into groups</w:t>
            </w:r>
            <w:del w:id="2053" w:author="Author" w:date="2023-04-12T16:19:00Z">
              <w:r w:rsidRPr="002E20A3" w:rsidDel="00885756">
                <w:rPr>
                  <w:rFonts w:cstheme="minorHAnsi"/>
                  <w:lang w:val="en-GB"/>
                </w:rPr>
                <w:delText>?</w:delText>
              </w:r>
            </w:del>
            <w:ins w:id="2054" w:author="Author" w:date="2023-04-12T16:19:00Z">
              <w:r w:rsidR="00885756">
                <w:rPr>
                  <w:rFonts w:cstheme="minorHAnsi"/>
                  <w:lang w:val="en-GB"/>
                </w:rPr>
                <w:t xml:space="preserve"> </w:t>
              </w:r>
              <w:r w:rsidR="00885756">
                <w:rPr>
                  <w:lang w:val="en-GB"/>
                </w:rPr>
                <w:t>–</w:t>
              </w:r>
            </w:ins>
            <w:r w:rsidRPr="002E20A3">
              <w:rPr>
                <w:rFonts w:cstheme="minorHAnsi"/>
                <w:lang w:val="en-GB"/>
              </w:rPr>
              <w:t xml:space="preserve"> </w:t>
            </w:r>
            <w:del w:id="2055" w:author="Author" w:date="2023-04-12T16:19:00Z">
              <w:r w:rsidRPr="002E20A3" w:rsidDel="00885756">
                <w:rPr>
                  <w:rFonts w:cstheme="minorHAnsi"/>
                  <w:lang w:val="en-GB"/>
                </w:rPr>
                <w:delText>R</w:delText>
              </w:r>
            </w:del>
            <w:ins w:id="2056" w:author="Author" w:date="2023-04-12T16:19:00Z">
              <w:r w:rsidR="00885756">
                <w:rPr>
                  <w:rFonts w:cstheme="minorHAnsi"/>
                  <w:lang w:val="en-GB"/>
                </w:rPr>
                <w:t>r</w:t>
              </w:r>
            </w:ins>
            <w:r w:rsidRPr="002E20A3">
              <w:rPr>
                <w:rFonts w:cstheme="minorHAnsi"/>
                <w:lang w:val="en-GB"/>
              </w:rPr>
              <w:t>andomly (for instance</w:t>
            </w:r>
            <w:ins w:id="2057" w:author="Author" w:date="2023-04-12T16:19:00Z">
              <w:r w:rsidR="00885756">
                <w:rPr>
                  <w:rFonts w:cstheme="minorHAnsi"/>
                  <w:lang w:val="en-GB"/>
                </w:rPr>
                <w:t>,</w:t>
              </w:r>
            </w:ins>
            <w:r w:rsidRPr="002E20A3">
              <w:rPr>
                <w:rFonts w:cstheme="minorHAnsi"/>
                <w:lang w:val="en-GB"/>
              </w:rPr>
              <w:t xml:space="preserve"> according to tables/</w:t>
            </w:r>
            <w:del w:id="2058" w:author="Author" w:date="2023-04-12T16:19:00Z">
              <w:r w:rsidRPr="002E20A3" w:rsidDel="00885756">
                <w:rPr>
                  <w:rFonts w:cstheme="minorHAnsi"/>
                  <w:lang w:val="en-GB"/>
                </w:rPr>
                <w:delText xml:space="preserve"> </w:delText>
              </w:r>
            </w:del>
            <w:r w:rsidRPr="002E20A3">
              <w:rPr>
                <w:rFonts w:cstheme="minorHAnsi"/>
                <w:lang w:val="en-GB"/>
              </w:rPr>
              <w:t>rows) or pre</w:t>
            </w:r>
            <w:ins w:id="2059" w:author="Author" w:date="2023-04-12T16:19:00Z">
              <w:r w:rsidR="00885756">
                <w:rPr>
                  <w:rFonts w:cstheme="minorHAnsi"/>
                  <w:lang w:val="en-GB"/>
                </w:rPr>
                <w:t>determined</w:t>
              </w:r>
            </w:ins>
            <w:del w:id="2060" w:author="Author" w:date="2023-04-12T16:19:00Z">
              <w:r w:rsidRPr="002E20A3" w:rsidDel="00885756">
                <w:rPr>
                  <w:rFonts w:cstheme="minorHAnsi"/>
                  <w:lang w:val="en-GB"/>
                </w:rPr>
                <w:delText>-defined</w:delText>
              </w:r>
            </w:del>
            <w:r w:rsidRPr="002E20A3">
              <w:rPr>
                <w:rFonts w:cstheme="minorHAnsi"/>
                <w:lang w:val="en-GB"/>
              </w:rPr>
              <w:t xml:space="preserve"> (according to participant profile, rank </w:t>
            </w:r>
            <w:r w:rsidR="00A9380C" w:rsidRPr="002E20A3">
              <w:rPr>
                <w:rFonts w:cstheme="minorHAnsi"/>
                <w:lang w:val="en-GB"/>
              </w:rPr>
              <w:t>etc.)</w:t>
            </w:r>
            <w:r w:rsidRPr="002E20A3">
              <w:rPr>
                <w:rFonts w:cstheme="minorHAnsi"/>
                <w:lang w:val="en-GB"/>
              </w:rPr>
              <w:t xml:space="preserve">. The latter option will require prior knowledge of participant profiles. Do you have </w:t>
            </w:r>
            <w:del w:id="2061" w:author="Author" w:date="2023-04-12T16:19:00Z">
              <w:r w:rsidRPr="002E20A3" w:rsidDel="00EE4CAE">
                <w:rPr>
                  <w:rFonts w:cstheme="minorHAnsi"/>
                  <w:lang w:val="en-GB"/>
                </w:rPr>
                <w:delText>such</w:delText>
              </w:r>
            </w:del>
            <w:ins w:id="2062" w:author="Author" w:date="2023-04-12T16:19:00Z">
              <w:r w:rsidR="00EE4CAE">
                <w:rPr>
                  <w:rFonts w:cstheme="minorHAnsi"/>
                  <w:lang w:val="en-GB"/>
                </w:rPr>
                <w:t>that</w:t>
              </w:r>
            </w:ins>
            <w:r w:rsidRPr="002E20A3">
              <w:rPr>
                <w:rFonts w:cstheme="minorHAnsi"/>
                <w:lang w:val="en-GB"/>
              </w:rPr>
              <w:t xml:space="preserve"> information?</w:t>
            </w:r>
          </w:p>
          <w:p w14:paraId="4E3ABB47" w14:textId="77777777" w:rsidR="00C72525" w:rsidRPr="002E20A3" w:rsidRDefault="00C72525" w:rsidP="00817D66">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3E2F70E7"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24CA56A2" w14:textId="77777777" w:rsidTr="002B7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0D005D6"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2E0E7127" w14:textId="4042FD8E" w:rsidR="00B07CA2" w:rsidRPr="002E20A3" w:rsidRDefault="00C72525" w:rsidP="00B07CA2">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How will you run the debrief of the exercise? Which questions will you focus on</w:t>
            </w:r>
            <w:del w:id="2063" w:author="Author" w:date="2023-04-12T16:20:00Z">
              <w:r w:rsidRPr="002E20A3" w:rsidDel="00EE4CAE">
                <w:rPr>
                  <w:rFonts w:cstheme="minorHAnsi"/>
                  <w:lang w:val="en-GB"/>
                </w:rPr>
                <w:delText xml:space="preserve"> for the debrief</w:delText>
              </w:r>
            </w:del>
            <w:r w:rsidRPr="002E20A3">
              <w:rPr>
                <w:rFonts w:cstheme="minorHAnsi"/>
                <w:lang w:val="en-GB"/>
              </w:rPr>
              <w:t xml:space="preserve">? Are there any participants with thematic expertise that you can draw </w:t>
            </w:r>
            <w:del w:id="2064" w:author="Author" w:date="2023-04-12T16:20:00Z">
              <w:r w:rsidRPr="002E20A3" w:rsidDel="00EE4CAE">
                <w:rPr>
                  <w:rFonts w:cstheme="minorHAnsi"/>
                  <w:lang w:val="en-GB"/>
                </w:rPr>
                <w:delText>on</w:delText>
              </w:r>
            </w:del>
            <w:ins w:id="2065" w:author="Author" w:date="2023-04-12T16:20:00Z">
              <w:r w:rsidR="00EE4CAE">
                <w:rPr>
                  <w:rFonts w:cstheme="minorHAnsi"/>
                  <w:lang w:val="en-GB"/>
                </w:rPr>
                <w:t>from</w:t>
              </w:r>
            </w:ins>
            <w:r w:rsidRPr="002E20A3">
              <w:rPr>
                <w:rFonts w:cstheme="minorHAnsi"/>
                <w:lang w:val="en-GB"/>
              </w:rPr>
              <w:t xml:space="preserve"> during the debrief?</w:t>
            </w:r>
            <w:r w:rsidR="00A936E7" w:rsidRPr="002E20A3">
              <w:rPr>
                <w:rFonts w:cstheme="minorHAnsi"/>
                <w:lang w:val="en-GB"/>
              </w:rPr>
              <w:t xml:space="preserve"> </w:t>
            </w:r>
          </w:p>
          <w:p w14:paraId="08D12111" w14:textId="77777777" w:rsidR="00C72525" w:rsidRPr="002E20A3" w:rsidRDefault="00C72525" w:rsidP="00817D66">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1158" w:type="dxa"/>
          </w:tcPr>
          <w:p w14:paraId="59EE4498"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14710125" w14:textId="77777777" w:rsidTr="002B7818">
        <w:tc>
          <w:tcPr>
            <w:cnfStyle w:val="001000000000" w:firstRow="0" w:lastRow="0" w:firstColumn="1" w:lastColumn="0" w:oddVBand="0" w:evenVBand="0" w:oddHBand="0" w:evenHBand="0" w:firstRowFirstColumn="0" w:firstRowLastColumn="0" w:lastRowFirstColumn="0" w:lastRowLastColumn="0"/>
            <w:tcW w:w="1162" w:type="dxa"/>
          </w:tcPr>
          <w:p w14:paraId="016A4F69" w14:textId="77777777" w:rsidR="00C72525" w:rsidRPr="002E20A3" w:rsidRDefault="00C72525" w:rsidP="00450E19">
            <w:pPr>
              <w:pStyle w:val="ListParagraph"/>
              <w:numPr>
                <w:ilvl w:val="0"/>
                <w:numId w:val="22"/>
              </w:numPr>
              <w:jc w:val="both"/>
              <w:rPr>
                <w:rFonts w:cstheme="minorHAnsi"/>
                <w:b w:val="0"/>
                <w:bCs w:val="0"/>
                <w:lang w:val="en-GB"/>
              </w:rPr>
            </w:pPr>
          </w:p>
        </w:tc>
        <w:tc>
          <w:tcPr>
            <w:tcW w:w="7314" w:type="dxa"/>
          </w:tcPr>
          <w:p w14:paraId="58DECBE6" w14:textId="34128038" w:rsidR="00B07CA2" w:rsidRPr="002E20A3" w:rsidRDefault="00C72525" w:rsidP="00B07CA2">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What other elements could you add to the conclusion? Do you have any personal experiences or anecdotes to share? </w:t>
            </w:r>
          </w:p>
          <w:p w14:paraId="35343127" w14:textId="77777777" w:rsidR="00C72525" w:rsidRPr="002E20A3" w:rsidRDefault="00C72525" w:rsidP="00817D66">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1158" w:type="dxa"/>
          </w:tcPr>
          <w:p w14:paraId="2E4E7F29"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bl>
    <w:p w14:paraId="4E45933A" w14:textId="56A3FD81" w:rsidR="00C72525" w:rsidRPr="002E20A3" w:rsidRDefault="00C72525" w:rsidP="00C72525">
      <w:pPr>
        <w:jc w:val="both"/>
        <w:rPr>
          <w:rFonts w:cstheme="minorHAnsi"/>
          <w:lang w:val="en-GB"/>
        </w:rPr>
      </w:pPr>
    </w:p>
    <w:p w14:paraId="6C41318D" w14:textId="1C16D973" w:rsidR="00C72525" w:rsidRPr="002E20A3" w:rsidRDefault="00C72525" w:rsidP="00C72525">
      <w:pPr>
        <w:jc w:val="both"/>
        <w:rPr>
          <w:rFonts w:cstheme="minorHAnsi"/>
          <w:lang w:val="en-GB"/>
        </w:rPr>
      </w:pPr>
    </w:p>
    <w:p w14:paraId="33A0C18F" w14:textId="392E47F1" w:rsidR="00C72525" w:rsidRPr="002E20A3" w:rsidRDefault="00C72525" w:rsidP="00C72525">
      <w:pPr>
        <w:jc w:val="both"/>
        <w:rPr>
          <w:rFonts w:cstheme="minorHAnsi"/>
          <w:lang w:val="en-GB"/>
        </w:rPr>
      </w:pPr>
    </w:p>
    <w:p w14:paraId="3F8ABCD8" w14:textId="487B9192" w:rsidR="00C72525" w:rsidRPr="002E20A3" w:rsidRDefault="00C72525" w:rsidP="00C72525">
      <w:pPr>
        <w:jc w:val="both"/>
        <w:rPr>
          <w:rFonts w:cstheme="minorHAnsi"/>
          <w:lang w:val="en-GB"/>
        </w:rPr>
      </w:pPr>
    </w:p>
    <w:p w14:paraId="478C657B" w14:textId="701DF88C" w:rsidR="00C72525" w:rsidRPr="002E20A3" w:rsidRDefault="00C72525" w:rsidP="00C72525">
      <w:pPr>
        <w:jc w:val="both"/>
        <w:rPr>
          <w:rFonts w:cstheme="minorHAnsi"/>
          <w:lang w:val="en-GB"/>
        </w:rPr>
      </w:pPr>
    </w:p>
    <w:p w14:paraId="48D4FD08" w14:textId="2DFC0495" w:rsidR="00C72525" w:rsidRPr="002E20A3" w:rsidRDefault="00C72525" w:rsidP="00C72525">
      <w:pPr>
        <w:jc w:val="both"/>
        <w:rPr>
          <w:rFonts w:cstheme="minorHAnsi"/>
          <w:lang w:val="en-GB"/>
        </w:rPr>
      </w:pPr>
    </w:p>
    <w:p w14:paraId="38489874" w14:textId="540D6930" w:rsidR="00C72525" w:rsidRPr="002E20A3" w:rsidRDefault="00C72525" w:rsidP="00C72525">
      <w:pPr>
        <w:jc w:val="both"/>
        <w:rPr>
          <w:rFonts w:cstheme="minorHAnsi"/>
          <w:lang w:val="en-GB"/>
        </w:rPr>
      </w:pPr>
    </w:p>
    <w:p w14:paraId="2189487B" w14:textId="77777777" w:rsidR="00C72525" w:rsidRPr="002E20A3" w:rsidRDefault="00C72525" w:rsidP="00C72525">
      <w:pPr>
        <w:jc w:val="both"/>
        <w:rPr>
          <w:rFonts w:cstheme="minorHAnsi"/>
          <w:lang w:val="en-GB"/>
        </w:rPr>
      </w:pPr>
    </w:p>
    <w:p w14:paraId="5CF26EEB" w14:textId="77777777" w:rsidR="004928C1" w:rsidRPr="002E20A3" w:rsidRDefault="004928C1">
      <w:pPr>
        <w:rPr>
          <w:rFonts w:asciiTheme="majorHAnsi" w:eastAsiaTheme="majorEastAsia" w:hAnsiTheme="majorHAnsi" w:cstheme="majorBidi"/>
          <w:color w:val="1F3763" w:themeColor="accent1" w:themeShade="7F"/>
          <w:sz w:val="24"/>
          <w:szCs w:val="24"/>
          <w:lang w:val="en-GB"/>
        </w:rPr>
      </w:pPr>
      <w:r w:rsidRPr="002E20A3">
        <w:rPr>
          <w:lang w:val="en-GB"/>
        </w:rPr>
        <w:br w:type="page"/>
      </w:r>
    </w:p>
    <w:p w14:paraId="5E2DE70B" w14:textId="772837D2" w:rsidR="00C72525" w:rsidRPr="002E20A3" w:rsidRDefault="00C72525" w:rsidP="00DC34BB">
      <w:pPr>
        <w:pStyle w:val="Heading3"/>
        <w:rPr>
          <w:lang w:val="en-GB"/>
        </w:rPr>
      </w:pPr>
      <w:r w:rsidRPr="002E20A3">
        <w:rPr>
          <w:lang w:val="en-GB"/>
        </w:rPr>
        <w:lastRenderedPageBreak/>
        <w:t>DELIVERY</w:t>
      </w:r>
    </w:p>
    <w:p w14:paraId="4062D0E9" w14:textId="77777777" w:rsidR="0076179E" w:rsidRPr="00A006F6" w:rsidRDefault="00C72525" w:rsidP="00AA0B47">
      <w:pPr>
        <w:pStyle w:val="InSectionHeading1"/>
        <w:rPr>
          <w:rStyle w:val="IntenseEmphasis"/>
          <w:color w:val="auto"/>
          <w:lang w:val="en-US"/>
        </w:rPr>
      </w:pPr>
      <w:r w:rsidRPr="002E20A3">
        <w:rPr>
          <w:rStyle w:val="IntenseEmphasis"/>
          <w:i w:val="0"/>
          <w:iCs w:val="0"/>
          <w:color w:val="auto"/>
          <w:lang w:val="en-GB"/>
        </w:rPr>
        <w:t>INTRODUCTION</w:t>
      </w:r>
      <w:r w:rsidR="0076179E" w:rsidRPr="002E20A3">
        <w:rPr>
          <w:rStyle w:val="IntenseEmphasis"/>
          <w:i w:val="0"/>
          <w:iCs w:val="0"/>
          <w:color w:val="auto"/>
          <w:lang w:val="en-GB"/>
        </w:rPr>
        <w:t>: GENERAL GUIDANCE AND INFORMATION ON HOW TO CONDUCT THE EXERCISE</w:t>
      </w:r>
    </w:p>
    <w:p w14:paraId="477587AB" w14:textId="010E9B65" w:rsidR="00C72525" w:rsidRPr="002E20A3" w:rsidRDefault="00C72525" w:rsidP="00C72525">
      <w:pPr>
        <w:jc w:val="both"/>
        <w:rPr>
          <w:rFonts w:cstheme="minorHAnsi"/>
          <w:lang w:val="en-GB"/>
        </w:rPr>
      </w:pPr>
      <w:r w:rsidRPr="002E20A3">
        <w:rPr>
          <w:rFonts w:cstheme="minorHAnsi"/>
          <w:lang w:val="en-GB"/>
        </w:rPr>
        <w:t xml:space="preserve">To begin the exercise, open </w:t>
      </w:r>
      <w:r w:rsidR="00D52E6B" w:rsidRPr="002E20A3">
        <w:rPr>
          <w:rFonts w:cstheme="minorHAnsi"/>
          <w:lang w:val="en-GB"/>
        </w:rPr>
        <w:t>PowerPoint</w:t>
      </w:r>
      <w:r w:rsidRPr="002E20A3">
        <w:rPr>
          <w:rFonts w:cstheme="minorHAnsi"/>
          <w:lang w:val="en-GB"/>
        </w:rPr>
        <w:t xml:space="preserve"> Presentation </w:t>
      </w:r>
      <w:r w:rsidR="0030048F" w:rsidRPr="002E20A3">
        <w:rPr>
          <w:rFonts w:cstheme="minorHAnsi"/>
          <w:lang w:val="en-GB"/>
        </w:rPr>
        <w:t>1.1 (</w:t>
      </w:r>
      <w:r w:rsidR="00CA28BE" w:rsidRPr="002E20A3">
        <w:rPr>
          <w:rFonts w:cstheme="minorHAnsi"/>
          <w:lang w:val="en-GB"/>
        </w:rPr>
        <w:t>Integrating gender into the work of the military</w:t>
      </w:r>
      <w:r w:rsidR="0030048F" w:rsidRPr="002E20A3">
        <w:rPr>
          <w:rFonts w:cstheme="minorHAnsi"/>
          <w:lang w:val="en-GB"/>
        </w:rPr>
        <w:t>)</w:t>
      </w:r>
      <w:del w:id="2066" w:author="Author" w:date="2023-04-12T16:39:00Z">
        <w:r w:rsidRPr="002E20A3" w:rsidDel="00A35598">
          <w:rPr>
            <w:rFonts w:cstheme="minorHAnsi"/>
            <w:lang w:val="en-GB"/>
          </w:rPr>
          <w:delText xml:space="preserve"> to the cover page</w:delText>
        </w:r>
      </w:del>
      <w:r w:rsidRPr="002E20A3">
        <w:rPr>
          <w:rFonts w:cstheme="minorHAnsi"/>
          <w:lang w:val="en-GB"/>
        </w:rPr>
        <w:t xml:space="preserve">. You can explain to the participants that </w:t>
      </w:r>
      <w:r w:rsidR="0030048F" w:rsidRPr="002E20A3">
        <w:rPr>
          <w:rFonts w:cstheme="minorHAnsi"/>
          <w:lang w:val="en-GB"/>
        </w:rPr>
        <w:t>they</w:t>
      </w:r>
      <w:r w:rsidR="00134455" w:rsidRPr="002E20A3">
        <w:rPr>
          <w:rFonts w:cstheme="minorHAnsi"/>
          <w:lang w:val="en-GB"/>
        </w:rPr>
        <w:t xml:space="preserve"> will</w:t>
      </w:r>
      <w:r w:rsidRPr="002E20A3">
        <w:rPr>
          <w:rFonts w:cstheme="minorHAnsi"/>
          <w:lang w:val="en-GB"/>
        </w:rPr>
        <w:t xml:space="preserve"> </w:t>
      </w:r>
      <w:r w:rsidR="0030048F" w:rsidRPr="002E20A3">
        <w:rPr>
          <w:rFonts w:cstheme="minorHAnsi"/>
          <w:lang w:val="en-GB"/>
        </w:rPr>
        <w:t xml:space="preserve">soon </w:t>
      </w:r>
      <w:del w:id="2067" w:author="Author" w:date="2023-04-12T16:39:00Z">
        <w:r w:rsidRPr="002E20A3" w:rsidDel="00A35598">
          <w:rPr>
            <w:rFonts w:cstheme="minorHAnsi"/>
            <w:lang w:val="en-GB"/>
          </w:rPr>
          <w:delText>do</w:delText>
        </w:r>
      </w:del>
      <w:ins w:id="2068" w:author="Author" w:date="2023-04-12T16:39:00Z">
        <w:r w:rsidR="00A35598">
          <w:rPr>
            <w:rFonts w:cstheme="minorHAnsi"/>
            <w:lang w:val="en-GB"/>
          </w:rPr>
          <w:t>conduct</w:t>
        </w:r>
      </w:ins>
      <w:r w:rsidRPr="002E20A3">
        <w:rPr>
          <w:rFonts w:cstheme="minorHAnsi"/>
          <w:lang w:val="en-GB"/>
        </w:rPr>
        <w:t xml:space="preserve"> a practical exercise on how to carry out gender-responsive planning for military operations. </w:t>
      </w:r>
      <w:r w:rsidR="0030048F" w:rsidRPr="002E20A3">
        <w:rPr>
          <w:rFonts w:cstheme="minorHAnsi"/>
          <w:lang w:val="en-GB"/>
        </w:rPr>
        <w:t>However, before beginning this exercise, you will run through a brief presentation</w:t>
      </w:r>
      <w:r w:rsidR="002E20A3">
        <w:rPr>
          <w:rFonts w:cstheme="minorHAnsi"/>
          <w:lang w:val="en-GB"/>
        </w:rPr>
        <w:t xml:space="preserve"> – </w:t>
      </w:r>
      <w:r w:rsidR="0030048F" w:rsidRPr="002E20A3">
        <w:rPr>
          <w:rFonts w:cstheme="minorHAnsi"/>
          <w:lang w:val="en-GB"/>
        </w:rPr>
        <w:t>as a refresher</w:t>
      </w:r>
      <w:r w:rsidR="002E20A3">
        <w:rPr>
          <w:rFonts w:cstheme="minorHAnsi"/>
          <w:lang w:val="en-GB"/>
        </w:rPr>
        <w:t xml:space="preserve"> – </w:t>
      </w:r>
      <w:r w:rsidR="0030048F" w:rsidRPr="002E20A3">
        <w:rPr>
          <w:rFonts w:cstheme="minorHAnsi"/>
          <w:lang w:val="en-GB"/>
        </w:rPr>
        <w:t xml:space="preserve">on how to mainstream gender into </w:t>
      </w:r>
      <w:r w:rsidR="009A533F" w:rsidRPr="002E20A3">
        <w:rPr>
          <w:rFonts w:cstheme="minorHAnsi"/>
          <w:lang w:val="en-GB"/>
        </w:rPr>
        <w:t xml:space="preserve">the work of the </w:t>
      </w:r>
      <w:r w:rsidR="0030048F" w:rsidRPr="002E20A3">
        <w:rPr>
          <w:rFonts w:cstheme="minorHAnsi"/>
          <w:lang w:val="en-GB"/>
        </w:rPr>
        <w:t xml:space="preserve">military. </w:t>
      </w:r>
    </w:p>
    <w:p w14:paraId="02E28FC1" w14:textId="10FA6556" w:rsidR="00C72525" w:rsidRPr="002E20A3" w:rsidRDefault="007C482A" w:rsidP="00C72525">
      <w:pPr>
        <w:jc w:val="both"/>
        <w:rPr>
          <w:rFonts w:cstheme="minorHAnsi"/>
          <w:lang w:val="en-GB"/>
        </w:rPr>
      </w:pPr>
      <w:r w:rsidRPr="002E20A3">
        <w:rPr>
          <w:rFonts w:cstheme="minorHAnsi"/>
          <w:lang w:val="en-GB"/>
        </w:rPr>
        <w:t xml:space="preserve">To begin </w:t>
      </w:r>
      <w:ins w:id="2069" w:author="Author" w:date="2023-04-12T16:40:00Z">
        <w:r w:rsidR="00A35598">
          <w:rPr>
            <w:rFonts w:cstheme="minorHAnsi"/>
            <w:lang w:val="en-GB"/>
          </w:rPr>
          <w:t xml:space="preserve">the </w:t>
        </w:r>
      </w:ins>
      <w:r w:rsidRPr="002E20A3">
        <w:rPr>
          <w:rFonts w:cstheme="minorHAnsi"/>
          <w:lang w:val="en-GB"/>
        </w:rPr>
        <w:t>discussion</w:t>
      </w:r>
      <w:del w:id="2070" w:author="Author" w:date="2023-04-12T16:40:00Z">
        <w:r w:rsidRPr="002E20A3" w:rsidDel="00A35598">
          <w:rPr>
            <w:rFonts w:cstheme="minorHAnsi"/>
            <w:lang w:val="en-GB"/>
          </w:rPr>
          <w:delText>s</w:delText>
        </w:r>
      </w:del>
      <w:r w:rsidR="00C72525" w:rsidRPr="002E20A3">
        <w:rPr>
          <w:rFonts w:cstheme="minorHAnsi"/>
          <w:lang w:val="en-GB"/>
        </w:rPr>
        <w:t>, you could ask participants if they have engaged in military planning. Many of them will probably say that they have</w:t>
      </w:r>
      <w:r w:rsidR="00657889" w:rsidRPr="002E20A3">
        <w:rPr>
          <w:rFonts w:cstheme="minorHAnsi"/>
          <w:lang w:val="en-GB"/>
        </w:rPr>
        <w:t>, as this case</w:t>
      </w:r>
      <w:del w:id="2071" w:author="Author" w:date="2023-04-12T16:40:00Z">
        <w:r w:rsidR="00657889" w:rsidRPr="002E20A3" w:rsidDel="00A35598">
          <w:rPr>
            <w:rFonts w:cstheme="minorHAnsi"/>
            <w:lang w:val="en-GB"/>
          </w:rPr>
          <w:delText>-</w:delText>
        </w:r>
      </w:del>
      <w:ins w:id="2072" w:author="Author" w:date="2023-04-12T16:40:00Z">
        <w:r w:rsidR="00A35598">
          <w:rPr>
            <w:rFonts w:cstheme="minorHAnsi"/>
            <w:lang w:val="en-GB"/>
          </w:rPr>
          <w:t xml:space="preserve"> </w:t>
        </w:r>
      </w:ins>
      <w:r w:rsidR="00657889" w:rsidRPr="002E20A3">
        <w:rPr>
          <w:rFonts w:cstheme="minorHAnsi"/>
          <w:lang w:val="en-GB"/>
        </w:rPr>
        <w:t>study is intended for planners and commanders in infantry battalions</w:t>
      </w:r>
      <w:r w:rsidR="00C72525" w:rsidRPr="002E20A3">
        <w:rPr>
          <w:rFonts w:cstheme="minorHAnsi"/>
          <w:lang w:val="en-GB"/>
        </w:rPr>
        <w:t xml:space="preserve">. Then ask participants if they have carried out gender-responsive planning or if they have integrated gender considerations into their planning processes. There is a chance that many may reply that they have not. If some participants have carried out gender-responsive planning, you can invite them to briefly share their experience. </w:t>
      </w:r>
    </w:p>
    <w:p w14:paraId="08E948AE" w14:textId="77777777" w:rsidR="00967DC1" w:rsidRPr="002E20A3" w:rsidRDefault="00967DC1" w:rsidP="00C72525">
      <w:pPr>
        <w:jc w:val="both"/>
        <w:rPr>
          <w:rFonts w:cstheme="minorHAnsi"/>
          <w:lang w:val="en-GB"/>
        </w:rPr>
      </w:pPr>
    </w:p>
    <w:p w14:paraId="4962FE6C" w14:textId="77777777" w:rsidR="00C72525" w:rsidRPr="002E20A3" w:rsidRDefault="00C72525" w:rsidP="00DC34BB">
      <w:pPr>
        <w:pStyle w:val="InSectionHeading1"/>
        <w:rPr>
          <w:rStyle w:val="IntenseEmphasis"/>
          <w:i w:val="0"/>
          <w:iCs w:val="0"/>
          <w:color w:val="auto"/>
          <w:lang w:val="en-GB"/>
        </w:rPr>
      </w:pPr>
      <w:r w:rsidRPr="002E20A3">
        <w:rPr>
          <w:rStyle w:val="IntenseEmphasis"/>
          <w:i w:val="0"/>
          <w:iCs w:val="0"/>
          <w:color w:val="auto"/>
          <w:lang w:val="en-GB"/>
        </w:rPr>
        <w:t>PRESENTATION</w:t>
      </w:r>
    </w:p>
    <w:p w14:paraId="75C74B2D" w14:textId="4A951B5E" w:rsidR="00C72525" w:rsidRPr="002E20A3" w:rsidRDefault="00203DC3" w:rsidP="00203DC3">
      <w:pPr>
        <w:jc w:val="both"/>
        <w:rPr>
          <w:rFonts w:cstheme="minorHAnsi"/>
          <w:lang w:val="en-GB"/>
        </w:rPr>
      </w:pPr>
      <w:r w:rsidRPr="002E20A3">
        <w:rPr>
          <w:rFonts w:cstheme="minorHAnsi"/>
          <w:lang w:val="en-GB"/>
        </w:rPr>
        <w:t xml:space="preserve">Following this initial discussion, you can now </w:t>
      </w:r>
      <w:del w:id="2073" w:author="Author" w:date="2023-04-12T16:40:00Z">
        <w:r w:rsidRPr="002E20A3" w:rsidDel="00A35598">
          <w:rPr>
            <w:rFonts w:cstheme="minorHAnsi"/>
            <w:lang w:val="en-GB"/>
          </w:rPr>
          <w:delText xml:space="preserve">proceed to </w:delText>
        </w:r>
      </w:del>
      <w:r w:rsidRPr="002E20A3">
        <w:rPr>
          <w:rFonts w:cstheme="minorHAnsi"/>
          <w:lang w:val="en-GB"/>
        </w:rPr>
        <w:t xml:space="preserve">go through the slides </w:t>
      </w:r>
      <w:del w:id="2074" w:author="Author" w:date="2023-04-12T16:41:00Z">
        <w:r w:rsidRPr="002E20A3" w:rsidDel="00A35598">
          <w:rPr>
            <w:rFonts w:cstheme="minorHAnsi"/>
            <w:lang w:val="en-GB"/>
          </w:rPr>
          <w:delText xml:space="preserve">that are included in </w:delText>
        </w:r>
      </w:del>
      <w:ins w:id="2075" w:author="Author" w:date="2023-04-12T16:41:00Z">
        <w:r w:rsidR="00A35598">
          <w:rPr>
            <w:rFonts w:cstheme="minorHAnsi"/>
            <w:lang w:val="en-GB"/>
          </w:rPr>
          <w:t xml:space="preserve">of the </w:t>
        </w:r>
      </w:ins>
      <w:r w:rsidR="007B7637" w:rsidRPr="002E20A3">
        <w:rPr>
          <w:rFonts w:cstheme="minorHAnsi"/>
          <w:lang w:val="en-GB"/>
        </w:rPr>
        <w:t>Power</w:t>
      </w:r>
      <w:r w:rsidR="00127D94" w:rsidRPr="002E20A3">
        <w:rPr>
          <w:rFonts w:cstheme="minorHAnsi"/>
          <w:lang w:val="en-GB"/>
        </w:rPr>
        <w:t>P</w:t>
      </w:r>
      <w:r w:rsidR="007B7637" w:rsidRPr="002E20A3">
        <w:rPr>
          <w:rFonts w:cstheme="minorHAnsi"/>
          <w:lang w:val="en-GB"/>
        </w:rPr>
        <w:t xml:space="preserve">oint </w:t>
      </w:r>
      <w:r w:rsidRPr="002E20A3">
        <w:rPr>
          <w:rFonts w:cstheme="minorHAnsi"/>
          <w:lang w:val="en-GB"/>
        </w:rPr>
        <w:t>presentation</w:t>
      </w:r>
      <w:del w:id="2076" w:author="Author" w:date="2023-04-12T16:53:00Z">
        <w:r w:rsidRPr="002E20A3" w:rsidDel="00256C52">
          <w:rPr>
            <w:rFonts w:cstheme="minorHAnsi"/>
            <w:lang w:val="en-GB"/>
          </w:rPr>
          <w:delText xml:space="preserve"> </w:delText>
        </w:r>
        <w:r w:rsidR="007B7637" w:rsidRPr="002E20A3" w:rsidDel="00256C52">
          <w:rPr>
            <w:rFonts w:cstheme="minorHAnsi"/>
            <w:lang w:val="en-GB"/>
          </w:rPr>
          <w:delText xml:space="preserve">1.1 </w:delText>
        </w:r>
        <w:r w:rsidR="00671D0A" w:rsidRPr="002E20A3" w:rsidDel="00256C52">
          <w:rPr>
            <w:rFonts w:cstheme="minorHAnsi"/>
            <w:lang w:val="en-GB"/>
          </w:rPr>
          <w:delText>(Integrating gender into the work of the military)</w:delText>
        </w:r>
      </w:del>
      <w:r w:rsidR="00671D0A" w:rsidRPr="002E20A3">
        <w:rPr>
          <w:rFonts w:cstheme="minorHAnsi"/>
          <w:lang w:val="en-GB"/>
        </w:rPr>
        <w:t xml:space="preserve"> </w:t>
      </w:r>
      <w:r w:rsidRPr="002E20A3">
        <w:rPr>
          <w:rFonts w:cstheme="minorHAnsi"/>
          <w:lang w:val="en-GB"/>
        </w:rPr>
        <w:t>to explain the concepts and policy framework related to gender, why gender is important to the work of the military and how gender could be integrated into th</w:t>
      </w:r>
      <w:ins w:id="2077" w:author="Author" w:date="2023-04-12T16:53:00Z">
        <w:r w:rsidR="009A0756">
          <w:rPr>
            <w:rFonts w:cstheme="minorHAnsi"/>
            <w:lang w:val="en-GB"/>
          </w:rPr>
          <w:t>at</w:t>
        </w:r>
      </w:ins>
      <w:del w:id="2078" w:author="Author" w:date="2023-04-12T16:53:00Z">
        <w:r w:rsidRPr="002E20A3" w:rsidDel="009A0756">
          <w:rPr>
            <w:rFonts w:cstheme="minorHAnsi"/>
            <w:lang w:val="en-GB"/>
          </w:rPr>
          <w:delText>e</w:delText>
        </w:r>
      </w:del>
      <w:r w:rsidRPr="002E20A3">
        <w:rPr>
          <w:rFonts w:cstheme="minorHAnsi"/>
          <w:lang w:val="en-GB"/>
        </w:rPr>
        <w:t xml:space="preserve"> work</w:t>
      </w:r>
      <w:del w:id="2079" w:author="Author" w:date="2023-04-12T16:53:00Z">
        <w:r w:rsidRPr="002E20A3" w:rsidDel="009A0756">
          <w:rPr>
            <w:rFonts w:cstheme="minorHAnsi"/>
            <w:lang w:val="en-GB"/>
          </w:rPr>
          <w:delText xml:space="preserve"> of the military</w:delText>
        </w:r>
      </w:del>
      <w:r w:rsidRPr="002E20A3">
        <w:rPr>
          <w:rFonts w:cstheme="minorHAnsi"/>
          <w:lang w:val="en-GB"/>
        </w:rPr>
        <w:t xml:space="preserve">. Explain that this brief presentation will serve as a refresher </w:t>
      </w:r>
      <w:ins w:id="2080" w:author="Author" w:date="2023-04-12T16:53:00Z">
        <w:r w:rsidR="009A0756">
          <w:rPr>
            <w:rFonts w:cstheme="minorHAnsi"/>
            <w:lang w:val="en-GB"/>
          </w:rPr>
          <w:t>in order</w:t>
        </w:r>
      </w:ins>
      <w:ins w:id="2081" w:author="Author" w:date="2023-04-12T16:54:00Z">
        <w:r w:rsidR="009A0756">
          <w:rPr>
            <w:rFonts w:cstheme="minorHAnsi"/>
            <w:lang w:val="en-GB"/>
          </w:rPr>
          <w:t xml:space="preserve"> </w:t>
        </w:r>
      </w:ins>
      <w:r w:rsidRPr="002E20A3">
        <w:rPr>
          <w:rFonts w:cstheme="minorHAnsi"/>
          <w:lang w:val="en-GB"/>
        </w:rPr>
        <w:t xml:space="preserve">to reinforce what they have already learned. </w:t>
      </w:r>
      <w:r w:rsidR="00C72525" w:rsidRPr="002E20A3">
        <w:rPr>
          <w:rFonts w:cstheme="minorHAnsi"/>
          <w:lang w:val="en-GB"/>
        </w:rPr>
        <w:t xml:space="preserve">Talking points are included in the notes pages of each slide and can be used as a guide. Make sure to encourage participants to share their personal experiences on the topic and clarify any questions that they may have. </w:t>
      </w:r>
    </w:p>
    <w:p w14:paraId="6EBA0ECB" w14:textId="77777777" w:rsidR="00C72525" w:rsidRPr="002E20A3" w:rsidRDefault="00C72525" w:rsidP="00C72525">
      <w:pPr>
        <w:jc w:val="both"/>
        <w:rPr>
          <w:rFonts w:cstheme="minorHAnsi"/>
          <w:lang w:val="en-GB"/>
        </w:rPr>
      </w:pPr>
      <w:r w:rsidRPr="002E20A3">
        <w:rPr>
          <w:rFonts w:cstheme="minorHAnsi"/>
          <w:lang w:val="en-GB"/>
        </w:rPr>
        <w:t xml:space="preserve">Once you have gone through the presentation, explain to the participants that they will now have a short break (15 minutes). After the break, they will work in groups on a practical exercise. </w:t>
      </w:r>
    </w:p>
    <w:p w14:paraId="72D67F40" w14:textId="77777777" w:rsidR="00C72525" w:rsidRPr="002E20A3" w:rsidRDefault="00C72525" w:rsidP="00C72525">
      <w:pPr>
        <w:jc w:val="both"/>
        <w:rPr>
          <w:rFonts w:cstheme="minorHAnsi"/>
          <w:lang w:val="en-GB"/>
        </w:rPr>
      </w:pPr>
    </w:p>
    <w:p w14:paraId="29DC9DAE" w14:textId="3C162787" w:rsidR="00C72525" w:rsidRPr="002E20A3" w:rsidRDefault="00C72525" w:rsidP="00C72525">
      <w:pPr>
        <w:jc w:val="both"/>
        <w:rPr>
          <w:rFonts w:cstheme="minorHAnsi"/>
          <w:lang w:val="en-GB"/>
        </w:rPr>
      </w:pPr>
      <w:r w:rsidRPr="002E20A3">
        <w:rPr>
          <w:rFonts w:cstheme="minorHAnsi"/>
          <w:b/>
          <w:bCs/>
          <w:noProof/>
          <w:lang w:val="en-GB"/>
        </w:rPr>
        <w:drawing>
          <wp:anchor distT="0" distB="0" distL="114300" distR="114300" simplePos="0" relativeHeight="251658256" behindDoc="0" locked="0" layoutInCell="1" allowOverlap="1" wp14:anchorId="39ECCFA4" wp14:editId="4CE69900">
            <wp:simplePos x="0" y="0"/>
            <wp:positionH relativeFrom="column">
              <wp:posOffset>-508000</wp:posOffset>
            </wp:positionH>
            <wp:positionV relativeFrom="paragraph">
              <wp:posOffset>5715</wp:posOffset>
            </wp:positionV>
            <wp:extent cx="336550" cy="329682"/>
            <wp:effectExtent l="0" t="0" r="635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20A3">
        <w:rPr>
          <w:rFonts w:cstheme="minorHAnsi"/>
          <w:b/>
          <w:bCs/>
          <w:lang w:val="en-GB"/>
        </w:rPr>
        <w:t>Note!</w:t>
      </w:r>
      <w:r w:rsidRPr="002E20A3">
        <w:rPr>
          <w:rFonts w:cstheme="minorHAnsi"/>
          <w:lang w:val="en-GB"/>
        </w:rPr>
        <w:t xml:space="preserve"> If you do not have sufficient time to respond to a question, or if you feel that it is better dealt with during or after the exercise, write down the question on a </w:t>
      </w:r>
      <w:del w:id="2082" w:author="Amy FRUCHTER" w:date="2023-04-14T12:40:00Z">
        <w:r w:rsidRPr="002E20A3" w:rsidDel="00D462A2">
          <w:rPr>
            <w:rFonts w:cstheme="minorHAnsi"/>
            <w:lang w:val="en-GB"/>
          </w:rPr>
          <w:delText>flipchart</w:delText>
        </w:r>
      </w:del>
      <w:ins w:id="2083" w:author="Amy FRUCHTER" w:date="2023-04-14T12:40:00Z">
        <w:r w:rsidR="00D462A2">
          <w:rPr>
            <w:rFonts w:cstheme="minorHAnsi"/>
            <w:lang w:val="en-GB"/>
          </w:rPr>
          <w:t>flip chart</w:t>
        </w:r>
      </w:ins>
      <w:r w:rsidRPr="002E20A3">
        <w:rPr>
          <w:rFonts w:cstheme="minorHAnsi"/>
          <w:lang w:val="en-GB"/>
        </w:rPr>
        <w:t xml:space="preserve"> and explain to participants that </w:t>
      </w:r>
      <w:r w:rsidR="00134455" w:rsidRPr="002E20A3">
        <w:rPr>
          <w:rFonts w:cstheme="minorHAnsi"/>
          <w:lang w:val="en-GB"/>
        </w:rPr>
        <w:t>you will</w:t>
      </w:r>
      <w:r w:rsidRPr="002E20A3">
        <w:rPr>
          <w:rFonts w:cstheme="minorHAnsi"/>
          <w:lang w:val="en-GB"/>
        </w:rPr>
        <w:t xml:space="preserve"> revisit the question at a later stage. </w:t>
      </w:r>
    </w:p>
    <w:p w14:paraId="0F99F78D" w14:textId="77777777" w:rsidR="00C72525" w:rsidRPr="002E20A3" w:rsidRDefault="00C72525" w:rsidP="00C72525">
      <w:pPr>
        <w:jc w:val="both"/>
        <w:rPr>
          <w:rFonts w:cstheme="minorHAnsi"/>
          <w:lang w:val="en-GB"/>
        </w:rPr>
      </w:pPr>
    </w:p>
    <w:p w14:paraId="20BA9FCF" w14:textId="283B86E5" w:rsidR="00C72525" w:rsidRPr="002E20A3" w:rsidRDefault="00C72525" w:rsidP="00C72525">
      <w:pPr>
        <w:rPr>
          <w:rFonts w:cstheme="minorHAnsi"/>
          <w:b/>
          <w:bCs/>
          <w:lang w:val="en-GB"/>
        </w:rPr>
      </w:pPr>
      <w:r w:rsidRPr="002E20A3">
        <w:rPr>
          <w:rFonts w:cstheme="minorHAnsi"/>
          <w:b/>
          <w:bCs/>
          <w:lang w:val="en-GB"/>
        </w:rPr>
        <w:t>BREAK</w:t>
      </w:r>
      <w:commentRangeStart w:id="2084"/>
      <w:r w:rsidRPr="002E20A3">
        <w:rPr>
          <w:rFonts w:cstheme="minorHAnsi"/>
          <w:b/>
          <w:bCs/>
          <w:lang w:val="en-GB"/>
        </w:rPr>
        <w:t xml:space="preserve">: 15 </w:t>
      </w:r>
      <w:ins w:id="2085" w:author="Author" w:date="2023-04-12T16:54:00Z">
        <w:r w:rsidR="009A0756">
          <w:rPr>
            <w:rFonts w:cstheme="minorHAnsi"/>
            <w:b/>
            <w:bCs/>
            <w:lang w:val="en-GB"/>
          </w:rPr>
          <w:t>minutes</w:t>
        </w:r>
      </w:ins>
      <w:del w:id="2086" w:author="Author" w:date="2023-04-12T16:54:00Z">
        <w:r w:rsidRPr="002E20A3" w:rsidDel="009A0756">
          <w:rPr>
            <w:rFonts w:cstheme="minorHAnsi"/>
            <w:b/>
            <w:bCs/>
            <w:lang w:val="en-GB"/>
          </w:rPr>
          <w:delText>MINUTES</w:delText>
        </w:r>
      </w:del>
      <w:commentRangeEnd w:id="2084"/>
      <w:r w:rsidR="009A0756">
        <w:rPr>
          <w:rStyle w:val="CommentReference"/>
        </w:rPr>
        <w:commentReference w:id="2084"/>
      </w:r>
    </w:p>
    <w:p w14:paraId="171675EA" w14:textId="77777777" w:rsidR="00C72525" w:rsidRPr="002E20A3" w:rsidRDefault="00C72525" w:rsidP="00DC34BB">
      <w:pPr>
        <w:pStyle w:val="InSectionHeading1"/>
        <w:rPr>
          <w:rStyle w:val="IntenseEmphasis"/>
          <w:i w:val="0"/>
          <w:iCs w:val="0"/>
          <w:color w:val="auto"/>
          <w:lang w:val="en-GB"/>
        </w:rPr>
      </w:pPr>
      <w:r w:rsidRPr="002E20A3">
        <w:rPr>
          <w:lang w:val="en-GB"/>
        </w:rPr>
        <w:t>BREAKOUT GROUPS</w:t>
      </w:r>
    </w:p>
    <w:p w14:paraId="4299E380" w14:textId="19280B3C" w:rsidR="0030522E" w:rsidRPr="002E20A3" w:rsidRDefault="0005414F" w:rsidP="0030522E">
      <w:pPr>
        <w:jc w:val="both"/>
        <w:rPr>
          <w:rFonts w:cstheme="minorHAnsi"/>
          <w:lang w:val="en-GB"/>
        </w:rPr>
      </w:pPr>
      <w:del w:id="2087" w:author="Amy FRUCHTER" w:date="2023-03-20T07:30:00Z">
        <w:r w:rsidRPr="00373BA1" w:rsidDel="00E14C7B">
          <w:rPr>
            <w:rFonts w:cstheme="minorHAnsi"/>
            <w:lang w:val="en-GB"/>
          </w:rPr>
          <w:delText xml:space="preserve">During </w:delText>
        </w:r>
      </w:del>
      <w:ins w:id="2088" w:author="Amy FRUCHTER" w:date="2023-03-20T07:30:00Z">
        <w:r w:rsidRPr="00373BA1">
          <w:rPr>
            <w:rFonts w:cstheme="minorHAnsi"/>
            <w:lang w:val="en-GB"/>
          </w:rPr>
          <w:t xml:space="preserve">While participants are on </w:t>
        </w:r>
      </w:ins>
      <w:r w:rsidRPr="00373BA1">
        <w:rPr>
          <w:rFonts w:cstheme="minorHAnsi"/>
          <w:lang w:val="en-GB"/>
        </w:rPr>
        <w:t>the</w:t>
      </w:r>
      <w:ins w:id="2089" w:author="Amy FRUCHTER" w:date="2023-03-20T07:30:00Z">
        <w:r w:rsidRPr="00373BA1">
          <w:rPr>
            <w:rFonts w:cstheme="minorHAnsi"/>
            <w:lang w:val="en-GB"/>
          </w:rPr>
          <w:t>ir</w:t>
        </w:r>
      </w:ins>
      <w:r w:rsidRPr="00373BA1">
        <w:rPr>
          <w:rFonts w:cstheme="minorHAnsi"/>
          <w:lang w:val="en-GB"/>
        </w:rPr>
        <w:t xml:space="preserve"> break, you are advised to </w:t>
      </w:r>
      <w:del w:id="2090" w:author="Amy FRUCHTER" w:date="2023-03-20T07:30:00Z">
        <w:r w:rsidRPr="00373BA1" w:rsidDel="00E14C7B">
          <w:rPr>
            <w:rFonts w:cstheme="minorHAnsi"/>
            <w:lang w:val="en-GB"/>
          </w:rPr>
          <w:delText xml:space="preserve">put up </w:delText>
        </w:r>
      </w:del>
      <w:ins w:id="2091" w:author="Amy FRUCHTER" w:date="2023-03-20T07:30:00Z">
        <w:r w:rsidRPr="00373BA1">
          <w:rPr>
            <w:rFonts w:cstheme="minorHAnsi"/>
            <w:lang w:val="en-GB"/>
          </w:rPr>
          <w:t xml:space="preserve">display </w:t>
        </w:r>
      </w:ins>
      <w:r w:rsidR="0030522E" w:rsidRPr="002E20A3">
        <w:rPr>
          <w:rFonts w:cstheme="minorHAnsi"/>
          <w:lang w:val="en-GB"/>
        </w:rPr>
        <w:t xml:space="preserve">PowerPoint </w:t>
      </w:r>
      <w:del w:id="2092" w:author="Author" w:date="2023-04-12T16:55:00Z">
        <w:r w:rsidR="0030522E" w:rsidRPr="002E20A3" w:rsidDel="009A0756">
          <w:rPr>
            <w:rFonts w:cstheme="minorHAnsi"/>
            <w:lang w:val="en-GB"/>
          </w:rPr>
          <w:delText>P</w:delText>
        </w:r>
      </w:del>
      <w:ins w:id="2093" w:author="Author" w:date="2023-04-12T16:55:00Z">
        <w:r w:rsidR="009A0756">
          <w:rPr>
            <w:rFonts w:cstheme="minorHAnsi"/>
            <w:lang w:val="en-GB"/>
          </w:rPr>
          <w:t>p</w:t>
        </w:r>
      </w:ins>
      <w:r w:rsidR="0030522E" w:rsidRPr="002E20A3">
        <w:rPr>
          <w:rFonts w:cstheme="minorHAnsi"/>
          <w:lang w:val="en-GB"/>
        </w:rPr>
        <w:t>resentation 1.2 (Carrying out gender-responsive planning for military operations</w:t>
      </w:r>
      <w:r w:rsidR="002E20A3">
        <w:rPr>
          <w:rFonts w:cstheme="minorHAnsi"/>
          <w:lang w:val="en-GB"/>
        </w:rPr>
        <w:t xml:space="preserve"> – </w:t>
      </w:r>
      <w:r w:rsidR="0030522E" w:rsidRPr="002E20A3">
        <w:rPr>
          <w:rFonts w:cstheme="minorHAnsi"/>
          <w:lang w:val="en-GB"/>
        </w:rPr>
        <w:t xml:space="preserve">Moderated) on screen. </w:t>
      </w:r>
    </w:p>
    <w:p w14:paraId="53B63DB1" w14:textId="5FCA211C" w:rsidR="00C72525" w:rsidRPr="002E20A3" w:rsidRDefault="00C72525" w:rsidP="00C72525">
      <w:pPr>
        <w:jc w:val="both"/>
        <w:rPr>
          <w:rFonts w:cstheme="minorHAnsi"/>
          <w:lang w:val="en-GB"/>
        </w:rPr>
      </w:pPr>
      <w:r w:rsidRPr="002E20A3">
        <w:rPr>
          <w:rFonts w:cstheme="minorHAnsi"/>
          <w:lang w:val="en-GB"/>
        </w:rPr>
        <w:t>When participants are back from their break, divide participants into groups of 4 or 5, depending on the</w:t>
      </w:r>
      <w:del w:id="2094" w:author="Author" w:date="2023-04-12T16:55:00Z">
        <w:r w:rsidRPr="002E20A3" w:rsidDel="009A0756">
          <w:rPr>
            <w:rFonts w:cstheme="minorHAnsi"/>
            <w:lang w:val="en-GB"/>
          </w:rPr>
          <w:delText xml:space="preserve"> size of the training audience</w:delText>
        </w:r>
      </w:del>
      <w:ins w:id="2095" w:author="Author" w:date="2023-04-12T16:55:00Z">
        <w:r w:rsidR="009A0756" w:rsidRPr="009A0756">
          <w:rPr>
            <w:rFonts w:cstheme="minorHAnsi"/>
            <w:lang w:val="en-GB"/>
          </w:rPr>
          <w:t xml:space="preserve"> </w:t>
        </w:r>
        <w:r w:rsidR="009A0756">
          <w:rPr>
            <w:rFonts w:cstheme="minorHAnsi"/>
            <w:lang w:val="en-GB"/>
          </w:rPr>
          <w:t>total number of participants</w:t>
        </w:r>
      </w:ins>
      <w:r w:rsidRPr="002E20A3">
        <w:rPr>
          <w:rFonts w:cstheme="minorHAnsi"/>
          <w:lang w:val="en-GB"/>
        </w:rPr>
        <w:t xml:space="preserve">. Where possible, you should ensure </w:t>
      </w:r>
      <w:del w:id="2096" w:author="Author" w:date="2023-04-12T16:55:00Z">
        <w:r w:rsidRPr="002E20A3" w:rsidDel="009A0756">
          <w:rPr>
            <w:rFonts w:cstheme="minorHAnsi"/>
            <w:lang w:val="en-GB"/>
          </w:rPr>
          <w:delText>a healthy mix of male/ femal</w:delText>
        </w:r>
      </w:del>
      <w:del w:id="2097" w:author="Author" w:date="2023-04-12T16:56:00Z">
        <w:r w:rsidRPr="002E20A3" w:rsidDel="009A0756">
          <w:rPr>
            <w:rFonts w:cstheme="minorHAnsi"/>
            <w:lang w:val="en-GB"/>
          </w:rPr>
          <w:delText>e</w:delText>
        </w:r>
      </w:del>
      <w:ins w:id="2098" w:author="Author" w:date="2023-04-12T16:56:00Z">
        <w:r w:rsidR="009A0756">
          <w:rPr>
            <w:rFonts w:cstheme="minorHAnsi"/>
            <w:lang w:val="en-GB"/>
          </w:rPr>
          <w:t xml:space="preserve"> that me</w:t>
        </w:r>
        <w:del w:id="2099" w:author="Amy FRUCHTER" w:date="2023-04-14T13:33:00Z">
          <w:r w:rsidR="009A0756" w:rsidDel="00B8650D">
            <w:rPr>
              <w:rFonts w:cstheme="minorHAnsi"/>
              <w:lang w:val="en-GB"/>
            </w:rPr>
            <w:delText>a</w:delText>
          </w:r>
        </w:del>
        <w:r w:rsidR="009A0756">
          <w:rPr>
            <w:rFonts w:cstheme="minorHAnsi"/>
            <w:lang w:val="en-GB"/>
          </w:rPr>
          <w:t>n and women</w:t>
        </w:r>
      </w:ins>
      <w:r w:rsidRPr="002E20A3">
        <w:rPr>
          <w:rFonts w:cstheme="minorHAnsi"/>
          <w:lang w:val="en-GB"/>
        </w:rPr>
        <w:t xml:space="preserve"> participants</w:t>
      </w:r>
      <w:ins w:id="2100" w:author="Author" w:date="2023-04-12T16:56:00Z">
        <w:r w:rsidR="009A0756" w:rsidRPr="009A0756">
          <w:rPr>
            <w:rFonts w:cstheme="minorHAnsi"/>
            <w:lang w:val="en-GB"/>
          </w:rPr>
          <w:t xml:space="preserve"> </w:t>
        </w:r>
        <w:r w:rsidR="009A0756">
          <w:rPr>
            <w:rFonts w:cstheme="minorHAnsi"/>
            <w:lang w:val="en-GB"/>
          </w:rPr>
          <w:t>are evenly distributed among the breakout groups</w:t>
        </w:r>
      </w:ins>
      <w:r w:rsidRPr="002E20A3">
        <w:rPr>
          <w:rFonts w:cstheme="minorHAnsi"/>
          <w:lang w:val="en-GB"/>
        </w:rPr>
        <w:t>. You may want to group participants of a similar rank together in order to facilitate discussions within the group. This</w:t>
      </w:r>
      <w:r w:rsidR="00497F6F" w:rsidRPr="002E20A3">
        <w:rPr>
          <w:rFonts w:cstheme="minorHAnsi"/>
          <w:lang w:val="en-GB"/>
        </w:rPr>
        <w:t>,</w:t>
      </w:r>
      <w:r w:rsidRPr="002E20A3">
        <w:rPr>
          <w:rFonts w:cstheme="minorHAnsi"/>
          <w:lang w:val="en-GB"/>
        </w:rPr>
        <w:t xml:space="preserve"> however</w:t>
      </w:r>
      <w:r w:rsidR="00497F6F" w:rsidRPr="002E20A3">
        <w:rPr>
          <w:rFonts w:cstheme="minorHAnsi"/>
          <w:lang w:val="en-GB"/>
        </w:rPr>
        <w:t>,</w:t>
      </w:r>
      <w:r w:rsidRPr="002E20A3">
        <w:rPr>
          <w:rFonts w:cstheme="minorHAnsi"/>
          <w:lang w:val="en-GB"/>
        </w:rPr>
        <w:t xml:space="preserve"> will require prior information on participant profiles/ backgrounds. </w:t>
      </w:r>
    </w:p>
    <w:p w14:paraId="1169852C" w14:textId="7C9A08F0" w:rsidR="00C72525" w:rsidRPr="002E20A3" w:rsidRDefault="00C72525" w:rsidP="00C72525">
      <w:pPr>
        <w:jc w:val="both"/>
        <w:rPr>
          <w:rFonts w:cstheme="minorHAnsi"/>
          <w:lang w:val="en-GB"/>
        </w:rPr>
      </w:pPr>
      <w:r w:rsidRPr="002E20A3">
        <w:rPr>
          <w:rFonts w:cstheme="minorHAnsi"/>
          <w:b/>
          <w:bCs/>
          <w:noProof/>
          <w:lang w:val="en-GB"/>
        </w:rPr>
        <w:lastRenderedPageBreak/>
        <w:drawing>
          <wp:anchor distT="0" distB="0" distL="114300" distR="114300" simplePos="0" relativeHeight="251658274" behindDoc="0" locked="0" layoutInCell="1" allowOverlap="1" wp14:anchorId="45886759" wp14:editId="1CF18CB6">
            <wp:simplePos x="0" y="0"/>
            <wp:positionH relativeFrom="column">
              <wp:posOffset>-520504</wp:posOffset>
            </wp:positionH>
            <wp:positionV relativeFrom="paragraph">
              <wp:posOffset>6399</wp:posOffset>
            </wp:positionV>
            <wp:extent cx="336550" cy="329682"/>
            <wp:effectExtent l="0" t="0" r="635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20A3">
        <w:rPr>
          <w:rFonts w:cstheme="minorHAnsi"/>
          <w:b/>
          <w:bCs/>
          <w:lang w:val="en-GB"/>
        </w:rPr>
        <w:t>Note!</w:t>
      </w:r>
      <w:r w:rsidRPr="002E20A3">
        <w:rPr>
          <w:rFonts w:cstheme="minorHAnsi"/>
          <w:lang w:val="en-GB"/>
        </w:rPr>
        <w:t xml:space="preserve"> If the physical classroom setting does not offer the possibility of splitting the </w:t>
      </w:r>
      <w:del w:id="2101" w:author="Author" w:date="2023-04-12T16:56:00Z">
        <w:r w:rsidRPr="002E20A3" w:rsidDel="009A0756">
          <w:rPr>
            <w:rFonts w:cstheme="minorHAnsi"/>
            <w:lang w:val="en-GB"/>
          </w:rPr>
          <w:delText xml:space="preserve">larger plenum </w:delText>
        </w:r>
      </w:del>
      <w:ins w:id="2102" w:author="Author" w:date="2023-04-12T16:56:00Z">
        <w:r w:rsidR="009A0756">
          <w:rPr>
            <w:rFonts w:cstheme="minorHAnsi"/>
            <w:lang w:val="en-GB"/>
          </w:rPr>
          <w:t xml:space="preserve">participants </w:t>
        </w:r>
      </w:ins>
      <w:r w:rsidRPr="002E20A3">
        <w:rPr>
          <w:rFonts w:cstheme="minorHAnsi"/>
          <w:lang w:val="en-GB"/>
        </w:rPr>
        <w:t xml:space="preserve">into </w:t>
      </w:r>
      <w:del w:id="2103" w:author="Author" w:date="2023-04-12T16:56:00Z">
        <w:r w:rsidRPr="002E20A3" w:rsidDel="009A0756">
          <w:rPr>
            <w:rFonts w:cstheme="minorHAnsi"/>
            <w:lang w:val="en-GB"/>
          </w:rPr>
          <w:delText>separate</w:delText>
        </w:r>
      </w:del>
      <w:ins w:id="2104" w:author="Author" w:date="2023-04-12T16:56:00Z">
        <w:r w:rsidR="009A0756">
          <w:rPr>
            <w:rFonts w:cstheme="minorHAnsi"/>
            <w:lang w:val="en-GB"/>
          </w:rPr>
          <w:t>breakout</w:t>
        </w:r>
      </w:ins>
      <w:r w:rsidRPr="002E20A3">
        <w:rPr>
          <w:rFonts w:cstheme="minorHAnsi"/>
          <w:lang w:val="en-GB"/>
        </w:rPr>
        <w:t xml:space="preserve"> groups, please moderate an open group discussion with the entire class. </w:t>
      </w:r>
    </w:p>
    <w:p w14:paraId="1D38E1F0" w14:textId="45353859" w:rsidR="00C72525" w:rsidRPr="002E20A3" w:rsidRDefault="00C72525" w:rsidP="00DC34BB">
      <w:pPr>
        <w:pStyle w:val="InSectionHeading1"/>
        <w:spacing w:after="240"/>
        <w:rPr>
          <w:lang w:val="en-GB"/>
        </w:rPr>
      </w:pPr>
      <w:r w:rsidRPr="002E20A3">
        <w:rPr>
          <w:lang w:val="en-GB"/>
        </w:rPr>
        <w:t>EXERCISE</w:t>
      </w:r>
    </w:p>
    <w:p w14:paraId="2A406E8F" w14:textId="4D325101" w:rsidR="00C72525" w:rsidRPr="002E20A3" w:rsidRDefault="003C15A8" w:rsidP="00450E19">
      <w:pPr>
        <w:pStyle w:val="NoSpacing"/>
        <w:numPr>
          <w:ilvl w:val="0"/>
          <w:numId w:val="127"/>
        </w:numPr>
        <w:rPr>
          <w:b/>
          <w:bCs/>
          <w:lang w:val="en-GB"/>
        </w:rPr>
      </w:pPr>
      <w:r w:rsidRPr="002E20A3">
        <w:rPr>
          <w:b/>
          <w:bCs/>
          <w:lang w:val="en-GB"/>
        </w:rPr>
        <w:t xml:space="preserve">Introduction to exercise </w:t>
      </w:r>
    </w:p>
    <w:p w14:paraId="102F72E3" w14:textId="77777777" w:rsidR="0030522E" w:rsidRPr="002E20A3" w:rsidRDefault="0030522E" w:rsidP="00DC34BB">
      <w:pPr>
        <w:pStyle w:val="NoSpacing"/>
        <w:ind w:left="720"/>
        <w:rPr>
          <w:lang w:val="en-GB"/>
        </w:rPr>
      </w:pPr>
    </w:p>
    <w:p w14:paraId="04DE2A89" w14:textId="5445F092" w:rsidR="00C72525" w:rsidRPr="002E20A3" w:rsidRDefault="0043687A" w:rsidP="00C72525">
      <w:pPr>
        <w:jc w:val="both"/>
        <w:rPr>
          <w:rFonts w:cstheme="minorHAnsi"/>
          <w:lang w:val="en-GB"/>
        </w:rPr>
      </w:pPr>
      <w:r w:rsidRPr="002E20A3">
        <w:rPr>
          <w:rFonts w:cstheme="minorHAnsi"/>
          <w:lang w:val="en-GB"/>
        </w:rPr>
        <w:t>When participants have been divided into groups, explain the learning objectives of the exercise</w:t>
      </w:r>
      <w:del w:id="2105" w:author="Author" w:date="2023-04-12T16:57:00Z">
        <w:r w:rsidRPr="002E20A3" w:rsidDel="009A0756">
          <w:rPr>
            <w:rFonts w:cstheme="minorHAnsi"/>
            <w:lang w:val="en-GB"/>
          </w:rPr>
          <w:delText xml:space="preserve"> to the </w:delText>
        </w:r>
        <w:r w:rsidR="0030522E" w:rsidRPr="002E20A3" w:rsidDel="009A0756">
          <w:rPr>
            <w:rFonts w:cstheme="minorHAnsi"/>
            <w:lang w:val="en-GB"/>
          </w:rPr>
          <w:delText>participants</w:delText>
        </w:r>
      </w:del>
      <w:r w:rsidRPr="002E20A3">
        <w:rPr>
          <w:rFonts w:cstheme="minorHAnsi"/>
          <w:lang w:val="en-GB"/>
        </w:rPr>
        <w:t xml:space="preserve">. </w:t>
      </w:r>
      <w:r w:rsidR="0030522E" w:rsidRPr="002E20A3">
        <w:rPr>
          <w:rFonts w:cstheme="minorHAnsi"/>
          <w:lang w:val="en-GB"/>
        </w:rPr>
        <w:t>At this stage, y</w:t>
      </w:r>
      <w:r w:rsidRPr="002E20A3">
        <w:rPr>
          <w:rFonts w:cstheme="minorHAnsi"/>
          <w:lang w:val="en-GB"/>
        </w:rPr>
        <w:t>ou can also introduce</w:t>
      </w:r>
      <w:r w:rsidR="00C72525" w:rsidRPr="002E20A3">
        <w:rPr>
          <w:rFonts w:cstheme="minorHAnsi"/>
          <w:lang w:val="en-GB"/>
        </w:rPr>
        <w:t xml:space="preserve"> the various documents that </w:t>
      </w:r>
      <w:del w:id="2106" w:author="Author" w:date="2023-04-12T16:57:00Z">
        <w:r w:rsidR="00C72525" w:rsidRPr="002E20A3" w:rsidDel="009A0756">
          <w:rPr>
            <w:rFonts w:cstheme="minorHAnsi"/>
            <w:lang w:val="en-GB"/>
          </w:rPr>
          <w:delText>were</w:delText>
        </w:r>
      </w:del>
      <w:ins w:id="2107" w:author="Author" w:date="2023-04-12T16:57:00Z">
        <w:r w:rsidR="009A0756">
          <w:rPr>
            <w:rFonts w:cstheme="minorHAnsi"/>
            <w:lang w:val="en-GB"/>
          </w:rPr>
          <w:t>have been</w:t>
        </w:r>
      </w:ins>
      <w:r w:rsidR="00C72525" w:rsidRPr="002E20A3">
        <w:rPr>
          <w:rFonts w:cstheme="minorHAnsi"/>
          <w:lang w:val="en-GB"/>
        </w:rPr>
        <w:t xml:space="preserve"> distributed:</w:t>
      </w:r>
    </w:p>
    <w:p w14:paraId="5A12814A" w14:textId="576E3802"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The </w:t>
      </w:r>
      <w:r w:rsidRPr="002E20A3">
        <w:rPr>
          <w:rFonts w:cstheme="minorHAnsi"/>
          <w:b/>
          <w:bCs/>
          <w:lang w:val="en-GB"/>
        </w:rPr>
        <w:t>C</w:t>
      </w:r>
      <w:ins w:id="2108" w:author="Author" w:date="2023-04-12T16:57:00Z">
        <w:r w:rsidR="009A0756">
          <w:rPr>
            <w:rFonts w:cstheme="minorHAnsi"/>
            <w:b/>
            <w:bCs/>
            <w:lang w:val="en-GB"/>
          </w:rPr>
          <w:t>arana</w:t>
        </w:r>
      </w:ins>
      <w:del w:id="2109" w:author="Author" w:date="2023-04-12T16:57:00Z">
        <w:r w:rsidRPr="002E20A3" w:rsidDel="009A0756">
          <w:rPr>
            <w:rFonts w:cstheme="minorHAnsi"/>
            <w:b/>
            <w:bCs/>
            <w:lang w:val="en-GB"/>
          </w:rPr>
          <w:delText>ARANA</w:delText>
        </w:r>
      </w:del>
      <w:r w:rsidRPr="002E20A3">
        <w:rPr>
          <w:rFonts w:cstheme="minorHAnsi"/>
          <w:b/>
          <w:bCs/>
          <w:lang w:val="en-GB"/>
        </w:rPr>
        <w:t xml:space="preserve"> country summary</w:t>
      </w:r>
      <w:r w:rsidRPr="002E20A3">
        <w:rPr>
          <w:rFonts w:cstheme="minorHAnsi"/>
          <w:lang w:val="en-GB"/>
        </w:rPr>
        <w:t xml:space="preserve"> provides a brief snapshot of the C</w:t>
      </w:r>
      <w:ins w:id="2110" w:author="Author" w:date="2023-04-12T16:57:00Z">
        <w:r w:rsidR="009A0756">
          <w:rPr>
            <w:rFonts w:cstheme="minorHAnsi"/>
            <w:lang w:val="en-GB"/>
          </w:rPr>
          <w:t>arana</w:t>
        </w:r>
      </w:ins>
      <w:del w:id="2111" w:author="Author" w:date="2023-04-12T16:57:00Z">
        <w:r w:rsidRPr="002E20A3" w:rsidDel="009A0756">
          <w:rPr>
            <w:rFonts w:cstheme="minorHAnsi"/>
            <w:lang w:val="en-GB"/>
          </w:rPr>
          <w:delText>ARANA</w:delText>
        </w:r>
      </w:del>
      <w:r w:rsidRPr="002E20A3">
        <w:rPr>
          <w:rFonts w:cstheme="minorHAnsi"/>
          <w:lang w:val="en-GB"/>
        </w:rPr>
        <w:t xml:space="preserve"> scenario that </w:t>
      </w:r>
      <w:del w:id="2112" w:author="Author" w:date="2023-04-12T16:57:00Z">
        <w:r w:rsidRPr="002E20A3" w:rsidDel="009A0756">
          <w:rPr>
            <w:rFonts w:cstheme="minorHAnsi"/>
            <w:lang w:val="en-GB"/>
          </w:rPr>
          <w:delText>they are</w:delText>
        </w:r>
      </w:del>
      <w:ins w:id="2113" w:author="Author" w:date="2023-04-12T16:57:00Z">
        <w:r w:rsidR="009A0756">
          <w:rPr>
            <w:rFonts w:cstheme="minorHAnsi"/>
            <w:lang w:val="en-GB"/>
          </w:rPr>
          <w:t>is</w:t>
        </w:r>
      </w:ins>
      <w:r w:rsidRPr="002E20A3">
        <w:rPr>
          <w:rFonts w:cstheme="minorHAnsi"/>
          <w:lang w:val="en-GB"/>
        </w:rPr>
        <w:t xml:space="preserve"> already familiar </w:t>
      </w:r>
      <w:ins w:id="2114" w:author="Author" w:date="2023-04-12T16:57:00Z">
        <w:r w:rsidR="009A0756">
          <w:rPr>
            <w:rFonts w:cstheme="minorHAnsi"/>
            <w:lang w:val="en-GB"/>
          </w:rPr>
          <w:t>to the participants,</w:t>
        </w:r>
      </w:ins>
      <w:ins w:id="2115" w:author="Author" w:date="2023-04-12T16:58:00Z">
        <w:r w:rsidR="009A0756">
          <w:rPr>
            <w:rFonts w:cstheme="minorHAnsi"/>
            <w:lang w:val="en-GB"/>
          </w:rPr>
          <w:t xml:space="preserve"> </w:t>
        </w:r>
      </w:ins>
      <w:r w:rsidRPr="002E20A3">
        <w:rPr>
          <w:rFonts w:cstheme="minorHAnsi"/>
          <w:lang w:val="en-GB"/>
        </w:rPr>
        <w:t>with</w:t>
      </w:r>
      <w:del w:id="2116" w:author="Author" w:date="2023-04-12T16:58:00Z">
        <w:r w:rsidRPr="002E20A3" w:rsidDel="009A0756">
          <w:rPr>
            <w:rFonts w:cstheme="minorHAnsi"/>
            <w:lang w:val="en-GB"/>
          </w:rPr>
          <w:delText>. The summary includes</w:delText>
        </w:r>
      </w:del>
      <w:r w:rsidRPr="002E20A3">
        <w:rPr>
          <w:rFonts w:cstheme="minorHAnsi"/>
          <w:lang w:val="en-GB"/>
        </w:rPr>
        <w:t xml:space="preserve"> key information rel</w:t>
      </w:r>
      <w:ins w:id="2117" w:author="Author" w:date="2023-04-12T16:58:00Z">
        <w:r w:rsidR="009A0756">
          <w:rPr>
            <w:rFonts w:cstheme="minorHAnsi"/>
            <w:lang w:val="en-GB"/>
          </w:rPr>
          <w:t>evant</w:t>
        </w:r>
      </w:ins>
      <w:del w:id="2118" w:author="Author" w:date="2023-04-12T16:58:00Z">
        <w:r w:rsidRPr="002E20A3" w:rsidDel="009A0756">
          <w:rPr>
            <w:rFonts w:cstheme="minorHAnsi"/>
            <w:lang w:val="en-GB"/>
          </w:rPr>
          <w:delText>ative</w:delText>
        </w:r>
      </w:del>
      <w:r w:rsidRPr="002E20A3">
        <w:rPr>
          <w:rFonts w:cstheme="minorHAnsi"/>
          <w:lang w:val="en-GB"/>
        </w:rPr>
        <w:t xml:space="preserve"> to the case study that is being worked on;</w:t>
      </w:r>
    </w:p>
    <w:p w14:paraId="12F6E494" w14:textId="5C5D72D4"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More information on the setting and context of the case study </w:t>
      </w:r>
      <w:del w:id="2119" w:author="Author" w:date="2023-04-12T16:58:00Z">
        <w:r w:rsidRPr="002E20A3" w:rsidDel="009A0756">
          <w:rPr>
            <w:rFonts w:cstheme="minorHAnsi"/>
            <w:lang w:val="en-GB"/>
          </w:rPr>
          <w:delText>are</w:delText>
        </w:r>
      </w:del>
      <w:ins w:id="2120" w:author="Author" w:date="2023-04-12T16:58:00Z">
        <w:r w:rsidR="009A0756">
          <w:rPr>
            <w:rFonts w:cstheme="minorHAnsi"/>
            <w:lang w:val="en-GB"/>
          </w:rPr>
          <w:t>is</w:t>
        </w:r>
      </w:ins>
      <w:r w:rsidRPr="002E20A3">
        <w:rPr>
          <w:rFonts w:cstheme="minorHAnsi"/>
          <w:lang w:val="en-GB"/>
        </w:rPr>
        <w:t xml:space="preserve"> included in the case study </w:t>
      </w:r>
      <w:r w:rsidRPr="002E20A3">
        <w:rPr>
          <w:rFonts w:cstheme="minorHAnsi"/>
          <w:b/>
          <w:bCs/>
          <w:lang w:val="en-GB"/>
        </w:rPr>
        <w:t>setting</w:t>
      </w:r>
      <w:r w:rsidRPr="002E20A3">
        <w:rPr>
          <w:rFonts w:cstheme="minorHAnsi"/>
          <w:lang w:val="en-GB"/>
        </w:rPr>
        <w:t>;</w:t>
      </w:r>
    </w:p>
    <w:p w14:paraId="24ABBC70" w14:textId="1A2D2B10"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Details of the task that needs to be carried out are explained in the </w:t>
      </w:r>
      <w:r w:rsidR="0030522E" w:rsidRPr="002E20A3">
        <w:rPr>
          <w:rFonts w:cstheme="minorHAnsi"/>
          <w:b/>
          <w:bCs/>
          <w:lang w:val="en-GB"/>
        </w:rPr>
        <w:t>exercise overview</w:t>
      </w:r>
      <w:r w:rsidRPr="002E20A3">
        <w:rPr>
          <w:rFonts w:cstheme="minorHAnsi"/>
          <w:lang w:val="en-GB"/>
        </w:rPr>
        <w:t xml:space="preserve">; </w:t>
      </w:r>
    </w:p>
    <w:p w14:paraId="6B68D0C7" w14:textId="31CC35DE"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The </w:t>
      </w:r>
      <w:del w:id="2121" w:author="Author" w:date="2023-04-12T16:59:00Z">
        <w:r w:rsidR="00A86788" w:rsidRPr="002E20A3" w:rsidDel="009A0756">
          <w:rPr>
            <w:rFonts w:cstheme="minorHAnsi"/>
            <w:b/>
            <w:bCs/>
            <w:lang w:val="en-GB"/>
          </w:rPr>
          <w:delText>C</w:delText>
        </w:r>
      </w:del>
      <w:ins w:id="2122" w:author="Author" w:date="2023-04-12T16:59:00Z">
        <w:r w:rsidR="009A0756">
          <w:rPr>
            <w:rFonts w:cstheme="minorHAnsi"/>
            <w:b/>
            <w:bCs/>
            <w:lang w:val="en-GB"/>
          </w:rPr>
          <w:t>c</w:t>
        </w:r>
      </w:ins>
      <w:r w:rsidR="00A86788" w:rsidRPr="002E20A3">
        <w:rPr>
          <w:rFonts w:cstheme="minorHAnsi"/>
          <w:b/>
          <w:bCs/>
          <w:lang w:val="en-GB"/>
        </w:rPr>
        <w:t>hecklist</w:t>
      </w:r>
      <w:r w:rsidRPr="002E20A3">
        <w:rPr>
          <w:rFonts w:cstheme="minorHAnsi"/>
          <w:lang w:val="en-GB"/>
        </w:rPr>
        <w:t xml:space="preserve"> serves as a guide for participants </w:t>
      </w:r>
      <w:del w:id="2123" w:author="Author" w:date="2023-04-12T16:59:00Z">
        <w:r w:rsidRPr="002E20A3" w:rsidDel="009A0756">
          <w:rPr>
            <w:rFonts w:cstheme="minorHAnsi"/>
            <w:lang w:val="en-GB"/>
          </w:rPr>
          <w:delText>when</w:delText>
        </w:r>
      </w:del>
      <w:ins w:id="2124" w:author="Author" w:date="2023-04-12T16:59:00Z">
        <w:r w:rsidR="009A0756">
          <w:rPr>
            <w:rFonts w:cstheme="minorHAnsi"/>
            <w:lang w:val="en-GB"/>
          </w:rPr>
          <w:t>as they</w:t>
        </w:r>
      </w:ins>
      <w:r w:rsidRPr="002E20A3">
        <w:rPr>
          <w:rFonts w:cstheme="minorHAnsi"/>
          <w:lang w:val="en-GB"/>
        </w:rPr>
        <w:t xml:space="preserve"> work</w:t>
      </w:r>
      <w:del w:id="2125" w:author="Author" w:date="2023-04-12T16:59:00Z">
        <w:r w:rsidRPr="002E20A3" w:rsidDel="009A0756">
          <w:rPr>
            <w:rFonts w:cstheme="minorHAnsi"/>
            <w:lang w:val="en-GB"/>
          </w:rPr>
          <w:delText>ing</w:delText>
        </w:r>
      </w:del>
      <w:r w:rsidRPr="002E20A3">
        <w:rPr>
          <w:rFonts w:cstheme="minorHAnsi"/>
          <w:lang w:val="en-GB"/>
        </w:rPr>
        <w:t xml:space="preserve"> on the case study;</w:t>
      </w:r>
    </w:p>
    <w:p w14:paraId="2F1E560F" w14:textId="0475B7F7"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The </w:t>
      </w:r>
      <w:r w:rsidRPr="002E20A3">
        <w:rPr>
          <w:rFonts w:cstheme="minorHAnsi"/>
          <w:b/>
          <w:bCs/>
          <w:lang w:val="en-GB"/>
        </w:rPr>
        <w:t>common analysis frameworks</w:t>
      </w:r>
      <w:r w:rsidRPr="002E20A3">
        <w:rPr>
          <w:rFonts w:cstheme="minorHAnsi"/>
          <w:lang w:val="en-GB"/>
        </w:rPr>
        <w:t xml:space="preserve"> document provides participants with a list of factors</w:t>
      </w:r>
      <w:r w:rsidR="009C3063" w:rsidRPr="002E20A3">
        <w:rPr>
          <w:rFonts w:cstheme="minorHAnsi"/>
          <w:lang w:val="en-GB"/>
        </w:rPr>
        <w:t xml:space="preserve"> – </w:t>
      </w:r>
      <w:r w:rsidRPr="002E20A3">
        <w:rPr>
          <w:rFonts w:cstheme="minorHAnsi"/>
          <w:lang w:val="en-GB"/>
        </w:rPr>
        <w:t>including gender-responsive elements</w:t>
      </w:r>
      <w:r w:rsidR="009C3063" w:rsidRPr="002E20A3">
        <w:rPr>
          <w:rFonts w:cstheme="minorHAnsi"/>
          <w:lang w:val="en-GB"/>
        </w:rPr>
        <w:t xml:space="preserve"> – </w:t>
      </w:r>
      <w:r w:rsidRPr="002E20A3">
        <w:rPr>
          <w:rFonts w:cstheme="minorHAnsi"/>
          <w:lang w:val="en-GB"/>
        </w:rPr>
        <w:t>that need to be taken into consideration when planning military operations.</w:t>
      </w:r>
      <w:r w:rsidR="00A936E7" w:rsidRPr="002E20A3">
        <w:rPr>
          <w:rFonts w:cstheme="minorHAnsi"/>
          <w:lang w:val="en-GB"/>
        </w:rPr>
        <w:t xml:space="preserve"> </w:t>
      </w:r>
    </w:p>
    <w:p w14:paraId="7B863D66" w14:textId="65D8AE89" w:rsidR="001947AE" w:rsidRPr="002E20A3" w:rsidRDefault="001947AE" w:rsidP="001947AE">
      <w:pPr>
        <w:jc w:val="both"/>
        <w:rPr>
          <w:rFonts w:cstheme="minorHAnsi"/>
          <w:lang w:val="en-GB"/>
        </w:rPr>
      </w:pPr>
      <w:r w:rsidRPr="002E20A3">
        <w:rPr>
          <w:rFonts w:cstheme="minorHAnsi"/>
          <w:lang w:val="en-GB"/>
        </w:rPr>
        <w:t xml:space="preserve">You can now go through </w:t>
      </w:r>
      <w:del w:id="2126" w:author="Author" w:date="2023-04-12T17:00:00Z">
        <w:r w:rsidR="0074414B" w:rsidRPr="002E20A3" w:rsidDel="009A0756">
          <w:rPr>
            <w:rFonts w:cstheme="minorHAnsi"/>
            <w:lang w:val="en-GB"/>
          </w:rPr>
          <w:delText>the rest of the</w:delText>
        </w:r>
        <w:r w:rsidR="002A401D" w:rsidRPr="002E20A3" w:rsidDel="009A0756">
          <w:rPr>
            <w:rFonts w:cstheme="minorHAnsi"/>
            <w:lang w:val="en-GB"/>
          </w:rPr>
          <w:delText xml:space="preserve"> </w:delText>
        </w:r>
      </w:del>
      <w:r w:rsidRPr="002E20A3">
        <w:rPr>
          <w:rFonts w:cstheme="minorHAnsi"/>
          <w:lang w:val="en-GB"/>
        </w:rPr>
        <w:t>PowerPoint presentation</w:t>
      </w:r>
      <w:r w:rsidR="007B7637" w:rsidRPr="002E20A3">
        <w:rPr>
          <w:rFonts w:cstheme="minorHAnsi"/>
          <w:lang w:val="en-GB"/>
        </w:rPr>
        <w:t xml:space="preserve"> 1.2</w:t>
      </w:r>
      <w:r w:rsidRPr="002E20A3">
        <w:rPr>
          <w:rFonts w:cstheme="minorHAnsi"/>
          <w:lang w:val="en-GB"/>
        </w:rPr>
        <w:t xml:space="preserve">. Briefly introduce the setting to the participants. Mention to them that more time will be given to </w:t>
      </w:r>
      <w:r w:rsidR="003450F4" w:rsidRPr="002E20A3">
        <w:rPr>
          <w:rFonts w:cstheme="minorHAnsi"/>
          <w:lang w:val="en-GB"/>
        </w:rPr>
        <w:t>read the setting</w:t>
      </w:r>
      <w:r w:rsidRPr="002E20A3">
        <w:rPr>
          <w:rFonts w:cstheme="minorHAnsi"/>
          <w:lang w:val="en-GB"/>
        </w:rPr>
        <w:t xml:space="preserve">. </w:t>
      </w:r>
      <w:del w:id="2127" w:author="Author" w:date="2023-04-12T17:00:00Z">
        <w:r w:rsidRPr="002E20A3" w:rsidDel="009A0756">
          <w:rPr>
            <w:rFonts w:cstheme="minorHAnsi"/>
            <w:lang w:val="en-GB"/>
          </w:rPr>
          <w:delText xml:space="preserve">There has been unrest in the city of CORMA and you have been tasked to plan an operation to ensure the Protection of Civilians. </w:delText>
        </w:r>
      </w:del>
    </w:p>
    <w:p w14:paraId="13DDAE6E" w14:textId="7FFAD0BB" w:rsidR="001947AE" w:rsidRPr="002E20A3" w:rsidRDefault="001947AE" w:rsidP="001947AE">
      <w:pPr>
        <w:jc w:val="both"/>
        <w:rPr>
          <w:rFonts w:cstheme="minorHAnsi"/>
          <w:lang w:val="en-GB"/>
        </w:rPr>
      </w:pPr>
      <w:r w:rsidRPr="002E20A3">
        <w:rPr>
          <w:rFonts w:cstheme="minorHAnsi"/>
          <w:lang w:val="en-GB"/>
        </w:rPr>
        <w:t xml:space="preserve">Now explain the task that needs to be carried out. </w:t>
      </w:r>
      <w:r w:rsidR="00C72525" w:rsidRPr="002E20A3">
        <w:rPr>
          <w:rFonts w:cstheme="minorHAnsi"/>
          <w:lang w:val="en-GB"/>
        </w:rPr>
        <w:t xml:space="preserve">Explain that </w:t>
      </w:r>
      <w:r w:rsidRPr="002E20A3">
        <w:rPr>
          <w:rFonts w:cstheme="minorHAnsi"/>
          <w:lang w:val="en-GB"/>
        </w:rPr>
        <w:t xml:space="preserve">participants </w:t>
      </w:r>
      <w:r w:rsidR="00C72525" w:rsidRPr="002E20A3">
        <w:rPr>
          <w:rFonts w:cstheme="minorHAnsi"/>
          <w:lang w:val="en-GB"/>
        </w:rPr>
        <w:t xml:space="preserve">have three options to choose from, following which they also need to answer </w:t>
      </w:r>
      <w:ins w:id="2128" w:author="Author" w:date="2023-04-12T17:01:00Z">
        <w:r w:rsidR="009A0756">
          <w:rPr>
            <w:rFonts w:cstheme="minorHAnsi"/>
            <w:lang w:val="en-GB"/>
          </w:rPr>
          <w:t xml:space="preserve">the </w:t>
        </w:r>
      </w:ins>
      <w:r w:rsidR="00C72525" w:rsidRPr="002E20A3">
        <w:rPr>
          <w:rFonts w:cstheme="minorHAnsi"/>
          <w:lang w:val="en-GB"/>
        </w:rPr>
        <w:t>other questions included in the task</w:t>
      </w:r>
      <w:ins w:id="2129" w:author="Author" w:date="2023-04-12T17:01:00Z">
        <w:r w:rsidR="009A0756">
          <w:rPr>
            <w:rFonts w:cstheme="minorHAnsi"/>
            <w:lang w:val="en-GB"/>
          </w:rPr>
          <w:t xml:space="preserve"> section</w:t>
        </w:r>
      </w:ins>
      <w:r w:rsidR="00E16097" w:rsidRPr="002E20A3">
        <w:rPr>
          <w:rFonts w:cstheme="minorHAnsi"/>
          <w:lang w:val="en-GB"/>
        </w:rPr>
        <w:t>.</w:t>
      </w:r>
      <w:r w:rsidRPr="002E20A3">
        <w:rPr>
          <w:rFonts w:cstheme="minorHAnsi"/>
          <w:lang w:val="en-GB"/>
        </w:rPr>
        <w:t xml:space="preserve"> Invite participants to use </w:t>
      </w:r>
      <w:ins w:id="2130" w:author="Author" w:date="2023-04-12T17:01:00Z">
        <w:r w:rsidR="009A0756">
          <w:rPr>
            <w:rFonts w:cstheme="minorHAnsi"/>
            <w:lang w:val="en-GB"/>
          </w:rPr>
          <w:t xml:space="preserve">the </w:t>
        </w:r>
      </w:ins>
      <w:r w:rsidRPr="002E20A3">
        <w:rPr>
          <w:rFonts w:cstheme="minorHAnsi"/>
          <w:lang w:val="en-GB"/>
        </w:rPr>
        <w:t xml:space="preserve">handouts provided during the session to assist them with the exercise. </w:t>
      </w:r>
    </w:p>
    <w:p w14:paraId="3C6E6B36" w14:textId="1E216ACA" w:rsidR="00BF5E25" w:rsidRPr="002E20A3" w:rsidRDefault="001947AE" w:rsidP="00C72525">
      <w:pPr>
        <w:jc w:val="both"/>
        <w:rPr>
          <w:rFonts w:cstheme="minorHAnsi"/>
          <w:lang w:val="en-GB"/>
        </w:rPr>
      </w:pPr>
      <w:r w:rsidRPr="002E20A3">
        <w:rPr>
          <w:rFonts w:cstheme="minorHAnsi"/>
          <w:lang w:val="en-GB"/>
        </w:rPr>
        <w:t xml:space="preserve"> </w:t>
      </w:r>
    </w:p>
    <w:p w14:paraId="00247A56" w14:textId="5F9C0813" w:rsidR="00C72525" w:rsidRPr="002E20A3" w:rsidRDefault="003C15A8" w:rsidP="00450E19">
      <w:pPr>
        <w:pStyle w:val="NoSpacing"/>
        <w:numPr>
          <w:ilvl w:val="0"/>
          <w:numId w:val="127"/>
        </w:numPr>
        <w:rPr>
          <w:b/>
          <w:bCs/>
          <w:lang w:val="en-GB"/>
        </w:rPr>
      </w:pPr>
      <w:bookmarkStart w:id="2131" w:name="_Hlk97688627"/>
      <w:r w:rsidRPr="002E20A3">
        <w:rPr>
          <w:b/>
          <w:bCs/>
          <w:lang w:val="en-GB"/>
        </w:rPr>
        <w:t>Group work</w:t>
      </w:r>
    </w:p>
    <w:p w14:paraId="1275DDA2" w14:textId="50654A17" w:rsidR="00C72525" w:rsidRPr="002E20A3" w:rsidRDefault="00C72525" w:rsidP="00C72525">
      <w:pPr>
        <w:jc w:val="both"/>
        <w:rPr>
          <w:rFonts w:cstheme="minorHAnsi"/>
          <w:lang w:val="en-GB"/>
        </w:rPr>
      </w:pPr>
      <w:r w:rsidRPr="002E20A3">
        <w:rPr>
          <w:rFonts w:cstheme="minorHAnsi"/>
          <w:lang w:val="en-GB"/>
        </w:rPr>
        <w:t xml:space="preserve">Remind participants that they have </w:t>
      </w:r>
      <w:r w:rsidRPr="002E20A3">
        <w:rPr>
          <w:rFonts w:cstheme="minorHAnsi"/>
          <w:b/>
          <w:bCs/>
          <w:lang w:val="en-GB"/>
        </w:rPr>
        <w:t>50 minutes</w:t>
      </w:r>
      <w:r w:rsidRPr="002E20A3">
        <w:rPr>
          <w:rFonts w:cstheme="minorHAnsi"/>
          <w:lang w:val="en-GB"/>
        </w:rPr>
        <w:t xml:space="preserve"> to complete the exercise, including approximately 20 minutes to read the handouts. Encourage participants to designate a </w:t>
      </w:r>
      <w:r w:rsidRPr="009A0756">
        <w:rPr>
          <w:rFonts w:cstheme="minorHAnsi"/>
          <w:lang w:val="en-GB"/>
          <w:rPrChange w:id="2132" w:author="Author" w:date="2023-04-12T17:01:00Z">
            <w:rPr>
              <w:rFonts w:cstheme="minorHAnsi"/>
              <w:i/>
              <w:iCs/>
              <w:lang w:val="en-GB"/>
            </w:rPr>
          </w:rPrChange>
        </w:rPr>
        <w:t>rapporteur</w:t>
      </w:r>
      <w:r w:rsidRPr="002E20A3">
        <w:rPr>
          <w:rFonts w:cstheme="minorHAnsi"/>
          <w:lang w:val="en-GB"/>
        </w:rPr>
        <w:t xml:space="preserve"> who will present the findings of the group during the plenary discussions. </w:t>
      </w:r>
    </w:p>
    <w:p w14:paraId="4EC43FA8" w14:textId="1D9BD864" w:rsidR="00C72525" w:rsidRPr="002E20A3" w:rsidRDefault="00C72525" w:rsidP="00C72525">
      <w:pPr>
        <w:jc w:val="both"/>
        <w:rPr>
          <w:rFonts w:cstheme="minorHAnsi"/>
          <w:lang w:val="en-GB"/>
        </w:rPr>
      </w:pPr>
      <w:r w:rsidRPr="002E20A3">
        <w:rPr>
          <w:rFonts w:cstheme="minorHAnsi"/>
          <w:lang w:val="en-GB"/>
        </w:rPr>
        <w:t xml:space="preserve">Invite participants to begin </w:t>
      </w:r>
      <w:ins w:id="2133" w:author="Author" w:date="2023-04-12T17:02:00Z">
        <w:r w:rsidR="009A0756">
          <w:rPr>
            <w:rFonts w:cstheme="minorHAnsi"/>
            <w:lang w:val="en-GB"/>
          </w:rPr>
          <w:t xml:space="preserve">the </w:t>
        </w:r>
      </w:ins>
      <w:r w:rsidRPr="002E20A3">
        <w:rPr>
          <w:rFonts w:cstheme="minorHAnsi"/>
          <w:lang w:val="en-GB"/>
        </w:rPr>
        <w:t xml:space="preserve">exercise. Encourage participants to use the </w:t>
      </w:r>
      <w:del w:id="2134" w:author="Author" w:date="2023-04-12T17:02:00Z">
        <w:r w:rsidR="00A86788" w:rsidRPr="002E20A3" w:rsidDel="009A0756">
          <w:rPr>
            <w:rFonts w:cstheme="minorHAnsi"/>
            <w:lang w:val="en-GB"/>
          </w:rPr>
          <w:delText>C</w:delText>
        </w:r>
      </w:del>
      <w:ins w:id="2135" w:author="Author" w:date="2023-04-12T17:02:00Z">
        <w:r w:rsidR="009A0756">
          <w:rPr>
            <w:rFonts w:cstheme="minorHAnsi"/>
            <w:lang w:val="en-GB"/>
          </w:rPr>
          <w:t>c</w:t>
        </w:r>
      </w:ins>
      <w:r w:rsidR="00A86788" w:rsidRPr="002E20A3">
        <w:rPr>
          <w:rFonts w:cstheme="minorHAnsi"/>
          <w:lang w:val="en-GB"/>
        </w:rPr>
        <w:t>hecklist</w:t>
      </w:r>
      <w:r w:rsidR="00E62D3E" w:rsidRPr="002E20A3">
        <w:rPr>
          <w:rFonts w:cstheme="minorHAnsi"/>
          <w:lang w:val="en-GB"/>
        </w:rPr>
        <w:t xml:space="preserve"> </w:t>
      </w:r>
      <w:r w:rsidRPr="002E20A3">
        <w:rPr>
          <w:rFonts w:cstheme="minorHAnsi"/>
          <w:lang w:val="en-GB"/>
        </w:rPr>
        <w:t xml:space="preserve">and the common analysis frameworks documents as guides. </w:t>
      </w:r>
    </w:p>
    <w:bookmarkEnd w:id="2131"/>
    <w:p w14:paraId="59CAF3E4" w14:textId="475B7C61" w:rsidR="00C72525" w:rsidRPr="002E20A3" w:rsidRDefault="00C72525" w:rsidP="00C72525">
      <w:pPr>
        <w:jc w:val="both"/>
        <w:rPr>
          <w:rFonts w:cstheme="minorHAnsi"/>
          <w:lang w:val="en-GB"/>
        </w:rPr>
      </w:pPr>
      <w:r w:rsidRPr="002E20A3">
        <w:rPr>
          <w:rFonts w:cstheme="minorHAnsi"/>
          <w:lang w:val="en-GB"/>
        </w:rPr>
        <w:t>During the exercise, make sure you rotate among the groups to answer any questions that participants may have</w:t>
      </w:r>
      <w:del w:id="2136" w:author="Author" w:date="2023-04-12T17:02:00Z">
        <w:r w:rsidRPr="002E20A3" w:rsidDel="009A0756">
          <w:rPr>
            <w:rFonts w:cstheme="minorHAnsi"/>
            <w:lang w:val="en-GB"/>
          </w:rPr>
          <w:delText>,</w:delText>
        </w:r>
      </w:del>
      <w:r w:rsidRPr="002E20A3">
        <w:rPr>
          <w:rFonts w:cstheme="minorHAnsi"/>
          <w:lang w:val="en-GB"/>
        </w:rPr>
        <w:t xml:space="preserve"> and to gain some insights into the dynamics and discussions within each group. Make note of any interesting points or observations that you could raise during the debrief.</w:t>
      </w:r>
    </w:p>
    <w:p w14:paraId="59FB5867" w14:textId="242A3851" w:rsidR="00C72525" w:rsidRPr="002E20A3" w:rsidRDefault="00C72525" w:rsidP="00C72525">
      <w:pPr>
        <w:jc w:val="both"/>
        <w:rPr>
          <w:rFonts w:cstheme="minorHAnsi"/>
          <w:lang w:val="en-GB"/>
        </w:rPr>
      </w:pPr>
      <w:r w:rsidRPr="002E20A3">
        <w:rPr>
          <w:rFonts w:cstheme="minorHAnsi"/>
          <w:lang w:val="en-GB"/>
        </w:rPr>
        <w:t xml:space="preserve">Remind participants of the time remaining </w:t>
      </w:r>
      <w:del w:id="2137" w:author="Author" w:date="2023-04-12T17:02:00Z">
        <w:r w:rsidRPr="002E20A3" w:rsidDel="009A0756">
          <w:rPr>
            <w:rFonts w:cstheme="minorHAnsi"/>
            <w:lang w:val="en-GB"/>
          </w:rPr>
          <w:delText xml:space="preserve">at </w:delText>
        </w:r>
      </w:del>
      <w:r w:rsidRPr="002E20A3">
        <w:rPr>
          <w:rFonts w:cstheme="minorHAnsi"/>
          <w:lang w:val="en-GB"/>
        </w:rPr>
        <w:t xml:space="preserve">15 minutes, 10 minutes and 5 minutes before the end of the exercise. </w:t>
      </w:r>
    </w:p>
    <w:p w14:paraId="0957868D" w14:textId="7FEEA9F3" w:rsidR="00C72525" w:rsidRPr="002E20A3" w:rsidRDefault="00A50593" w:rsidP="00450E19">
      <w:pPr>
        <w:pStyle w:val="NoSpacing"/>
        <w:numPr>
          <w:ilvl w:val="0"/>
          <w:numId w:val="127"/>
        </w:numPr>
        <w:rPr>
          <w:b/>
          <w:bCs/>
          <w:lang w:val="en-GB"/>
        </w:rPr>
      </w:pPr>
      <w:r w:rsidRPr="002E20A3">
        <w:rPr>
          <w:b/>
          <w:bCs/>
          <w:lang w:val="en-GB"/>
        </w:rPr>
        <w:t>Injects</w:t>
      </w:r>
    </w:p>
    <w:p w14:paraId="7DD19068" w14:textId="1FD7FBCE" w:rsidR="00C72525" w:rsidRPr="002E20A3" w:rsidRDefault="009A0756" w:rsidP="00C72525">
      <w:pPr>
        <w:jc w:val="both"/>
        <w:rPr>
          <w:rFonts w:cstheme="minorHAnsi"/>
          <w:lang w:val="en-GB"/>
        </w:rPr>
      </w:pPr>
      <w:ins w:id="2138" w:author="Author" w:date="2023-04-12T17:02:00Z">
        <w:r>
          <w:rPr>
            <w:lang w:val="en-GB"/>
          </w:rPr>
          <w:t xml:space="preserve">You have been provided with </w:t>
        </w:r>
      </w:ins>
      <w:del w:id="2139" w:author="Author" w:date="2023-04-12T17:02:00Z">
        <w:r w:rsidR="00C72525" w:rsidRPr="002E20A3" w:rsidDel="009A0756">
          <w:rPr>
            <w:rFonts w:cstheme="minorHAnsi"/>
            <w:lang w:val="en-GB"/>
          </w:rPr>
          <w:delText>S</w:delText>
        </w:r>
      </w:del>
      <w:ins w:id="2140" w:author="Author" w:date="2023-04-12T17:02:00Z">
        <w:r>
          <w:rPr>
            <w:rFonts w:cstheme="minorHAnsi"/>
            <w:lang w:val="en-GB"/>
          </w:rPr>
          <w:t>s</w:t>
        </w:r>
      </w:ins>
      <w:r w:rsidR="00C72525" w:rsidRPr="002E20A3">
        <w:rPr>
          <w:rFonts w:cstheme="minorHAnsi"/>
          <w:lang w:val="en-GB"/>
        </w:rPr>
        <w:t>everal injects</w:t>
      </w:r>
      <w:del w:id="2141" w:author="Author" w:date="2023-04-12T17:02:00Z">
        <w:r w:rsidR="00C72525" w:rsidRPr="002E20A3" w:rsidDel="009A0756">
          <w:rPr>
            <w:rFonts w:cstheme="minorHAnsi"/>
            <w:lang w:val="en-GB"/>
          </w:rPr>
          <w:delText xml:space="preserve"> are provided to the facilitator</w:delText>
        </w:r>
      </w:del>
      <w:r w:rsidR="00C72525" w:rsidRPr="002E20A3">
        <w:rPr>
          <w:rFonts w:cstheme="minorHAnsi"/>
          <w:lang w:val="en-GB"/>
        </w:rPr>
        <w:t xml:space="preserve">. These injects are aimed at influencing the participants’ reasoning and possibly changing their trajectory. </w:t>
      </w:r>
      <w:r w:rsidR="00C72525" w:rsidRPr="002E20A3">
        <w:rPr>
          <w:rFonts w:cstheme="minorHAnsi"/>
          <w:b/>
          <w:bCs/>
          <w:lang w:val="en-GB"/>
        </w:rPr>
        <w:t xml:space="preserve">Do not share the </w:t>
      </w:r>
      <w:r w:rsidR="00C72525" w:rsidRPr="002E20A3">
        <w:rPr>
          <w:rFonts w:cstheme="minorHAnsi"/>
          <w:b/>
          <w:bCs/>
          <w:lang w:val="en-GB"/>
        </w:rPr>
        <w:lastRenderedPageBreak/>
        <w:t>injects at the beginning of the exercise</w:t>
      </w:r>
      <w:r w:rsidR="00C72525" w:rsidRPr="002E20A3">
        <w:rPr>
          <w:rFonts w:cstheme="minorHAnsi"/>
          <w:lang w:val="en-GB"/>
        </w:rPr>
        <w:t>. You can determine an appropriate time during the exercise (half</w:t>
      </w:r>
      <w:del w:id="2142" w:author="Author" w:date="2023-04-12T17:03:00Z">
        <w:r w:rsidR="00C72525" w:rsidRPr="002E20A3" w:rsidDel="009A0756">
          <w:rPr>
            <w:rFonts w:cstheme="minorHAnsi"/>
            <w:lang w:val="en-GB"/>
          </w:rPr>
          <w:delText>-</w:delText>
        </w:r>
      </w:del>
      <w:r w:rsidR="00C72525" w:rsidRPr="002E20A3">
        <w:rPr>
          <w:rFonts w:cstheme="minorHAnsi"/>
          <w:lang w:val="en-GB"/>
        </w:rPr>
        <w:t>way into the exercise or later) to share this information. You are encouraged to use innovative means to present the injects (props such as newspapers, radios</w:t>
      </w:r>
      <w:r w:rsidR="00031683" w:rsidRPr="002E20A3">
        <w:rPr>
          <w:rFonts w:cstheme="minorHAnsi"/>
          <w:lang w:val="en-GB"/>
        </w:rPr>
        <w:t>,</w:t>
      </w:r>
      <w:r w:rsidR="00C72525" w:rsidRPr="002E20A3">
        <w:rPr>
          <w:rFonts w:cstheme="minorHAnsi"/>
          <w:lang w:val="en-GB"/>
        </w:rPr>
        <w:t xml:space="preserve"> </w:t>
      </w:r>
      <w:r w:rsidR="00A9380C" w:rsidRPr="002E20A3">
        <w:rPr>
          <w:rFonts w:cstheme="minorHAnsi"/>
          <w:lang w:val="en-GB"/>
        </w:rPr>
        <w:t>etc</w:t>
      </w:r>
      <w:del w:id="2143" w:author="Author" w:date="2023-04-12T17:03:00Z">
        <w:r w:rsidR="00A9380C" w:rsidRPr="002E20A3" w:rsidDel="009A0756">
          <w:rPr>
            <w:rFonts w:cstheme="minorHAnsi"/>
            <w:lang w:val="en-GB"/>
          </w:rPr>
          <w:delText>.</w:delText>
        </w:r>
      </w:del>
      <w:r w:rsidR="00A9380C" w:rsidRPr="002E20A3">
        <w:rPr>
          <w:rFonts w:cstheme="minorHAnsi"/>
          <w:lang w:val="en-GB"/>
        </w:rPr>
        <w:t>)</w:t>
      </w:r>
      <w:r w:rsidR="00C72525" w:rsidRPr="002E20A3">
        <w:rPr>
          <w:rFonts w:cstheme="minorHAnsi"/>
          <w:lang w:val="en-GB"/>
        </w:rPr>
        <w:t xml:space="preserve">. You can also present the slide with injects for participants to see. </w:t>
      </w:r>
      <w:r w:rsidR="00FE4C1C" w:rsidRPr="002E20A3">
        <w:rPr>
          <w:lang w:val="en-GB"/>
        </w:rPr>
        <w:t>If participants ask additional questions on the injects, try to answer them creatively, by making your own assumptions.</w:t>
      </w:r>
    </w:p>
    <w:p w14:paraId="6B9DE708" w14:textId="33957E26" w:rsidR="00C72525" w:rsidRPr="002E20A3" w:rsidRDefault="00C72525" w:rsidP="00C72525">
      <w:pPr>
        <w:jc w:val="both"/>
        <w:rPr>
          <w:rFonts w:cstheme="minorHAnsi"/>
          <w:lang w:val="en-GB"/>
        </w:rPr>
      </w:pPr>
      <w:r w:rsidRPr="002E20A3">
        <w:rPr>
          <w:rFonts w:cstheme="minorHAnsi"/>
          <w:b/>
          <w:bCs/>
          <w:noProof/>
          <w:lang w:val="en-GB"/>
        </w:rPr>
        <w:drawing>
          <wp:anchor distT="0" distB="0" distL="114300" distR="114300" simplePos="0" relativeHeight="251658257" behindDoc="0" locked="0" layoutInCell="1" allowOverlap="1" wp14:anchorId="79AFF19D" wp14:editId="6DD50985">
            <wp:simplePos x="0" y="0"/>
            <wp:positionH relativeFrom="leftMargin">
              <wp:posOffset>398780</wp:posOffset>
            </wp:positionH>
            <wp:positionV relativeFrom="paragraph">
              <wp:posOffset>-635</wp:posOffset>
            </wp:positionV>
            <wp:extent cx="336550" cy="329565"/>
            <wp:effectExtent l="0" t="0" r="635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20A3">
        <w:rPr>
          <w:rFonts w:cstheme="minorHAnsi"/>
          <w:b/>
          <w:bCs/>
          <w:lang w:val="en-GB"/>
        </w:rPr>
        <w:t>Note!</w:t>
      </w:r>
      <w:r w:rsidRPr="002E20A3">
        <w:rPr>
          <w:rFonts w:cstheme="minorHAnsi"/>
          <w:lang w:val="en-GB"/>
        </w:rPr>
        <w:t xml:space="preserve"> You can either reveal all injects simultaneously, or sequentially, </w:t>
      </w:r>
      <w:ins w:id="2144" w:author="Author" w:date="2023-04-12T17:04:00Z">
        <w:r w:rsidR="000619E8">
          <w:rPr>
            <w:lang w:val="en-GB"/>
          </w:rPr>
          <w:t>allowing some time to pass between each</w:t>
        </w:r>
        <w:r w:rsidR="000619E8" w:rsidRPr="002E20A3">
          <w:rPr>
            <w:rFonts w:cstheme="minorHAnsi"/>
            <w:lang w:val="en-GB"/>
          </w:rPr>
          <w:t xml:space="preserve"> </w:t>
        </w:r>
      </w:ins>
      <w:r w:rsidRPr="002E20A3">
        <w:rPr>
          <w:rFonts w:cstheme="minorHAnsi"/>
          <w:lang w:val="en-GB"/>
        </w:rPr>
        <w:t>one</w:t>
      </w:r>
      <w:del w:id="2145" w:author="Author" w:date="2023-04-12T17:04:00Z">
        <w:r w:rsidRPr="002E20A3" w:rsidDel="000619E8">
          <w:rPr>
            <w:rFonts w:cstheme="minorHAnsi"/>
            <w:lang w:val="en-GB"/>
          </w:rPr>
          <w:delText xml:space="preserve"> at a time</w:delText>
        </w:r>
      </w:del>
      <w:r w:rsidRPr="002E20A3">
        <w:rPr>
          <w:rFonts w:cstheme="minorHAnsi"/>
          <w:lang w:val="en-GB"/>
        </w:rPr>
        <w:t xml:space="preserve">. The </w:t>
      </w:r>
      <w:r w:rsidR="00D52E6B" w:rsidRPr="002E20A3">
        <w:rPr>
          <w:rFonts w:cstheme="minorHAnsi"/>
          <w:lang w:val="en-GB"/>
        </w:rPr>
        <w:t>PowerPoint</w:t>
      </w:r>
      <w:r w:rsidRPr="002E20A3">
        <w:rPr>
          <w:rFonts w:cstheme="minorHAnsi"/>
          <w:lang w:val="en-GB"/>
        </w:rPr>
        <w:t xml:space="preserve"> slide</w:t>
      </w:r>
      <w:r w:rsidR="00D20ECF" w:rsidRPr="002E20A3">
        <w:rPr>
          <w:rFonts w:cstheme="minorHAnsi"/>
          <w:lang w:val="en-GB"/>
        </w:rPr>
        <w:t>s</w:t>
      </w:r>
      <w:r w:rsidRPr="002E20A3">
        <w:rPr>
          <w:rFonts w:cstheme="minorHAnsi"/>
          <w:lang w:val="en-GB"/>
        </w:rPr>
        <w:t xml:space="preserve"> on injects </w:t>
      </w:r>
      <w:r w:rsidR="00D20ECF" w:rsidRPr="002E20A3">
        <w:rPr>
          <w:lang w:val="en-GB"/>
        </w:rPr>
        <w:t xml:space="preserve">are designed </w:t>
      </w:r>
      <w:r w:rsidRPr="002E20A3">
        <w:rPr>
          <w:rFonts w:cstheme="minorHAnsi"/>
          <w:lang w:val="en-GB"/>
        </w:rPr>
        <w:t xml:space="preserve">for this purpose. </w:t>
      </w:r>
    </w:p>
    <w:p w14:paraId="5784C8F4" w14:textId="77777777" w:rsidR="00BF5E25" w:rsidRPr="002E20A3" w:rsidRDefault="00BF5E25" w:rsidP="00C72525">
      <w:pPr>
        <w:jc w:val="both"/>
        <w:rPr>
          <w:rFonts w:cstheme="minorHAnsi"/>
          <w:lang w:val="en-GB"/>
        </w:rPr>
      </w:pPr>
    </w:p>
    <w:p w14:paraId="7279D625" w14:textId="4EDB2A58" w:rsidR="00C72525" w:rsidRPr="002E20A3" w:rsidRDefault="00B1441E" w:rsidP="00450E19">
      <w:pPr>
        <w:pStyle w:val="NoSpacing"/>
        <w:numPr>
          <w:ilvl w:val="0"/>
          <w:numId w:val="127"/>
        </w:numPr>
        <w:rPr>
          <w:b/>
          <w:bCs/>
          <w:lang w:val="en-GB"/>
        </w:rPr>
      </w:pPr>
      <w:r w:rsidRPr="002E20A3">
        <w:rPr>
          <w:b/>
          <w:bCs/>
          <w:lang w:val="en-GB"/>
        </w:rPr>
        <w:t>Presentation of group work</w:t>
      </w:r>
    </w:p>
    <w:p w14:paraId="4719461F" w14:textId="42C06906" w:rsidR="00C72525" w:rsidRPr="002E20A3" w:rsidRDefault="00C72525" w:rsidP="00C72525">
      <w:pPr>
        <w:jc w:val="both"/>
        <w:rPr>
          <w:rFonts w:cstheme="minorHAnsi"/>
          <w:lang w:val="en-GB"/>
        </w:rPr>
      </w:pPr>
      <w:r w:rsidRPr="002E20A3">
        <w:rPr>
          <w:rFonts w:cstheme="minorHAnsi"/>
          <w:lang w:val="en-GB"/>
        </w:rPr>
        <w:t xml:space="preserve">When </w:t>
      </w:r>
      <w:ins w:id="2146" w:author="Author" w:date="2023-04-12T17:04:00Z">
        <w:r w:rsidR="000619E8">
          <w:rPr>
            <w:rFonts w:cstheme="minorHAnsi"/>
            <w:lang w:val="en-GB"/>
          </w:rPr>
          <w:t>the allott</w:t>
        </w:r>
      </w:ins>
      <w:ins w:id="2147" w:author="Author" w:date="2023-04-12T17:05:00Z">
        <w:r w:rsidR="000619E8">
          <w:rPr>
            <w:rFonts w:cstheme="minorHAnsi"/>
            <w:lang w:val="en-GB"/>
          </w:rPr>
          <w:t xml:space="preserve">ed </w:t>
        </w:r>
      </w:ins>
      <w:r w:rsidRPr="002E20A3">
        <w:rPr>
          <w:rFonts w:cstheme="minorHAnsi"/>
          <w:lang w:val="en-GB"/>
        </w:rPr>
        <w:t xml:space="preserve">exercise time has elapsed, invite each group to present </w:t>
      </w:r>
      <w:del w:id="2148" w:author="Author" w:date="2023-04-12T17:05:00Z">
        <w:r w:rsidRPr="002E20A3" w:rsidDel="000619E8">
          <w:rPr>
            <w:rFonts w:cstheme="minorHAnsi"/>
            <w:lang w:val="en-GB"/>
          </w:rPr>
          <w:delText>their</w:delText>
        </w:r>
      </w:del>
      <w:ins w:id="2149" w:author="Author" w:date="2023-04-12T17:05:00Z">
        <w:r w:rsidR="000619E8">
          <w:rPr>
            <w:rFonts w:cstheme="minorHAnsi"/>
            <w:lang w:val="en-GB"/>
          </w:rPr>
          <w:t>its</w:t>
        </w:r>
      </w:ins>
      <w:r w:rsidRPr="002E20A3">
        <w:rPr>
          <w:rFonts w:cstheme="minorHAnsi"/>
          <w:lang w:val="en-GB"/>
        </w:rPr>
        <w:t xml:space="preserve"> responses. You may let groups volunteer to begin, or, if there are no volunteers, you could designate a group to present. Each group has </w:t>
      </w:r>
      <w:r w:rsidRPr="002E20A3">
        <w:rPr>
          <w:rFonts w:cstheme="minorHAnsi"/>
          <w:b/>
          <w:bCs/>
          <w:lang w:val="en-GB"/>
        </w:rPr>
        <w:t xml:space="preserve">5 minutes </w:t>
      </w:r>
      <w:r w:rsidRPr="002E20A3">
        <w:rPr>
          <w:rFonts w:cstheme="minorHAnsi"/>
          <w:lang w:val="en-GB"/>
        </w:rPr>
        <w:t xml:space="preserve">to present. </w:t>
      </w:r>
    </w:p>
    <w:p w14:paraId="69CD9A76" w14:textId="761DA460" w:rsidR="00060AD5" w:rsidRPr="002E20A3" w:rsidRDefault="00C72525" w:rsidP="00060AD5">
      <w:pPr>
        <w:jc w:val="both"/>
        <w:rPr>
          <w:rFonts w:cstheme="minorHAnsi"/>
          <w:lang w:val="en-GB"/>
        </w:rPr>
      </w:pPr>
      <w:r w:rsidRPr="002E20A3">
        <w:rPr>
          <w:rFonts w:cstheme="minorHAnsi"/>
          <w:b/>
          <w:bCs/>
          <w:noProof/>
          <w:lang w:val="en-GB"/>
        </w:rPr>
        <w:drawing>
          <wp:anchor distT="0" distB="0" distL="114300" distR="114300" simplePos="0" relativeHeight="251658277" behindDoc="0" locked="0" layoutInCell="1" allowOverlap="1" wp14:anchorId="20DB2C54" wp14:editId="1340537B">
            <wp:simplePos x="0" y="0"/>
            <wp:positionH relativeFrom="leftMargin">
              <wp:posOffset>417830</wp:posOffset>
            </wp:positionH>
            <wp:positionV relativeFrom="paragraph">
              <wp:posOffset>441325</wp:posOffset>
            </wp:positionV>
            <wp:extent cx="336550" cy="329565"/>
            <wp:effectExtent l="0" t="0" r="635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AD5" w:rsidRPr="002E20A3">
        <w:rPr>
          <w:rFonts w:cstheme="minorHAnsi"/>
          <w:lang w:val="en-GB"/>
        </w:rPr>
        <w:t>After each group</w:t>
      </w:r>
      <w:ins w:id="2150" w:author="Author" w:date="2023-04-12T17:05:00Z">
        <w:r w:rsidR="000619E8">
          <w:rPr>
            <w:rFonts w:cstheme="minorHAnsi"/>
            <w:lang w:val="en-GB"/>
          </w:rPr>
          <w:t xml:space="preserve"> presentation</w:t>
        </w:r>
      </w:ins>
      <w:r w:rsidR="00060AD5" w:rsidRPr="002E20A3">
        <w:rPr>
          <w:rFonts w:cstheme="minorHAnsi"/>
          <w:lang w:val="en-GB"/>
        </w:rPr>
        <w:t>, you could facilitate a brief discussion</w:t>
      </w:r>
      <w:ins w:id="2151" w:author="Author" w:date="2023-04-12T17:05:00Z">
        <w:r w:rsidR="000619E8">
          <w:rPr>
            <w:rFonts w:cstheme="minorHAnsi"/>
            <w:lang w:val="en-GB"/>
          </w:rPr>
          <w:t>.</w:t>
        </w:r>
      </w:ins>
      <w:del w:id="2152" w:author="Author" w:date="2023-04-12T17:05:00Z">
        <w:r w:rsidR="00060AD5" w:rsidRPr="002E20A3" w:rsidDel="000619E8">
          <w:rPr>
            <w:rFonts w:cstheme="minorHAnsi"/>
            <w:lang w:val="en-GB"/>
          </w:rPr>
          <w:delText>:</w:delText>
        </w:r>
      </w:del>
      <w:r w:rsidR="00060AD5" w:rsidRPr="002E20A3">
        <w:rPr>
          <w:rFonts w:cstheme="minorHAnsi"/>
          <w:lang w:val="en-GB"/>
        </w:rPr>
        <w:t xml:space="preserve"> Did any of the other groups make a similar choice? Do the other groups agree with the arguments that were presented? </w:t>
      </w:r>
      <w:del w:id="2153" w:author="Author" w:date="2023-04-12T17:05:00Z">
        <w:r w:rsidR="00AD1A68" w:rsidRPr="002E20A3" w:rsidDel="000619E8">
          <w:rPr>
            <w:rFonts w:cstheme="minorHAnsi"/>
            <w:lang w:val="en-GB"/>
          </w:rPr>
          <w:delText>E</w:delText>
        </w:r>
        <w:r w:rsidR="00060AD5" w:rsidRPr="002E20A3" w:rsidDel="000619E8">
          <w:rPr>
            <w:rFonts w:cstheme="minorHAnsi"/>
            <w:lang w:val="en-GB"/>
          </w:rPr>
          <w:delText>tc.</w:delText>
        </w:r>
      </w:del>
      <w:r w:rsidR="00060AD5" w:rsidRPr="002E20A3">
        <w:rPr>
          <w:rFonts w:cstheme="minorHAnsi"/>
          <w:lang w:val="en-GB"/>
        </w:rPr>
        <w:t xml:space="preserve"> </w:t>
      </w:r>
    </w:p>
    <w:p w14:paraId="2FA3F6B1" w14:textId="43DC5403" w:rsidR="00C72525" w:rsidRPr="002E20A3" w:rsidRDefault="00C72525" w:rsidP="00C72525">
      <w:pPr>
        <w:jc w:val="both"/>
        <w:rPr>
          <w:rFonts w:cstheme="minorHAnsi"/>
          <w:lang w:val="en-GB"/>
        </w:rPr>
      </w:pPr>
      <w:r w:rsidRPr="002E20A3">
        <w:rPr>
          <w:rFonts w:cstheme="minorHAnsi"/>
          <w:lang w:val="en-GB"/>
        </w:rPr>
        <w:t xml:space="preserve"> </w:t>
      </w:r>
    </w:p>
    <w:p w14:paraId="403BBF90" w14:textId="1B70DFD1" w:rsidR="00C72525" w:rsidRPr="002E20A3" w:rsidRDefault="00C72525" w:rsidP="00C72525">
      <w:pPr>
        <w:jc w:val="both"/>
        <w:rPr>
          <w:rFonts w:cstheme="minorHAnsi"/>
          <w:lang w:val="en-GB"/>
        </w:rPr>
      </w:pPr>
      <w:commentRangeStart w:id="2154"/>
      <w:r w:rsidRPr="002E20A3">
        <w:rPr>
          <w:rFonts w:cstheme="minorHAnsi"/>
          <w:b/>
          <w:bCs/>
          <w:lang w:val="en-GB"/>
        </w:rPr>
        <w:t>Note!</w:t>
      </w:r>
      <w:r w:rsidRPr="002E20A3">
        <w:rPr>
          <w:rFonts w:cstheme="minorHAnsi"/>
          <w:lang w:val="en-GB"/>
        </w:rPr>
        <w:t xml:space="preserve"> </w:t>
      </w:r>
      <w:commentRangeEnd w:id="2154"/>
      <w:r w:rsidR="000619E8">
        <w:rPr>
          <w:rStyle w:val="CommentReference"/>
        </w:rPr>
        <w:commentReference w:id="2154"/>
      </w:r>
      <w:r w:rsidRPr="002E20A3">
        <w:rPr>
          <w:rFonts w:cstheme="minorHAnsi"/>
          <w:lang w:val="en-GB"/>
        </w:rPr>
        <w:t xml:space="preserve">In case of time constraints, you could carry out </w:t>
      </w:r>
      <w:del w:id="2155" w:author="Author" w:date="2023-04-12T17:06:00Z">
        <w:r w:rsidRPr="002E20A3" w:rsidDel="000619E8">
          <w:rPr>
            <w:rFonts w:cstheme="minorHAnsi"/>
            <w:lang w:val="en-GB"/>
          </w:rPr>
          <w:delText>a</w:delText>
        </w:r>
      </w:del>
      <w:ins w:id="2156" w:author="Author" w:date="2023-04-12T17:06:00Z">
        <w:r w:rsidR="000619E8">
          <w:rPr>
            <w:rFonts w:cstheme="minorHAnsi"/>
            <w:lang w:val="en-GB"/>
          </w:rPr>
          <w:t>these</w:t>
        </w:r>
      </w:ins>
      <w:r w:rsidRPr="002E20A3">
        <w:rPr>
          <w:rFonts w:cstheme="minorHAnsi"/>
          <w:lang w:val="en-GB"/>
        </w:rPr>
        <w:t xml:space="preserve"> brief discussion</w:t>
      </w:r>
      <w:ins w:id="2157" w:author="Author" w:date="2023-04-12T17:06:00Z">
        <w:r w:rsidR="000619E8">
          <w:rPr>
            <w:rFonts w:cstheme="minorHAnsi"/>
            <w:lang w:val="en-GB"/>
          </w:rPr>
          <w:t>s</w:t>
        </w:r>
      </w:ins>
      <w:r w:rsidRPr="002E20A3">
        <w:rPr>
          <w:rFonts w:cstheme="minorHAnsi"/>
          <w:lang w:val="en-GB"/>
        </w:rPr>
        <w:t xml:space="preserve"> after </w:t>
      </w:r>
      <w:del w:id="2158" w:author="Author" w:date="2023-04-12T17:06:00Z">
        <w:r w:rsidRPr="002E20A3" w:rsidDel="000619E8">
          <w:rPr>
            <w:rFonts w:cstheme="minorHAnsi"/>
            <w:lang w:val="en-GB"/>
          </w:rPr>
          <w:delText>several (often 2)</w:delText>
        </w:r>
      </w:del>
      <w:ins w:id="2159" w:author="Author" w:date="2023-04-12T17:06:00Z">
        <w:r w:rsidR="000619E8">
          <w:rPr>
            <w:rFonts w:cstheme="minorHAnsi"/>
            <w:lang w:val="en-GB"/>
          </w:rPr>
          <w:t>every second or third</w:t>
        </w:r>
      </w:ins>
      <w:r w:rsidRPr="002E20A3">
        <w:rPr>
          <w:rFonts w:cstheme="minorHAnsi"/>
          <w:lang w:val="en-GB"/>
        </w:rPr>
        <w:t xml:space="preserve"> group</w:t>
      </w:r>
      <w:del w:id="2160" w:author="Author" w:date="2023-04-12T17:06:00Z">
        <w:r w:rsidRPr="002E20A3" w:rsidDel="000619E8">
          <w:rPr>
            <w:rFonts w:cstheme="minorHAnsi"/>
            <w:lang w:val="en-GB"/>
          </w:rPr>
          <w:delText>s</w:delText>
        </w:r>
      </w:del>
      <w:r w:rsidRPr="002E20A3">
        <w:rPr>
          <w:rFonts w:cstheme="minorHAnsi"/>
          <w:lang w:val="en-GB"/>
        </w:rPr>
        <w:t xml:space="preserve"> </w:t>
      </w:r>
      <w:del w:id="2161" w:author="Author" w:date="2023-04-12T17:06:00Z">
        <w:r w:rsidRPr="002E20A3" w:rsidDel="000619E8">
          <w:rPr>
            <w:rFonts w:cstheme="minorHAnsi"/>
            <w:lang w:val="en-GB"/>
          </w:rPr>
          <w:delText xml:space="preserve">have </w:delText>
        </w:r>
      </w:del>
      <w:r w:rsidRPr="002E20A3">
        <w:rPr>
          <w:rFonts w:cstheme="minorHAnsi"/>
          <w:lang w:val="en-GB"/>
        </w:rPr>
        <w:t>present</w:t>
      </w:r>
      <w:ins w:id="2162" w:author="Author" w:date="2023-04-12T17:06:00Z">
        <w:r w:rsidR="000619E8">
          <w:rPr>
            <w:rFonts w:cstheme="minorHAnsi"/>
            <w:lang w:val="en-GB"/>
          </w:rPr>
          <w:t>ation</w:t>
        </w:r>
      </w:ins>
      <w:del w:id="2163" w:author="Author" w:date="2023-04-12T17:06:00Z">
        <w:r w:rsidRPr="002E20A3" w:rsidDel="000619E8">
          <w:rPr>
            <w:rFonts w:cstheme="minorHAnsi"/>
            <w:lang w:val="en-GB"/>
          </w:rPr>
          <w:delText>ed</w:delText>
        </w:r>
      </w:del>
      <w:r w:rsidRPr="002E20A3">
        <w:rPr>
          <w:rFonts w:cstheme="minorHAnsi"/>
          <w:lang w:val="en-GB"/>
        </w:rPr>
        <w:t>. You can also choose to skip th</w:t>
      </w:r>
      <w:ins w:id="2164" w:author="Author" w:date="2023-04-12T17:06:00Z">
        <w:r w:rsidR="000619E8">
          <w:rPr>
            <w:rFonts w:cstheme="minorHAnsi"/>
            <w:lang w:val="en-GB"/>
          </w:rPr>
          <w:t>ese</w:t>
        </w:r>
      </w:ins>
      <w:del w:id="2165" w:author="Author" w:date="2023-04-12T17:06:00Z">
        <w:r w:rsidRPr="002E20A3" w:rsidDel="000619E8">
          <w:rPr>
            <w:rFonts w:cstheme="minorHAnsi"/>
            <w:lang w:val="en-GB"/>
          </w:rPr>
          <w:delText>is</w:delText>
        </w:r>
      </w:del>
      <w:ins w:id="2166" w:author="Author" w:date="2023-04-12T17:06:00Z">
        <w:r w:rsidR="000619E8">
          <w:rPr>
            <w:rFonts w:cstheme="minorHAnsi"/>
            <w:lang w:val="en-GB"/>
          </w:rPr>
          <w:t xml:space="preserve"> brief</w:t>
        </w:r>
      </w:ins>
      <w:r w:rsidRPr="002E20A3">
        <w:rPr>
          <w:rFonts w:cstheme="minorHAnsi"/>
          <w:lang w:val="en-GB"/>
        </w:rPr>
        <w:t xml:space="preserve"> discussion</w:t>
      </w:r>
      <w:ins w:id="2167" w:author="Author" w:date="2023-04-12T17:07:00Z">
        <w:r w:rsidR="000619E8">
          <w:rPr>
            <w:rFonts w:cstheme="minorHAnsi"/>
            <w:lang w:val="en-GB"/>
          </w:rPr>
          <w:t>s</w:t>
        </w:r>
      </w:ins>
      <w:r w:rsidRPr="002E20A3">
        <w:rPr>
          <w:rFonts w:cstheme="minorHAnsi"/>
          <w:lang w:val="en-GB"/>
        </w:rPr>
        <w:t xml:space="preserve"> and instead spend more time on the final discussion. </w:t>
      </w:r>
    </w:p>
    <w:p w14:paraId="435D99CD" w14:textId="3B2A51DB" w:rsidR="000619E8" w:rsidRPr="002E20A3" w:rsidRDefault="000619E8" w:rsidP="000619E8">
      <w:pPr>
        <w:jc w:val="both"/>
        <w:rPr>
          <w:moveTo w:id="2168" w:author="Author" w:date="2023-04-12T17:07:00Z"/>
          <w:rFonts w:cstheme="minorHAnsi"/>
          <w:lang w:val="en-GB"/>
        </w:rPr>
      </w:pPr>
      <w:moveToRangeStart w:id="2169" w:author="Author" w:date="2023-04-12T17:07:00Z" w:name="move132211693"/>
      <w:commentRangeStart w:id="2170"/>
      <w:moveTo w:id="2171" w:author="Author" w:date="2023-04-12T17:07:00Z">
        <w:r w:rsidRPr="002E20A3">
          <w:rPr>
            <w:rFonts w:cstheme="minorHAnsi"/>
            <w:lang w:val="en-GB"/>
          </w:rPr>
          <w:t xml:space="preserve">Once all groups have </w:t>
        </w:r>
      </w:moveTo>
      <w:commentRangeEnd w:id="2170"/>
      <w:r>
        <w:rPr>
          <w:rStyle w:val="CommentReference"/>
        </w:rPr>
        <w:commentReference w:id="2170"/>
      </w:r>
      <w:moveTo w:id="2172" w:author="Author" w:date="2023-04-12T17:07:00Z">
        <w:r w:rsidRPr="002E20A3">
          <w:rPr>
            <w:rFonts w:cstheme="minorHAnsi"/>
            <w:lang w:val="en-GB"/>
          </w:rPr>
          <w:t xml:space="preserve">presented, open the floor for discussions. </w:t>
        </w:r>
        <w:del w:id="2173" w:author="Author" w:date="2023-04-12T17:08:00Z">
          <w:r w:rsidRPr="002E20A3" w:rsidDel="000619E8">
            <w:rPr>
              <w:rFonts w:cstheme="minorHAnsi"/>
              <w:lang w:val="en-GB"/>
            </w:rPr>
            <w:delText>The following are k</w:delText>
          </w:r>
        </w:del>
      </w:moveTo>
      <w:ins w:id="2174" w:author="Author" w:date="2023-04-12T17:08:00Z">
        <w:r>
          <w:rPr>
            <w:rFonts w:cstheme="minorHAnsi"/>
            <w:lang w:val="en-GB"/>
          </w:rPr>
          <w:t>K</w:t>
        </w:r>
      </w:ins>
      <w:moveTo w:id="2175" w:author="Author" w:date="2023-04-12T17:07:00Z">
        <w:r w:rsidRPr="002E20A3">
          <w:rPr>
            <w:rFonts w:cstheme="minorHAnsi"/>
            <w:lang w:val="en-GB"/>
          </w:rPr>
          <w:t>ey points that could be raised during the debrief</w:t>
        </w:r>
      </w:moveTo>
      <w:ins w:id="2176" w:author="Author" w:date="2023-04-12T17:08:00Z">
        <w:r w:rsidRPr="000619E8">
          <w:rPr>
            <w:rFonts w:cstheme="minorHAnsi"/>
            <w:lang w:val="en-GB"/>
          </w:rPr>
          <w:t xml:space="preserve"> </w:t>
        </w:r>
        <w:r w:rsidRPr="0091723C">
          <w:rPr>
            <w:rFonts w:cstheme="minorHAnsi"/>
            <w:lang w:val="en-GB"/>
          </w:rPr>
          <w:t>are outlined in the next sectio</w:t>
        </w:r>
        <w:r>
          <w:rPr>
            <w:rFonts w:cstheme="minorHAnsi"/>
            <w:lang w:val="en-GB"/>
          </w:rPr>
          <w:t>n</w:t>
        </w:r>
      </w:ins>
      <w:moveTo w:id="2177" w:author="Author" w:date="2023-04-12T17:07:00Z">
        <w:r w:rsidRPr="002E20A3">
          <w:rPr>
            <w:rFonts w:cstheme="minorHAnsi"/>
            <w:lang w:val="en-GB"/>
          </w:rPr>
          <w:t xml:space="preserve">. </w:t>
        </w:r>
      </w:moveTo>
    </w:p>
    <w:moveToRangeEnd w:id="2169"/>
    <w:p w14:paraId="4AF39E22" w14:textId="77777777" w:rsidR="00AC23F4" w:rsidRPr="002E20A3" w:rsidRDefault="00AC23F4" w:rsidP="00C72525">
      <w:pPr>
        <w:jc w:val="both"/>
        <w:rPr>
          <w:rFonts w:cstheme="minorHAnsi"/>
          <w:lang w:val="en-GB"/>
        </w:rPr>
      </w:pPr>
    </w:p>
    <w:p w14:paraId="6A3A0627" w14:textId="77777777" w:rsidR="00C72525" w:rsidRPr="002E20A3" w:rsidRDefault="00C72525" w:rsidP="00DC34BB">
      <w:pPr>
        <w:pStyle w:val="InSectionHeading1"/>
        <w:rPr>
          <w:rStyle w:val="IntenseEmphasis"/>
          <w:i w:val="0"/>
          <w:iCs w:val="0"/>
          <w:color w:val="auto"/>
          <w:lang w:val="en-GB"/>
        </w:rPr>
      </w:pPr>
      <w:bookmarkStart w:id="2178" w:name="_Toc96255504"/>
      <w:r w:rsidRPr="002E20A3">
        <w:rPr>
          <w:rStyle w:val="IntenseEmphasis"/>
          <w:i w:val="0"/>
          <w:iCs w:val="0"/>
          <w:color w:val="auto"/>
          <w:lang w:val="en-GB"/>
        </w:rPr>
        <w:t>DEBRIEF</w:t>
      </w:r>
    </w:p>
    <w:p w14:paraId="0A00368B" w14:textId="7690D26B" w:rsidR="00AC23F4" w:rsidRPr="002E20A3" w:rsidDel="000619E8" w:rsidRDefault="00AC23F4" w:rsidP="00DF3905">
      <w:pPr>
        <w:jc w:val="both"/>
        <w:rPr>
          <w:moveFrom w:id="2179" w:author="Author" w:date="2023-04-12T17:07:00Z"/>
          <w:rFonts w:cstheme="minorHAnsi"/>
          <w:lang w:val="en-GB"/>
        </w:rPr>
      </w:pPr>
      <w:moveFromRangeStart w:id="2180" w:author="Author" w:date="2023-04-12T17:07:00Z" w:name="move132211693"/>
      <w:moveFrom w:id="2181" w:author="Author" w:date="2023-04-12T17:07:00Z">
        <w:r w:rsidRPr="002E20A3" w:rsidDel="000619E8">
          <w:rPr>
            <w:rFonts w:cstheme="minorHAnsi"/>
            <w:lang w:val="en-GB"/>
          </w:rPr>
          <w:t>Once all groups have presented, open the floor for discussions. The following are key points that could be raised during the debrief</w:t>
        </w:r>
        <w:r w:rsidR="00723A7B" w:rsidRPr="002E20A3" w:rsidDel="000619E8">
          <w:rPr>
            <w:rFonts w:cstheme="minorHAnsi"/>
            <w:lang w:val="en-GB"/>
          </w:rPr>
          <w:t>.</w:t>
        </w:r>
        <w:r w:rsidRPr="002E20A3" w:rsidDel="000619E8">
          <w:rPr>
            <w:rFonts w:cstheme="minorHAnsi"/>
            <w:lang w:val="en-GB"/>
          </w:rPr>
          <w:t xml:space="preserve"> </w:t>
        </w:r>
      </w:moveFrom>
    </w:p>
    <w:moveFromRangeEnd w:id="2180"/>
    <w:p w14:paraId="4F0B0219" w14:textId="235D586C" w:rsidR="00C72525" w:rsidRPr="002E20A3" w:rsidRDefault="00C72525" w:rsidP="00C72525">
      <w:pPr>
        <w:jc w:val="both"/>
        <w:rPr>
          <w:rFonts w:cstheme="minorHAnsi"/>
          <w:lang w:val="en-GB"/>
        </w:rPr>
      </w:pPr>
      <w:r w:rsidRPr="002E20A3">
        <w:rPr>
          <w:rFonts w:cstheme="minorHAnsi"/>
          <w:lang w:val="en-GB"/>
        </w:rPr>
        <w:t>There are no right or wrong answers in this exercise. All three options are equally valid. However, the richness</w:t>
      </w:r>
      <w:r w:rsidR="009C3063" w:rsidRPr="002E20A3">
        <w:rPr>
          <w:rFonts w:cstheme="minorHAnsi"/>
          <w:lang w:val="en-GB"/>
        </w:rPr>
        <w:t xml:space="preserve"> </w:t>
      </w:r>
      <w:r w:rsidRPr="002E20A3">
        <w:rPr>
          <w:rFonts w:cstheme="minorHAnsi"/>
          <w:lang w:val="en-GB"/>
        </w:rPr>
        <w:t>and complexity of information tends to grow</w:t>
      </w:r>
      <w:ins w:id="2182" w:author="Author" w:date="2023-04-12T17:15:00Z">
        <w:r w:rsidR="006C639F">
          <w:rPr>
            <w:rFonts w:cstheme="minorHAnsi"/>
            <w:lang w:val="en-GB"/>
          </w:rPr>
          <w:t xml:space="preserve"> from one option to the next</w:t>
        </w:r>
      </w:ins>
      <w:r w:rsidRPr="002E20A3">
        <w:rPr>
          <w:rFonts w:cstheme="minorHAnsi"/>
          <w:lang w:val="en-GB"/>
        </w:rPr>
        <w:t xml:space="preserve">, with </w:t>
      </w:r>
      <w:r w:rsidR="006C2999" w:rsidRPr="002E20A3">
        <w:rPr>
          <w:rFonts w:cstheme="minorHAnsi"/>
          <w:b/>
          <w:bCs/>
          <w:lang w:val="en-GB"/>
        </w:rPr>
        <w:t xml:space="preserve">OPTION </w:t>
      </w:r>
      <w:r w:rsidRPr="002E20A3">
        <w:rPr>
          <w:rFonts w:cstheme="minorHAnsi"/>
          <w:b/>
          <w:bCs/>
          <w:lang w:val="en-GB"/>
        </w:rPr>
        <w:t>1</w:t>
      </w:r>
      <w:r w:rsidRPr="002E20A3">
        <w:rPr>
          <w:rFonts w:cstheme="minorHAnsi"/>
          <w:lang w:val="en-GB"/>
        </w:rPr>
        <w:t xml:space="preserve"> presenting the most straightforward and factual information, and </w:t>
      </w:r>
      <w:r w:rsidR="006C2999" w:rsidRPr="002E20A3">
        <w:rPr>
          <w:rFonts w:cstheme="minorHAnsi"/>
          <w:b/>
          <w:bCs/>
          <w:lang w:val="en-GB"/>
        </w:rPr>
        <w:t xml:space="preserve">OPTION </w:t>
      </w:r>
      <w:r w:rsidRPr="002E20A3">
        <w:rPr>
          <w:rFonts w:cstheme="minorHAnsi"/>
          <w:b/>
          <w:bCs/>
          <w:lang w:val="en-GB"/>
        </w:rPr>
        <w:t>3</w:t>
      </w:r>
      <w:r w:rsidRPr="002E20A3">
        <w:rPr>
          <w:rFonts w:cstheme="minorHAnsi"/>
          <w:lang w:val="en-GB"/>
        </w:rPr>
        <w:t xml:space="preserve"> presenting the </w:t>
      </w:r>
      <w:r w:rsidR="001C2C7E" w:rsidRPr="002E20A3">
        <w:rPr>
          <w:rFonts w:cstheme="minorHAnsi"/>
          <w:lang w:val="en-GB"/>
        </w:rPr>
        <w:t>richest</w:t>
      </w:r>
      <w:r w:rsidRPr="002E20A3">
        <w:rPr>
          <w:rFonts w:cstheme="minorHAnsi"/>
          <w:lang w:val="en-GB"/>
        </w:rPr>
        <w:t xml:space="preserve">, but also most complex and at times contradictory information. It is important to weigh the strengths and shortcomings of each option through a gender lens in order to be able to </w:t>
      </w:r>
      <w:del w:id="2183" w:author="Author" w:date="2023-04-12T17:23:00Z">
        <w:r w:rsidRPr="002E20A3" w:rsidDel="006C639F">
          <w:rPr>
            <w:rFonts w:cstheme="minorHAnsi"/>
            <w:lang w:val="en-GB"/>
          </w:rPr>
          <w:delText>complement</w:delText>
        </w:r>
      </w:del>
      <w:ins w:id="2184" w:author="Author" w:date="2023-04-12T17:23:00Z">
        <w:r w:rsidR="006C639F">
          <w:rPr>
            <w:rFonts w:cstheme="minorHAnsi"/>
            <w:lang w:val="en-GB"/>
          </w:rPr>
          <w:t>fill</w:t>
        </w:r>
      </w:ins>
      <w:ins w:id="2185" w:author="Author" w:date="2023-04-12T17:24:00Z">
        <w:r w:rsidR="006C639F">
          <w:rPr>
            <w:rFonts w:cstheme="minorHAnsi"/>
            <w:lang w:val="en-GB"/>
          </w:rPr>
          <w:t xml:space="preserve"> in</w:t>
        </w:r>
      </w:ins>
      <w:r w:rsidRPr="002E20A3">
        <w:rPr>
          <w:rFonts w:cstheme="minorHAnsi"/>
          <w:lang w:val="en-GB"/>
        </w:rPr>
        <w:t xml:space="preserve"> any gaps and/</w:t>
      </w:r>
      <w:del w:id="2186" w:author="Author" w:date="2023-04-12T17:23:00Z">
        <w:r w:rsidRPr="002E20A3" w:rsidDel="006C639F">
          <w:rPr>
            <w:rFonts w:cstheme="minorHAnsi"/>
            <w:lang w:val="en-GB"/>
          </w:rPr>
          <w:delText xml:space="preserve"> </w:delText>
        </w:r>
      </w:del>
      <w:r w:rsidRPr="002E20A3">
        <w:rPr>
          <w:rFonts w:cstheme="minorHAnsi"/>
          <w:lang w:val="en-GB"/>
        </w:rPr>
        <w:t xml:space="preserve">or verify </w:t>
      </w:r>
      <w:ins w:id="2187" w:author="Author" w:date="2023-04-12T17:24:00Z">
        <w:r w:rsidR="006C639F">
          <w:rPr>
            <w:rFonts w:cstheme="minorHAnsi"/>
            <w:lang w:val="en-GB"/>
          </w:rPr>
          <w:t xml:space="preserve">the </w:t>
        </w:r>
      </w:ins>
      <w:r w:rsidRPr="002E20A3">
        <w:rPr>
          <w:rFonts w:cstheme="minorHAnsi"/>
          <w:lang w:val="en-GB"/>
        </w:rPr>
        <w:t>information received.</w:t>
      </w:r>
    </w:p>
    <w:p w14:paraId="745C638D" w14:textId="1648B32F" w:rsidR="00C72525" w:rsidRPr="002E20A3" w:rsidRDefault="00C72525" w:rsidP="00C72525">
      <w:pPr>
        <w:jc w:val="both"/>
        <w:rPr>
          <w:rFonts w:cstheme="minorHAnsi"/>
          <w:lang w:val="en-GB"/>
        </w:rPr>
      </w:pPr>
      <w:r w:rsidRPr="002E20A3">
        <w:rPr>
          <w:rFonts w:cstheme="minorHAnsi"/>
          <w:lang w:val="en-GB"/>
        </w:rPr>
        <w:t xml:space="preserve">In </w:t>
      </w:r>
      <w:r w:rsidR="005278E4" w:rsidRPr="002E20A3">
        <w:rPr>
          <w:rFonts w:cstheme="minorHAnsi"/>
          <w:b/>
          <w:bCs/>
          <w:lang w:val="en-GB"/>
        </w:rPr>
        <w:t>OPTION</w:t>
      </w:r>
      <w:r w:rsidRPr="002E20A3">
        <w:rPr>
          <w:rFonts w:cstheme="minorHAnsi"/>
          <w:b/>
          <w:bCs/>
          <w:lang w:val="en-GB"/>
        </w:rPr>
        <w:t xml:space="preserve"> 1 (</w:t>
      </w:r>
      <w:del w:id="2188" w:author="Amy FRUCHTER" w:date="2023-04-14T17:50:00Z">
        <w:r w:rsidRPr="002E20A3" w:rsidDel="004A7F6E">
          <w:rPr>
            <w:rFonts w:cstheme="minorHAnsi"/>
            <w:b/>
            <w:bCs/>
            <w:lang w:val="en-GB"/>
          </w:rPr>
          <w:delText>C</w:delText>
        </w:r>
      </w:del>
      <w:ins w:id="2189" w:author="Amy FRUCHTER" w:date="2023-04-14T17:50:00Z">
        <w:r w:rsidR="004A7F6E">
          <w:rPr>
            <w:rFonts w:cstheme="minorHAnsi"/>
            <w:b/>
            <w:bCs/>
            <w:lang w:val="en-GB"/>
          </w:rPr>
          <w:t>c</w:t>
        </w:r>
      </w:ins>
      <w:r w:rsidRPr="002E20A3">
        <w:rPr>
          <w:rFonts w:cstheme="minorHAnsi"/>
          <w:b/>
          <w:bCs/>
          <w:lang w:val="en-GB"/>
        </w:rPr>
        <w:t>onsult mission reports)</w:t>
      </w:r>
      <w:r w:rsidRPr="002E20A3">
        <w:rPr>
          <w:rFonts w:cstheme="minorHAnsi"/>
          <w:lang w:val="en-GB"/>
        </w:rPr>
        <w:t>, mission reports could offer you standardi</w:t>
      </w:r>
      <w:ins w:id="2190" w:author="Author" w:date="2023-04-12T17:24:00Z">
        <w:r w:rsidR="006C639F">
          <w:rPr>
            <w:rFonts w:cstheme="minorHAnsi"/>
            <w:lang w:val="en-GB"/>
          </w:rPr>
          <w:t>zed</w:t>
        </w:r>
      </w:ins>
      <w:del w:id="2191" w:author="Author" w:date="2023-04-12T17:24:00Z">
        <w:r w:rsidRPr="002E20A3" w:rsidDel="006C639F">
          <w:rPr>
            <w:rFonts w:cstheme="minorHAnsi"/>
            <w:lang w:val="en-GB"/>
          </w:rPr>
          <w:delText>sed</w:delText>
        </w:r>
      </w:del>
      <w:r w:rsidRPr="002E20A3">
        <w:rPr>
          <w:rFonts w:cstheme="minorHAnsi"/>
          <w:lang w:val="en-GB"/>
        </w:rPr>
        <w:t xml:space="preserve"> and targeted information based on the tasks you need to accomplish. Is the information presented </w:t>
      </w:r>
      <w:ins w:id="2192" w:author="Author" w:date="2023-04-12T17:25:00Z">
        <w:r w:rsidR="006C639F">
          <w:rPr>
            <w:rFonts w:cstheme="minorHAnsi"/>
            <w:lang w:val="en-GB"/>
          </w:rPr>
          <w:t>in thos</w:t>
        </w:r>
      </w:ins>
      <w:ins w:id="2193" w:author="Author" w:date="2023-04-13T17:26:00Z">
        <w:r w:rsidR="00EB46CD">
          <w:rPr>
            <w:rFonts w:cstheme="minorHAnsi"/>
            <w:lang w:val="en-GB"/>
          </w:rPr>
          <w:t>e</w:t>
        </w:r>
      </w:ins>
      <w:ins w:id="2194" w:author="Author" w:date="2023-04-12T17:25:00Z">
        <w:r w:rsidR="006C639F">
          <w:rPr>
            <w:rFonts w:cstheme="minorHAnsi"/>
            <w:lang w:val="en-GB"/>
          </w:rPr>
          <w:t xml:space="preserve"> reports </w:t>
        </w:r>
      </w:ins>
      <w:r w:rsidRPr="002E20A3">
        <w:rPr>
          <w:rFonts w:cstheme="minorHAnsi"/>
          <w:lang w:val="en-GB"/>
        </w:rPr>
        <w:t xml:space="preserve">disaggregated by </w:t>
      </w:r>
      <w:r w:rsidR="00F455C3" w:rsidRPr="002E20A3">
        <w:rPr>
          <w:rFonts w:cstheme="minorHAnsi"/>
          <w:lang w:val="en-GB"/>
        </w:rPr>
        <w:t>gender</w:t>
      </w:r>
      <w:r w:rsidR="00831153" w:rsidRPr="002E20A3">
        <w:rPr>
          <w:rFonts w:cstheme="minorHAnsi"/>
          <w:lang w:val="en-GB"/>
        </w:rPr>
        <w:t xml:space="preserve"> and age</w:t>
      </w:r>
      <w:r w:rsidRPr="002E20A3">
        <w:rPr>
          <w:rFonts w:cstheme="minorHAnsi"/>
          <w:lang w:val="en-GB"/>
        </w:rPr>
        <w:t>? Do the analyses that are provided cover all groups</w:t>
      </w:r>
      <w:r w:rsidR="006147EE" w:rsidRPr="002E20A3">
        <w:rPr>
          <w:rFonts w:cstheme="minorHAnsi"/>
          <w:lang w:val="en-GB"/>
        </w:rPr>
        <w:t xml:space="preserve"> </w:t>
      </w:r>
      <w:del w:id="2195" w:author="Author" w:date="2023-04-12T17:25:00Z">
        <w:r w:rsidR="006147EE" w:rsidRPr="002E20A3" w:rsidDel="006C639F">
          <w:rPr>
            <w:rFonts w:cstheme="minorHAnsi"/>
            <w:lang w:val="en-GB"/>
          </w:rPr>
          <w:delText xml:space="preserve">– </w:delText>
        </w:r>
      </w:del>
      <w:r w:rsidRPr="002E20A3">
        <w:rPr>
          <w:rFonts w:cstheme="minorHAnsi"/>
          <w:lang w:val="en-GB"/>
        </w:rPr>
        <w:t>and sub</w:t>
      </w:r>
      <w:del w:id="2196" w:author="Author" w:date="2023-04-12T17:25:00Z">
        <w:r w:rsidRPr="002E20A3" w:rsidDel="002D306D">
          <w:rPr>
            <w:rFonts w:cstheme="minorHAnsi"/>
            <w:lang w:val="en-GB"/>
          </w:rPr>
          <w:delText>-</w:delText>
        </w:r>
      </w:del>
      <w:r w:rsidRPr="002E20A3">
        <w:rPr>
          <w:rFonts w:cstheme="minorHAnsi"/>
          <w:lang w:val="en-GB"/>
        </w:rPr>
        <w:t>groups</w:t>
      </w:r>
      <w:r w:rsidR="006147EE" w:rsidRPr="002E20A3">
        <w:rPr>
          <w:rFonts w:cstheme="minorHAnsi"/>
          <w:lang w:val="en-GB"/>
        </w:rPr>
        <w:t xml:space="preserve"> </w:t>
      </w:r>
      <w:del w:id="2197" w:author="Author" w:date="2023-04-12T17:25:00Z">
        <w:r w:rsidR="006147EE" w:rsidRPr="002E20A3" w:rsidDel="006C639F">
          <w:rPr>
            <w:rFonts w:cstheme="minorHAnsi"/>
            <w:lang w:val="en-GB"/>
          </w:rPr>
          <w:delText>–</w:delText>
        </w:r>
      </w:del>
      <w:r w:rsidR="006147EE" w:rsidRPr="002E20A3">
        <w:rPr>
          <w:rFonts w:cstheme="minorHAnsi"/>
          <w:lang w:val="en-GB"/>
        </w:rPr>
        <w:t xml:space="preserve"> </w:t>
      </w:r>
      <w:r w:rsidRPr="002E20A3">
        <w:rPr>
          <w:rFonts w:cstheme="minorHAnsi"/>
          <w:lang w:val="en-GB"/>
        </w:rPr>
        <w:t>of the population? For instance, do they identify threats and risks for men, women, boys and girls, but also for men, women, boys and girls of certain ethnic and/</w:t>
      </w:r>
      <w:del w:id="2198" w:author="Author" w:date="2023-04-12T17:26:00Z">
        <w:r w:rsidRPr="002E20A3" w:rsidDel="002D306D">
          <w:rPr>
            <w:rFonts w:cstheme="minorHAnsi"/>
            <w:lang w:val="en-GB"/>
          </w:rPr>
          <w:delText xml:space="preserve"> </w:delText>
        </w:r>
      </w:del>
      <w:r w:rsidRPr="002E20A3">
        <w:rPr>
          <w:rFonts w:cstheme="minorHAnsi"/>
          <w:lang w:val="en-GB"/>
        </w:rPr>
        <w:t>or religious groups</w:t>
      </w:r>
      <w:ins w:id="2199" w:author="Author" w:date="2023-04-12T17:26:00Z">
        <w:r w:rsidR="002D306D">
          <w:rPr>
            <w:rFonts w:cstheme="minorHAnsi"/>
            <w:lang w:val="en-GB"/>
          </w:rPr>
          <w:t>,</w:t>
        </w:r>
      </w:ins>
      <w:r w:rsidRPr="002E20A3">
        <w:rPr>
          <w:rFonts w:cstheme="minorHAnsi"/>
          <w:lang w:val="en-GB"/>
        </w:rPr>
        <w:t xml:space="preserve"> etc</w:t>
      </w:r>
      <w:r w:rsidR="00433EE1" w:rsidRPr="002E20A3">
        <w:rPr>
          <w:rFonts w:cstheme="minorHAnsi"/>
          <w:lang w:val="en-GB"/>
        </w:rPr>
        <w:t>?</w:t>
      </w:r>
      <w:r w:rsidRPr="002E20A3">
        <w:rPr>
          <w:rFonts w:cstheme="minorHAnsi"/>
          <w:lang w:val="en-GB"/>
        </w:rPr>
        <w:t xml:space="preserve"> </w:t>
      </w:r>
    </w:p>
    <w:p w14:paraId="17641CB3" w14:textId="5A9F82F9" w:rsidR="00C72525" w:rsidRPr="002E20A3" w:rsidRDefault="00C72525" w:rsidP="00C72525">
      <w:pPr>
        <w:jc w:val="both"/>
        <w:rPr>
          <w:rFonts w:cstheme="minorHAnsi"/>
          <w:lang w:val="en-GB"/>
        </w:rPr>
      </w:pPr>
      <w:r w:rsidRPr="002E20A3">
        <w:rPr>
          <w:rFonts w:cstheme="minorHAnsi"/>
          <w:lang w:val="en-GB"/>
        </w:rPr>
        <w:t xml:space="preserve">Information </w:t>
      </w:r>
      <w:r w:rsidR="00216A78" w:rsidRPr="002E20A3">
        <w:rPr>
          <w:rFonts w:cstheme="minorHAnsi"/>
          <w:lang w:val="en-GB"/>
        </w:rPr>
        <w:t>acquire</w:t>
      </w:r>
      <w:r w:rsidRPr="002E20A3">
        <w:rPr>
          <w:rFonts w:cstheme="minorHAnsi"/>
          <w:lang w:val="en-GB"/>
        </w:rPr>
        <w:t>d through mission reports ha</w:t>
      </w:r>
      <w:ins w:id="2200" w:author="Author" w:date="2023-04-12T17:26:00Z">
        <w:r w:rsidR="002D306D">
          <w:rPr>
            <w:rFonts w:cstheme="minorHAnsi"/>
            <w:lang w:val="en-GB"/>
          </w:rPr>
          <w:t>s</w:t>
        </w:r>
      </w:ins>
      <w:del w:id="2201" w:author="Author" w:date="2023-04-12T17:26:00Z">
        <w:r w:rsidRPr="002E20A3" w:rsidDel="002D306D">
          <w:rPr>
            <w:rFonts w:cstheme="minorHAnsi"/>
            <w:lang w:val="en-GB"/>
          </w:rPr>
          <w:delText>ve</w:delText>
        </w:r>
      </w:del>
      <w:r w:rsidRPr="002E20A3">
        <w:rPr>
          <w:rFonts w:cstheme="minorHAnsi"/>
          <w:lang w:val="en-GB"/>
        </w:rPr>
        <w:t xml:space="preserve"> a high level of accuracy and </w:t>
      </w:r>
      <w:del w:id="2202" w:author="Author" w:date="2023-04-12T17:26:00Z">
        <w:r w:rsidRPr="002E20A3" w:rsidDel="002D306D">
          <w:rPr>
            <w:rFonts w:cstheme="minorHAnsi"/>
            <w:lang w:val="en-GB"/>
          </w:rPr>
          <w:delText>are</w:delText>
        </w:r>
      </w:del>
      <w:ins w:id="2203" w:author="Author" w:date="2023-04-12T17:26:00Z">
        <w:r w:rsidR="002D306D">
          <w:rPr>
            <w:rFonts w:cstheme="minorHAnsi"/>
            <w:lang w:val="en-GB"/>
          </w:rPr>
          <w:t>is</w:t>
        </w:r>
      </w:ins>
      <w:r w:rsidRPr="002E20A3">
        <w:rPr>
          <w:rFonts w:cstheme="minorHAnsi"/>
          <w:lang w:val="en-GB"/>
        </w:rPr>
        <w:t xml:space="preserve"> relatively easy to access. </w:t>
      </w:r>
      <w:del w:id="2204" w:author="Author" w:date="2023-04-12T17:26:00Z">
        <w:r w:rsidRPr="002E20A3" w:rsidDel="002D306D">
          <w:rPr>
            <w:rFonts w:cstheme="minorHAnsi"/>
            <w:lang w:val="en-GB"/>
          </w:rPr>
          <w:delText>They</w:delText>
        </w:r>
      </w:del>
      <w:ins w:id="2205" w:author="Author" w:date="2023-04-12T17:26:00Z">
        <w:r w:rsidR="002D306D">
          <w:rPr>
            <w:rFonts w:cstheme="minorHAnsi"/>
            <w:lang w:val="en-GB"/>
          </w:rPr>
          <w:t>It</w:t>
        </w:r>
      </w:ins>
      <w:r w:rsidRPr="002E20A3">
        <w:rPr>
          <w:rFonts w:cstheme="minorHAnsi"/>
          <w:lang w:val="en-GB"/>
        </w:rPr>
        <w:t xml:space="preserve"> also </w:t>
      </w:r>
      <w:del w:id="2206" w:author="Author" w:date="2023-04-12T17:26:00Z">
        <w:r w:rsidRPr="002E20A3" w:rsidDel="002D306D">
          <w:rPr>
            <w:rFonts w:cstheme="minorHAnsi"/>
            <w:lang w:val="en-GB"/>
          </w:rPr>
          <w:delText>enable</w:delText>
        </w:r>
      </w:del>
      <w:ins w:id="2207" w:author="Author" w:date="2023-04-12T17:26:00Z">
        <w:r w:rsidR="002D306D">
          <w:rPr>
            <w:rFonts w:cstheme="minorHAnsi"/>
            <w:lang w:val="en-GB"/>
          </w:rPr>
          <w:t>allows for</w:t>
        </w:r>
      </w:ins>
      <w:r w:rsidRPr="002E20A3">
        <w:rPr>
          <w:rFonts w:cstheme="minorHAnsi"/>
          <w:lang w:val="en-GB"/>
        </w:rPr>
        <w:t xml:space="preserve"> comparison with older reports, </w:t>
      </w:r>
      <w:del w:id="2208" w:author="Author" w:date="2023-04-12T17:26:00Z">
        <w:r w:rsidRPr="002E20A3" w:rsidDel="002D306D">
          <w:rPr>
            <w:rFonts w:cstheme="minorHAnsi"/>
            <w:lang w:val="en-GB"/>
          </w:rPr>
          <w:delText>t</w:delText>
        </w:r>
      </w:del>
      <w:del w:id="2209" w:author="Author" w:date="2023-04-12T17:27:00Z">
        <w:r w:rsidRPr="002E20A3" w:rsidDel="002D306D">
          <w:rPr>
            <w:rFonts w:cstheme="minorHAnsi"/>
            <w:lang w:val="en-GB"/>
          </w:rPr>
          <w:delText>hat</w:delText>
        </w:r>
      </w:del>
      <w:ins w:id="2210" w:author="Author" w:date="2023-04-12T17:27:00Z">
        <w:r w:rsidR="002D306D">
          <w:rPr>
            <w:rFonts w:cstheme="minorHAnsi"/>
            <w:lang w:val="en-GB"/>
          </w:rPr>
          <w:t>which</w:t>
        </w:r>
      </w:ins>
      <w:r w:rsidRPr="002E20A3">
        <w:rPr>
          <w:rFonts w:cstheme="minorHAnsi"/>
          <w:lang w:val="en-GB"/>
        </w:rPr>
        <w:t xml:space="preserve"> can help </w:t>
      </w:r>
      <w:ins w:id="2211" w:author="Author" w:date="2023-04-12T17:27:00Z">
        <w:r w:rsidR="002D306D">
          <w:rPr>
            <w:rFonts w:cstheme="minorHAnsi"/>
            <w:lang w:val="en-GB"/>
          </w:rPr>
          <w:t xml:space="preserve">to </w:t>
        </w:r>
      </w:ins>
      <w:r w:rsidRPr="002E20A3">
        <w:rPr>
          <w:rFonts w:cstheme="minorHAnsi"/>
          <w:lang w:val="en-GB"/>
        </w:rPr>
        <w:t xml:space="preserve">identify trends and </w:t>
      </w:r>
      <w:ins w:id="2212" w:author="Author" w:date="2023-04-12T17:27:00Z">
        <w:r w:rsidR="002D306D">
          <w:rPr>
            <w:rFonts w:cstheme="minorHAnsi"/>
            <w:lang w:val="en-GB"/>
          </w:rPr>
          <w:t xml:space="preserve">follow the </w:t>
        </w:r>
      </w:ins>
      <w:r w:rsidRPr="002E20A3">
        <w:rPr>
          <w:rFonts w:cstheme="minorHAnsi"/>
          <w:lang w:val="en-GB"/>
        </w:rPr>
        <w:t>evolution of the situation. For instance, ha</w:t>
      </w:r>
      <w:ins w:id="2213" w:author="Author" w:date="2023-04-12T17:27:00Z">
        <w:r w:rsidR="002D306D">
          <w:rPr>
            <w:rFonts w:cstheme="minorHAnsi"/>
            <w:lang w:val="en-GB"/>
          </w:rPr>
          <w:t>s</w:t>
        </w:r>
      </w:ins>
      <w:del w:id="2214" w:author="Author" w:date="2023-04-12T17:27:00Z">
        <w:r w:rsidRPr="002E20A3" w:rsidDel="002D306D">
          <w:rPr>
            <w:rFonts w:cstheme="minorHAnsi"/>
            <w:lang w:val="en-GB"/>
          </w:rPr>
          <w:delText>ve</w:delText>
        </w:r>
      </w:del>
      <w:ins w:id="2215" w:author="Author" w:date="2023-04-12T17:27:00Z">
        <w:r w:rsidR="002D306D">
          <w:rPr>
            <w:rFonts w:cstheme="minorHAnsi"/>
            <w:lang w:val="en-GB"/>
          </w:rPr>
          <w:t xml:space="preserve"> the</w:t>
        </w:r>
      </w:ins>
      <w:r w:rsidRPr="002E20A3">
        <w:rPr>
          <w:rFonts w:cstheme="minorHAnsi"/>
          <w:lang w:val="en-GB"/>
        </w:rPr>
        <w:t xml:space="preserve"> number</w:t>
      </w:r>
      <w:del w:id="2216" w:author="Author" w:date="2023-04-12T17:27:00Z">
        <w:r w:rsidRPr="002E20A3" w:rsidDel="002D306D">
          <w:rPr>
            <w:rFonts w:cstheme="minorHAnsi"/>
            <w:lang w:val="en-GB"/>
          </w:rPr>
          <w:delText>s</w:delText>
        </w:r>
      </w:del>
      <w:r w:rsidRPr="002E20A3">
        <w:rPr>
          <w:rFonts w:cstheme="minorHAnsi"/>
          <w:lang w:val="en-GB"/>
        </w:rPr>
        <w:t xml:space="preserve"> of reported incidents of conflict-related sexual violence increased recently? Are specific groups</w:t>
      </w:r>
      <w:del w:id="2217" w:author="Author" w:date="2023-04-12T17:27:00Z">
        <w:r w:rsidR="008A6AF2" w:rsidRPr="002E20A3" w:rsidDel="002D306D">
          <w:rPr>
            <w:rFonts w:cstheme="minorHAnsi"/>
            <w:lang w:val="en-GB"/>
          </w:rPr>
          <w:delText>,</w:delText>
        </w:r>
      </w:del>
      <w:r w:rsidRPr="002E20A3">
        <w:rPr>
          <w:rFonts w:cstheme="minorHAnsi"/>
          <w:lang w:val="en-GB"/>
        </w:rPr>
        <w:t xml:space="preserve"> who were not targeted before</w:t>
      </w:r>
      <w:del w:id="2218" w:author="Author" w:date="2023-04-12T17:27:00Z">
        <w:r w:rsidR="008A6AF2" w:rsidRPr="002E20A3" w:rsidDel="002D306D">
          <w:rPr>
            <w:rFonts w:cstheme="minorHAnsi"/>
            <w:lang w:val="en-GB"/>
          </w:rPr>
          <w:delText>,</w:delText>
        </w:r>
      </w:del>
      <w:r w:rsidRPr="002E20A3">
        <w:rPr>
          <w:rFonts w:cstheme="minorHAnsi"/>
          <w:lang w:val="en-GB"/>
        </w:rPr>
        <w:t xml:space="preserve"> now experiencing acts of violence? Has the number of active women’s organi</w:t>
      </w:r>
      <w:del w:id="2219" w:author="Author" w:date="2023-04-12T17:27:00Z">
        <w:r w:rsidRPr="002E20A3" w:rsidDel="002D306D">
          <w:rPr>
            <w:rFonts w:cstheme="minorHAnsi"/>
            <w:lang w:val="en-GB"/>
          </w:rPr>
          <w:delText>s</w:delText>
        </w:r>
      </w:del>
      <w:ins w:id="2220" w:author="Author" w:date="2023-04-12T17:27:00Z">
        <w:r w:rsidR="002D306D">
          <w:rPr>
            <w:rFonts w:cstheme="minorHAnsi"/>
            <w:lang w:val="en-GB"/>
          </w:rPr>
          <w:t>z</w:t>
        </w:r>
      </w:ins>
      <w:r w:rsidRPr="002E20A3">
        <w:rPr>
          <w:rFonts w:cstheme="minorHAnsi"/>
          <w:lang w:val="en-GB"/>
        </w:rPr>
        <w:t xml:space="preserve">ations increased </w:t>
      </w:r>
      <w:r w:rsidRPr="002E20A3">
        <w:rPr>
          <w:rFonts w:cstheme="minorHAnsi"/>
          <w:lang w:val="en-GB"/>
        </w:rPr>
        <w:lastRenderedPageBreak/>
        <w:t xml:space="preserve">or decreased? </w:t>
      </w:r>
      <w:del w:id="2221" w:author="Author" w:date="2023-04-12T17:28:00Z">
        <w:r w:rsidRPr="002E20A3" w:rsidDel="002D306D">
          <w:rPr>
            <w:rFonts w:cstheme="minorHAnsi"/>
            <w:lang w:val="en-GB"/>
          </w:rPr>
          <w:delText>Are there parallel</w:delText>
        </w:r>
      </w:del>
      <w:ins w:id="2222" w:author="Author" w:date="2023-04-12T17:28:00Z">
        <w:r w:rsidR="002D306D">
          <w:rPr>
            <w:rFonts w:cstheme="minorHAnsi"/>
            <w:lang w:val="en-GB"/>
          </w:rPr>
          <w:t>Did other</w:t>
        </w:r>
      </w:ins>
      <w:r w:rsidRPr="002E20A3">
        <w:rPr>
          <w:rFonts w:cstheme="minorHAnsi"/>
          <w:lang w:val="en-GB"/>
        </w:rPr>
        <w:t xml:space="preserve"> events </w:t>
      </w:r>
      <w:ins w:id="2223" w:author="Author" w:date="2023-04-12T17:28:00Z">
        <w:r w:rsidR="002D306D">
          <w:rPr>
            <w:rFonts w:cstheme="minorHAnsi"/>
            <w:lang w:val="en-GB"/>
          </w:rPr>
          <w:t xml:space="preserve">occur in parallel </w:t>
        </w:r>
      </w:ins>
      <w:r w:rsidRPr="002E20A3">
        <w:rPr>
          <w:rFonts w:cstheme="minorHAnsi"/>
          <w:lang w:val="en-GB"/>
        </w:rPr>
        <w:t xml:space="preserve">or </w:t>
      </w:r>
      <w:ins w:id="2224" w:author="Author" w:date="2023-04-12T17:28:00Z">
        <w:r w:rsidR="002D306D">
          <w:rPr>
            <w:rFonts w:cstheme="minorHAnsi"/>
            <w:lang w:val="en-GB"/>
          </w:rPr>
          <w:t xml:space="preserve">are there </w:t>
        </w:r>
      </w:ins>
      <w:r w:rsidRPr="002E20A3">
        <w:rPr>
          <w:rFonts w:cstheme="minorHAnsi"/>
          <w:lang w:val="en-GB"/>
        </w:rPr>
        <w:t xml:space="preserve">circumstances </w:t>
      </w:r>
      <w:del w:id="2225" w:author="Author" w:date="2023-04-12T17:28:00Z">
        <w:r w:rsidRPr="002E20A3" w:rsidDel="002D306D">
          <w:rPr>
            <w:rFonts w:cstheme="minorHAnsi"/>
            <w:lang w:val="en-GB"/>
          </w:rPr>
          <w:delText xml:space="preserve">that took place </w:delText>
        </w:r>
      </w:del>
      <w:r w:rsidRPr="002E20A3">
        <w:rPr>
          <w:rFonts w:cstheme="minorHAnsi"/>
          <w:lang w:val="en-GB"/>
        </w:rPr>
        <w:t>that could lead to infer</w:t>
      </w:r>
      <w:ins w:id="2226" w:author="Author" w:date="2023-04-12T17:28:00Z">
        <w:r w:rsidR="002D306D">
          <w:rPr>
            <w:rFonts w:cstheme="minorHAnsi"/>
            <w:lang w:val="en-GB"/>
          </w:rPr>
          <w:t>ring</w:t>
        </w:r>
      </w:ins>
      <w:del w:id="2227" w:author="Author" w:date="2023-04-12T17:28:00Z">
        <w:r w:rsidRPr="002E20A3" w:rsidDel="002D306D">
          <w:rPr>
            <w:rFonts w:cstheme="minorHAnsi"/>
            <w:lang w:val="en-GB"/>
          </w:rPr>
          <w:delText xml:space="preserve"> a</w:delText>
        </w:r>
      </w:del>
      <w:r w:rsidRPr="002E20A3">
        <w:rPr>
          <w:rFonts w:cstheme="minorHAnsi"/>
          <w:lang w:val="en-GB"/>
        </w:rPr>
        <w:t xml:space="preserve"> causality?</w:t>
      </w:r>
      <w:del w:id="2228" w:author="Author" w:date="2023-04-12T17:28:00Z">
        <w:r w:rsidRPr="002E20A3" w:rsidDel="002D306D">
          <w:rPr>
            <w:rFonts w:cstheme="minorHAnsi"/>
            <w:lang w:val="en-GB"/>
          </w:rPr>
          <w:delText xml:space="preserve"> </w:delText>
        </w:r>
        <w:r w:rsidR="008A6AF2" w:rsidRPr="002E20A3" w:rsidDel="002D306D">
          <w:rPr>
            <w:rFonts w:cstheme="minorHAnsi"/>
            <w:lang w:val="en-GB"/>
          </w:rPr>
          <w:delText>E</w:delText>
        </w:r>
        <w:r w:rsidRPr="002E20A3" w:rsidDel="002D306D">
          <w:rPr>
            <w:rFonts w:cstheme="minorHAnsi"/>
            <w:lang w:val="en-GB"/>
          </w:rPr>
          <w:delText>tc.</w:delText>
        </w:r>
      </w:del>
      <w:r w:rsidRPr="002E20A3">
        <w:rPr>
          <w:rFonts w:cstheme="minorHAnsi"/>
          <w:lang w:val="en-GB"/>
        </w:rPr>
        <w:t xml:space="preserve"> </w:t>
      </w:r>
    </w:p>
    <w:p w14:paraId="76ADB7E5" w14:textId="2EAB64DB" w:rsidR="00C72525" w:rsidRPr="002E20A3" w:rsidRDefault="00C72525" w:rsidP="002B7818">
      <w:pPr>
        <w:tabs>
          <w:tab w:val="left" w:pos="2268"/>
        </w:tabs>
        <w:jc w:val="both"/>
        <w:rPr>
          <w:rFonts w:cstheme="minorHAnsi"/>
          <w:lang w:val="en-GB"/>
        </w:rPr>
      </w:pPr>
      <w:r w:rsidRPr="002E20A3">
        <w:rPr>
          <w:rFonts w:cstheme="minorHAnsi"/>
          <w:lang w:val="en-GB"/>
        </w:rPr>
        <w:t xml:space="preserve">On the other hand, </w:t>
      </w:r>
      <w:del w:id="2229" w:author="Author" w:date="2023-04-12T17:29:00Z">
        <w:r w:rsidRPr="002E20A3" w:rsidDel="002D306D">
          <w:rPr>
            <w:rFonts w:cstheme="minorHAnsi"/>
            <w:lang w:val="en-GB"/>
          </w:rPr>
          <w:delText>these</w:delText>
        </w:r>
      </w:del>
      <w:ins w:id="2230" w:author="Author" w:date="2023-04-12T17:29:00Z">
        <w:r w:rsidR="002D306D">
          <w:rPr>
            <w:rFonts w:cstheme="minorHAnsi"/>
            <w:lang w:val="en-GB"/>
          </w:rPr>
          <w:t>mission</w:t>
        </w:r>
      </w:ins>
      <w:r w:rsidRPr="002E20A3">
        <w:rPr>
          <w:rFonts w:cstheme="minorHAnsi"/>
          <w:lang w:val="en-GB"/>
        </w:rPr>
        <w:t xml:space="preserve"> reports may </w:t>
      </w:r>
      <w:del w:id="2231" w:author="Author" w:date="2023-04-12T17:29:00Z">
        <w:r w:rsidRPr="002E20A3" w:rsidDel="002D306D">
          <w:rPr>
            <w:rFonts w:cstheme="minorHAnsi"/>
            <w:lang w:val="en-GB"/>
          </w:rPr>
          <w:delText xml:space="preserve">be </w:delText>
        </w:r>
      </w:del>
      <w:r w:rsidRPr="002E20A3">
        <w:rPr>
          <w:rFonts w:cstheme="minorHAnsi"/>
          <w:lang w:val="en-GB"/>
        </w:rPr>
        <w:t xml:space="preserve">quickly </w:t>
      </w:r>
      <w:del w:id="2232" w:author="Author" w:date="2023-04-12T17:29:00Z">
        <w:r w:rsidRPr="002E20A3" w:rsidDel="002D306D">
          <w:rPr>
            <w:rFonts w:cstheme="minorHAnsi"/>
            <w:lang w:val="en-GB"/>
          </w:rPr>
          <w:delText>outdated</w:delText>
        </w:r>
      </w:del>
      <w:ins w:id="2233" w:author="Author" w:date="2023-04-12T17:29:00Z">
        <w:r w:rsidR="002D306D">
          <w:rPr>
            <w:rFonts w:cstheme="minorHAnsi"/>
            <w:lang w:val="en-GB"/>
          </w:rPr>
          <w:t>become obsolete</w:t>
        </w:r>
      </w:ins>
      <w:r w:rsidRPr="002E20A3">
        <w:rPr>
          <w:rFonts w:cstheme="minorHAnsi"/>
          <w:lang w:val="en-GB"/>
        </w:rPr>
        <w:t xml:space="preserve">. Acts of unrest or violence could take place at any moment. Reports of </w:t>
      </w:r>
      <w:del w:id="2234" w:author="Author" w:date="2023-04-12T17:30:00Z">
        <w:r w:rsidRPr="002E20A3" w:rsidDel="002D306D">
          <w:rPr>
            <w:rFonts w:cstheme="minorHAnsi"/>
            <w:lang w:val="en-GB"/>
          </w:rPr>
          <w:delText>these</w:delText>
        </w:r>
      </w:del>
      <w:ins w:id="2235" w:author="Author" w:date="2023-04-12T17:30:00Z">
        <w:r w:rsidR="002D306D">
          <w:rPr>
            <w:rFonts w:cstheme="minorHAnsi"/>
            <w:lang w:val="en-GB"/>
          </w:rPr>
          <w:t>such</w:t>
        </w:r>
      </w:ins>
      <w:r w:rsidRPr="002E20A3">
        <w:rPr>
          <w:rFonts w:cstheme="minorHAnsi"/>
          <w:lang w:val="en-GB"/>
        </w:rPr>
        <w:t xml:space="preserve"> acts may not be </w:t>
      </w:r>
      <w:del w:id="2236" w:author="Author" w:date="2023-04-12T17:30:00Z">
        <w:r w:rsidRPr="002E20A3" w:rsidDel="002D306D">
          <w:rPr>
            <w:rFonts w:cstheme="minorHAnsi"/>
            <w:lang w:val="en-GB"/>
          </w:rPr>
          <w:delText xml:space="preserve">available </w:delText>
        </w:r>
      </w:del>
      <w:r w:rsidRPr="002E20A3">
        <w:rPr>
          <w:rFonts w:cstheme="minorHAnsi"/>
          <w:lang w:val="en-GB"/>
        </w:rPr>
        <w:t xml:space="preserve">immediately </w:t>
      </w:r>
      <w:ins w:id="2237" w:author="Author" w:date="2023-04-12T17:30:00Z">
        <w:r w:rsidR="002D306D" w:rsidRPr="002E20A3">
          <w:rPr>
            <w:rFonts w:cstheme="minorHAnsi"/>
            <w:lang w:val="en-GB"/>
          </w:rPr>
          <w:t xml:space="preserve">available </w:t>
        </w:r>
      </w:ins>
      <w:r w:rsidRPr="002E20A3">
        <w:rPr>
          <w:rFonts w:cstheme="minorHAnsi"/>
          <w:lang w:val="en-GB"/>
        </w:rPr>
        <w:t>or if they are, may lack detailed analysis or contextuali</w:t>
      </w:r>
      <w:del w:id="2238" w:author="Author" w:date="2023-04-12T17:30:00Z">
        <w:r w:rsidRPr="002E20A3" w:rsidDel="002D306D">
          <w:rPr>
            <w:rFonts w:cstheme="minorHAnsi"/>
            <w:lang w:val="en-GB"/>
          </w:rPr>
          <w:delText>s</w:delText>
        </w:r>
      </w:del>
      <w:ins w:id="2239" w:author="Author" w:date="2023-04-12T17:30:00Z">
        <w:r w:rsidR="002D306D">
          <w:rPr>
            <w:rFonts w:cstheme="minorHAnsi"/>
            <w:lang w:val="en-GB"/>
          </w:rPr>
          <w:t>z</w:t>
        </w:r>
      </w:ins>
      <w:r w:rsidRPr="002E20A3">
        <w:rPr>
          <w:rFonts w:cstheme="minorHAnsi"/>
          <w:lang w:val="en-GB"/>
        </w:rPr>
        <w:t>ation. For instance, while the reports may provide statistical</w:t>
      </w:r>
      <w:del w:id="2240" w:author="Author" w:date="2023-04-12T17:30:00Z">
        <w:r w:rsidR="00831153" w:rsidRPr="002E20A3" w:rsidDel="002D306D">
          <w:rPr>
            <w:rFonts w:cstheme="minorHAnsi"/>
            <w:lang w:val="en-GB"/>
          </w:rPr>
          <w:delText>,</w:delText>
        </w:r>
      </w:del>
      <w:ins w:id="2241" w:author="Author" w:date="2023-04-12T17:30:00Z">
        <w:r w:rsidR="002D306D">
          <w:rPr>
            <w:rFonts w:cstheme="minorHAnsi"/>
            <w:lang w:val="en-GB"/>
          </w:rPr>
          <w:t xml:space="preserve"> data disaggregated by</w:t>
        </w:r>
      </w:ins>
      <w:r w:rsidRPr="002E20A3">
        <w:rPr>
          <w:rFonts w:cstheme="minorHAnsi"/>
          <w:lang w:val="en-GB"/>
        </w:rPr>
        <w:t xml:space="preserve"> </w:t>
      </w:r>
      <w:r w:rsidR="008A6AF2" w:rsidRPr="002E20A3">
        <w:rPr>
          <w:rFonts w:cstheme="minorHAnsi"/>
          <w:lang w:val="en-GB"/>
        </w:rPr>
        <w:t>gender</w:t>
      </w:r>
      <w:del w:id="2242" w:author="Author" w:date="2023-04-12T17:30:00Z">
        <w:r w:rsidR="004452F3" w:rsidRPr="002E20A3" w:rsidDel="002D306D">
          <w:rPr>
            <w:rFonts w:cstheme="minorHAnsi"/>
            <w:lang w:val="en-GB"/>
          </w:rPr>
          <w:delText>-</w:delText>
        </w:r>
      </w:del>
      <w:r w:rsidR="00825D46" w:rsidRPr="002E20A3">
        <w:rPr>
          <w:rFonts w:cstheme="minorHAnsi"/>
          <w:lang w:val="en-GB"/>
        </w:rPr>
        <w:t xml:space="preserve"> </w:t>
      </w:r>
      <w:r w:rsidR="00831153" w:rsidRPr="002E20A3">
        <w:rPr>
          <w:rFonts w:cstheme="minorHAnsi"/>
          <w:lang w:val="en-GB"/>
        </w:rPr>
        <w:t>and age</w:t>
      </w:r>
      <w:del w:id="2243" w:author="Author" w:date="2023-04-12T17:30:00Z">
        <w:r w:rsidRPr="002E20A3" w:rsidDel="002D306D">
          <w:rPr>
            <w:rFonts w:cstheme="minorHAnsi"/>
            <w:lang w:val="en-GB"/>
          </w:rPr>
          <w:delText>-disag</w:delText>
        </w:r>
      </w:del>
      <w:del w:id="2244" w:author="Author" w:date="2023-04-12T17:31:00Z">
        <w:r w:rsidRPr="002E20A3" w:rsidDel="002D306D">
          <w:rPr>
            <w:rFonts w:cstheme="minorHAnsi"/>
            <w:lang w:val="en-GB"/>
          </w:rPr>
          <w:delText>gregated data</w:delText>
        </w:r>
      </w:del>
      <w:r w:rsidRPr="002E20A3">
        <w:rPr>
          <w:rFonts w:cstheme="minorHAnsi"/>
          <w:lang w:val="en-GB"/>
        </w:rPr>
        <w:t xml:space="preserve"> (</w:t>
      </w:r>
      <w:r w:rsidR="00E92C2F" w:rsidRPr="002E20A3">
        <w:rPr>
          <w:rFonts w:cstheme="minorHAnsi"/>
          <w:lang w:val="en-GB"/>
        </w:rPr>
        <w:t xml:space="preserve">for example, </w:t>
      </w:r>
      <w:r w:rsidRPr="002E20A3">
        <w:rPr>
          <w:rFonts w:cstheme="minorHAnsi"/>
          <w:lang w:val="en-GB"/>
        </w:rPr>
        <w:t>120 persons, including 35 women, 3 girls and 5 boys were injured) they may fail to adequately explain why such incidents took place.</w:t>
      </w:r>
      <w:r w:rsidR="00A936E7" w:rsidRPr="002E20A3">
        <w:rPr>
          <w:rFonts w:cstheme="minorHAnsi"/>
          <w:lang w:val="en-GB"/>
        </w:rPr>
        <w:t xml:space="preserve"> </w:t>
      </w:r>
      <w:del w:id="2245" w:author="Author" w:date="2023-04-12T17:31:00Z">
        <w:r w:rsidRPr="002E20A3" w:rsidDel="002D306D">
          <w:rPr>
            <w:rFonts w:cstheme="minorHAnsi"/>
            <w:lang w:val="en-GB"/>
          </w:rPr>
          <w:delText>Access</w:delText>
        </w:r>
      </w:del>
      <w:ins w:id="2246" w:author="Author" w:date="2023-04-12T17:31:00Z">
        <w:r w:rsidR="002D306D">
          <w:rPr>
            <w:rFonts w:cstheme="minorHAnsi"/>
            <w:lang w:val="en-GB"/>
          </w:rPr>
          <w:t>Obtain</w:t>
        </w:r>
      </w:ins>
      <w:r w:rsidRPr="002E20A3">
        <w:rPr>
          <w:rFonts w:cstheme="minorHAnsi"/>
          <w:lang w:val="en-GB"/>
        </w:rPr>
        <w:t>ing accurate, unbiased and factual information is essential in order to better respond to the situation.</w:t>
      </w:r>
      <w:r w:rsidR="00A936E7" w:rsidRPr="002E20A3">
        <w:rPr>
          <w:rFonts w:cstheme="minorHAnsi"/>
          <w:lang w:val="en-GB"/>
        </w:rPr>
        <w:t xml:space="preserve"> </w:t>
      </w:r>
    </w:p>
    <w:p w14:paraId="780BB96F" w14:textId="0F335149" w:rsidR="00C72525" w:rsidRPr="002E20A3" w:rsidRDefault="005278E4" w:rsidP="00C72525">
      <w:pPr>
        <w:jc w:val="both"/>
        <w:rPr>
          <w:rFonts w:cstheme="minorHAnsi"/>
          <w:lang w:val="en-GB"/>
        </w:rPr>
      </w:pPr>
      <w:r w:rsidRPr="002E20A3">
        <w:rPr>
          <w:rFonts w:cstheme="minorHAnsi"/>
          <w:b/>
          <w:bCs/>
          <w:lang w:val="en-GB"/>
        </w:rPr>
        <w:t>OPTION</w:t>
      </w:r>
      <w:r w:rsidR="00C72525" w:rsidRPr="002E20A3">
        <w:rPr>
          <w:rFonts w:cstheme="minorHAnsi"/>
          <w:b/>
          <w:bCs/>
          <w:lang w:val="en-GB"/>
        </w:rPr>
        <w:t xml:space="preserve"> 2 (</w:t>
      </w:r>
      <w:del w:id="2247" w:author="Amy FRUCHTER" w:date="2023-04-14T17:50:00Z">
        <w:r w:rsidR="00C72525" w:rsidRPr="002E20A3" w:rsidDel="004A7F6E">
          <w:rPr>
            <w:rFonts w:cstheme="minorHAnsi"/>
            <w:b/>
            <w:bCs/>
            <w:lang w:val="en-GB"/>
          </w:rPr>
          <w:delText>D</w:delText>
        </w:r>
      </w:del>
      <w:ins w:id="2248" w:author="Amy FRUCHTER" w:date="2023-04-14T17:50:00Z">
        <w:r w:rsidR="004A7F6E">
          <w:rPr>
            <w:rFonts w:cstheme="minorHAnsi"/>
            <w:b/>
            <w:bCs/>
            <w:lang w:val="en-GB"/>
          </w:rPr>
          <w:t>d</w:t>
        </w:r>
      </w:ins>
      <w:r w:rsidR="00C72525" w:rsidRPr="002E20A3">
        <w:rPr>
          <w:rFonts w:cstheme="minorHAnsi"/>
          <w:b/>
          <w:bCs/>
          <w:lang w:val="en-GB"/>
        </w:rPr>
        <w:t>iscuss with mission components)</w:t>
      </w:r>
      <w:r w:rsidR="00C72525" w:rsidRPr="002E20A3">
        <w:rPr>
          <w:rFonts w:cstheme="minorHAnsi"/>
          <w:lang w:val="en-GB"/>
        </w:rPr>
        <w:t xml:space="preserve"> offers similar advantages to </w:t>
      </w:r>
      <w:r w:rsidR="006C2999" w:rsidRPr="002E20A3">
        <w:rPr>
          <w:rFonts w:cstheme="minorHAnsi"/>
          <w:lang w:val="en-GB"/>
        </w:rPr>
        <w:t>OPTION</w:t>
      </w:r>
      <w:r w:rsidR="00C72525" w:rsidRPr="002E20A3">
        <w:rPr>
          <w:rFonts w:cstheme="minorHAnsi"/>
          <w:lang w:val="en-GB"/>
        </w:rPr>
        <w:t xml:space="preserve"> 1 in terms of facilitation of analysis, accessibility and accuracy. This option offers the added advantage of facilitating direct discussion</w:t>
      </w:r>
      <w:r w:rsidR="009C3063" w:rsidRPr="002E20A3">
        <w:rPr>
          <w:rFonts w:cstheme="minorHAnsi"/>
          <w:lang w:val="en-GB"/>
        </w:rPr>
        <w:t xml:space="preserve"> </w:t>
      </w:r>
      <w:del w:id="2249" w:author="Author" w:date="2023-04-12T17:34:00Z">
        <w:r w:rsidR="009C3063" w:rsidRPr="002E20A3" w:rsidDel="002D306D">
          <w:rPr>
            <w:rFonts w:cstheme="minorHAnsi"/>
            <w:lang w:val="en-GB"/>
          </w:rPr>
          <w:delText xml:space="preserve">– </w:delText>
        </w:r>
      </w:del>
      <w:r w:rsidR="00C72525" w:rsidRPr="002E20A3">
        <w:rPr>
          <w:rFonts w:cstheme="minorHAnsi"/>
          <w:lang w:val="en-GB"/>
        </w:rPr>
        <w:t xml:space="preserve">and </w:t>
      </w:r>
      <w:del w:id="2250" w:author="Author" w:date="2023-04-12T17:34:00Z">
        <w:r w:rsidR="00C72525" w:rsidRPr="002E20A3" w:rsidDel="002D306D">
          <w:rPr>
            <w:rFonts w:cstheme="minorHAnsi"/>
            <w:lang w:val="en-GB"/>
          </w:rPr>
          <w:delText>eventual</w:delText>
        </w:r>
      </w:del>
      <w:ins w:id="2251" w:author="Author" w:date="2023-04-12T17:34:00Z">
        <w:r w:rsidR="002D306D">
          <w:rPr>
            <w:rFonts w:cstheme="minorHAnsi"/>
            <w:lang w:val="en-GB"/>
          </w:rPr>
          <w:t>potentially,</w:t>
        </w:r>
      </w:ins>
      <w:r w:rsidR="00C72525" w:rsidRPr="002E20A3">
        <w:rPr>
          <w:rFonts w:cstheme="minorHAnsi"/>
          <w:lang w:val="en-GB"/>
        </w:rPr>
        <w:t xml:space="preserve"> coordination</w:t>
      </w:r>
      <w:del w:id="2252" w:author="Author" w:date="2023-04-12T17:34:00Z">
        <w:r w:rsidR="009C3063" w:rsidRPr="002E20A3" w:rsidDel="002D306D">
          <w:rPr>
            <w:rFonts w:cstheme="minorHAnsi"/>
            <w:lang w:val="en-GB"/>
          </w:rPr>
          <w:delText xml:space="preserve"> –</w:delText>
        </w:r>
      </w:del>
      <w:r w:rsidR="009C3063" w:rsidRPr="002E20A3">
        <w:rPr>
          <w:rFonts w:cstheme="minorHAnsi"/>
          <w:lang w:val="en-GB"/>
        </w:rPr>
        <w:t xml:space="preserve"> </w:t>
      </w:r>
      <w:r w:rsidR="00C72525" w:rsidRPr="002E20A3">
        <w:rPr>
          <w:rFonts w:cstheme="minorHAnsi"/>
          <w:lang w:val="en-GB"/>
        </w:rPr>
        <w:t xml:space="preserve">with the persons of interest. For instance, who is currently working on mine action or women’s economic empowerment? Have there been any recent projects on vocational training for youth? What have been the outcomes of these projects? </w:t>
      </w:r>
    </w:p>
    <w:p w14:paraId="74D5CE75" w14:textId="77777777" w:rsidR="00C72525" w:rsidRPr="002E20A3" w:rsidRDefault="00C72525" w:rsidP="00C72525">
      <w:pPr>
        <w:jc w:val="both"/>
        <w:rPr>
          <w:rFonts w:cstheme="minorHAnsi"/>
          <w:lang w:val="en-GB"/>
        </w:rPr>
      </w:pPr>
      <w:r w:rsidRPr="002E20A3">
        <w:rPr>
          <w:rFonts w:cstheme="minorHAnsi"/>
          <w:lang w:val="en-GB"/>
        </w:rPr>
        <w:t xml:space="preserve">Varied reporting procedures and the multiplicity of areas of focus among mission components, however, makes comparison difficult. </w:t>
      </w:r>
    </w:p>
    <w:p w14:paraId="45051042" w14:textId="16F58F84" w:rsidR="00C72525" w:rsidRPr="002E20A3" w:rsidRDefault="005278E4" w:rsidP="00C72525">
      <w:pPr>
        <w:jc w:val="both"/>
        <w:rPr>
          <w:rFonts w:cstheme="minorHAnsi"/>
          <w:lang w:val="en-GB"/>
        </w:rPr>
      </w:pPr>
      <w:r w:rsidRPr="002E20A3">
        <w:rPr>
          <w:rFonts w:cstheme="minorHAnsi"/>
          <w:b/>
          <w:bCs/>
          <w:lang w:val="en-GB"/>
        </w:rPr>
        <w:t>OPTION</w:t>
      </w:r>
      <w:r w:rsidR="00C72525" w:rsidRPr="002E20A3">
        <w:rPr>
          <w:rFonts w:cstheme="minorHAnsi"/>
          <w:b/>
          <w:bCs/>
          <w:lang w:val="en-GB"/>
        </w:rPr>
        <w:t xml:space="preserve"> 3 (</w:t>
      </w:r>
      <w:del w:id="2253" w:author="Amy FRUCHTER" w:date="2023-04-14T17:50:00Z">
        <w:r w:rsidR="00C72525" w:rsidRPr="002E20A3" w:rsidDel="004A7F6E">
          <w:rPr>
            <w:rFonts w:cstheme="minorHAnsi"/>
            <w:b/>
            <w:bCs/>
            <w:lang w:val="en-GB"/>
          </w:rPr>
          <w:delText>D</w:delText>
        </w:r>
      </w:del>
      <w:ins w:id="2254" w:author="Amy FRUCHTER" w:date="2023-04-14T17:50:00Z">
        <w:r w:rsidR="004A7F6E">
          <w:rPr>
            <w:rFonts w:cstheme="minorHAnsi"/>
            <w:b/>
            <w:bCs/>
            <w:lang w:val="en-GB"/>
          </w:rPr>
          <w:t>d</w:t>
        </w:r>
      </w:ins>
      <w:r w:rsidR="00C72525" w:rsidRPr="002E20A3">
        <w:rPr>
          <w:rFonts w:cstheme="minorHAnsi"/>
          <w:b/>
          <w:bCs/>
          <w:lang w:val="en-GB"/>
        </w:rPr>
        <w:t>iscuss with local population)</w:t>
      </w:r>
      <w:r w:rsidR="00C72525" w:rsidRPr="002E20A3">
        <w:rPr>
          <w:rFonts w:cstheme="minorHAnsi"/>
          <w:lang w:val="en-GB"/>
        </w:rPr>
        <w:t xml:space="preserve"> offers the unique advantage of obtaining first-hand information from those who are directly concerned by a specific project. Information </w:t>
      </w:r>
      <w:r w:rsidR="00216A78" w:rsidRPr="002E20A3">
        <w:rPr>
          <w:rFonts w:cstheme="minorHAnsi"/>
          <w:lang w:val="en-GB"/>
        </w:rPr>
        <w:t>acquir</w:t>
      </w:r>
      <w:r w:rsidR="00C72525" w:rsidRPr="002E20A3">
        <w:rPr>
          <w:rFonts w:cstheme="minorHAnsi"/>
          <w:lang w:val="en-GB"/>
        </w:rPr>
        <w:t>ed through such consultations will be rich in cultural analysis and anecdotes. For instance, local women may explain that they have come across several mines while on their way to fetch water from the river, or that men do not take their livestock to graze in a specific location anymore. Women are often well aware of what is happening at the local level and could be a valuable source of information. The local population could also provide explanations o</w:t>
      </w:r>
      <w:ins w:id="2255" w:author="Author" w:date="2023-04-12T17:35:00Z">
        <w:r w:rsidR="008837EA">
          <w:rPr>
            <w:rFonts w:cstheme="minorHAnsi"/>
            <w:lang w:val="en-GB"/>
          </w:rPr>
          <w:t>f</w:t>
        </w:r>
      </w:ins>
      <w:del w:id="2256" w:author="Author" w:date="2023-04-12T17:35:00Z">
        <w:r w:rsidR="00C72525" w:rsidRPr="002E20A3" w:rsidDel="008837EA">
          <w:rPr>
            <w:rFonts w:cstheme="minorHAnsi"/>
            <w:lang w:val="en-GB"/>
          </w:rPr>
          <w:delText>n</w:delText>
        </w:r>
      </w:del>
      <w:r w:rsidR="00C72525" w:rsidRPr="002E20A3">
        <w:rPr>
          <w:rFonts w:cstheme="minorHAnsi"/>
          <w:lang w:val="en-GB"/>
        </w:rPr>
        <w:t xml:space="preserve"> certain traditions or practices. A village elder, for example, could explain that certain violent behaviour carried out by boys of a certain ethnic group is a rite of passage into manhood. </w:t>
      </w:r>
    </w:p>
    <w:p w14:paraId="6E4D93BB" w14:textId="741A80A7" w:rsidR="00C72525" w:rsidRPr="002E20A3" w:rsidRDefault="00C72525" w:rsidP="00C72525">
      <w:pPr>
        <w:jc w:val="both"/>
        <w:rPr>
          <w:rFonts w:cstheme="minorHAnsi"/>
          <w:lang w:val="en-GB"/>
        </w:rPr>
      </w:pPr>
      <w:r w:rsidRPr="002E20A3">
        <w:rPr>
          <w:rFonts w:cstheme="minorHAnsi"/>
          <w:lang w:val="en-GB"/>
        </w:rPr>
        <w:t xml:space="preserve">However, information </w:t>
      </w:r>
      <w:r w:rsidR="00216A78" w:rsidRPr="002E20A3">
        <w:rPr>
          <w:rFonts w:cstheme="minorHAnsi"/>
          <w:lang w:val="en-GB"/>
        </w:rPr>
        <w:t>acquir</w:t>
      </w:r>
      <w:r w:rsidRPr="002E20A3">
        <w:rPr>
          <w:rFonts w:cstheme="minorHAnsi"/>
          <w:lang w:val="en-GB"/>
        </w:rPr>
        <w:t>ed from the local population could be one-sided or biased and could lack objectivity. Cultural and language barriers may also complicate communication.</w:t>
      </w:r>
      <w:r w:rsidR="00A936E7" w:rsidRPr="002E20A3">
        <w:rPr>
          <w:rFonts w:cstheme="minorHAnsi"/>
          <w:lang w:val="en-GB"/>
        </w:rPr>
        <w:t xml:space="preserve"> </w:t>
      </w:r>
    </w:p>
    <w:p w14:paraId="31297262" w14:textId="77777777" w:rsidR="00C72525" w:rsidRPr="002E20A3" w:rsidRDefault="00C72525" w:rsidP="00C72525">
      <w:pPr>
        <w:jc w:val="both"/>
        <w:rPr>
          <w:rFonts w:cstheme="minorHAnsi"/>
          <w:b/>
          <w:bCs/>
          <w:lang w:val="en-GB"/>
        </w:rPr>
      </w:pPr>
    </w:p>
    <w:p w14:paraId="1E15E069" w14:textId="6D6D5867" w:rsidR="00C72525" w:rsidRPr="002E20A3" w:rsidRDefault="00AC23F4" w:rsidP="00DC34BB">
      <w:pPr>
        <w:pStyle w:val="InSectionHeading1"/>
        <w:rPr>
          <w:rStyle w:val="IntenseEmphasis"/>
          <w:i w:val="0"/>
          <w:iCs w:val="0"/>
          <w:color w:val="auto"/>
          <w:lang w:val="en-GB"/>
        </w:rPr>
      </w:pPr>
      <w:r w:rsidRPr="002E20A3">
        <w:rPr>
          <w:rStyle w:val="IntenseEmphasis"/>
          <w:i w:val="0"/>
          <w:iCs w:val="0"/>
          <w:color w:val="auto"/>
          <w:lang w:val="en-GB"/>
        </w:rPr>
        <w:t>CONCLUSION</w:t>
      </w:r>
      <w:ins w:id="2257" w:author="Amy FRUCHTER" w:date="2023-04-14T17:50:00Z">
        <w:r w:rsidR="004A7F6E">
          <w:rPr>
            <w:rStyle w:val="IntenseEmphasis"/>
            <w:i w:val="0"/>
            <w:iCs w:val="0"/>
            <w:color w:val="auto"/>
            <w:lang w:val="en-GB"/>
          </w:rPr>
          <w:t xml:space="preserve"> OF PRESENTATION</w:t>
        </w:r>
      </w:ins>
    </w:p>
    <w:p w14:paraId="484EE892" w14:textId="7559BBF7" w:rsidR="00C72525" w:rsidRPr="002E20A3" w:rsidRDefault="00C72525" w:rsidP="00C72525">
      <w:pPr>
        <w:jc w:val="both"/>
        <w:rPr>
          <w:rFonts w:cstheme="minorHAnsi"/>
          <w:lang w:val="en-GB"/>
        </w:rPr>
      </w:pPr>
      <w:r w:rsidRPr="002E20A3">
        <w:rPr>
          <w:rFonts w:cstheme="minorHAnsi"/>
          <w:lang w:val="en-GB"/>
        </w:rPr>
        <w:t xml:space="preserve">Once the debrief is complete, you can go back to the </w:t>
      </w:r>
      <w:r w:rsidR="00D52E6B" w:rsidRPr="002E20A3">
        <w:rPr>
          <w:rFonts w:cstheme="minorHAnsi"/>
          <w:lang w:val="en-GB"/>
        </w:rPr>
        <w:t>PowerPoint</w:t>
      </w:r>
      <w:r w:rsidRPr="002E20A3">
        <w:rPr>
          <w:rFonts w:cstheme="minorHAnsi"/>
          <w:lang w:val="en-GB"/>
        </w:rPr>
        <w:t xml:space="preserve"> presentation and </w:t>
      </w:r>
      <w:r w:rsidR="001E08B5" w:rsidRPr="002E20A3">
        <w:rPr>
          <w:rFonts w:cstheme="minorHAnsi"/>
          <w:lang w:val="en-GB"/>
        </w:rPr>
        <w:t>go through</w:t>
      </w:r>
      <w:r w:rsidRPr="002E20A3">
        <w:rPr>
          <w:rFonts w:cstheme="minorHAnsi"/>
          <w:lang w:val="en-GB"/>
        </w:rPr>
        <w:t xml:space="preserve"> the “Remember!” slide that includes key take</w:t>
      </w:r>
      <w:del w:id="2258" w:author="Author" w:date="2023-04-12T17:36:00Z">
        <w:r w:rsidRPr="002E20A3" w:rsidDel="008837EA">
          <w:rPr>
            <w:rFonts w:cstheme="minorHAnsi"/>
            <w:lang w:val="en-GB"/>
          </w:rPr>
          <w:delText>-</w:delText>
        </w:r>
      </w:del>
      <w:r w:rsidRPr="002E20A3">
        <w:rPr>
          <w:rFonts w:cstheme="minorHAnsi"/>
          <w:lang w:val="en-GB"/>
        </w:rPr>
        <w:t>aways from th</w:t>
      </w:r>
      <w:ins w:id="2259" w:author="Author" w:date="2023-04-12T17:36:00Z">
        <w:r w:rsidR="008837EA">
          <w:rPr>
            <w:rFonts w:cstheme="minorHAnsi"/>
            <w:lang w:val="en-GB"/>
          </w:rPr>
          <w:t>e</w:t>
        </w:r>
      </w:ins>
      <w:del w:id="2260" w:author="Author" w:date="2023-04-12T17:36:00Z">
        <w:r w:rsidRPr="002E20A3" w:rsidDel="008837EA">
          <w:rPr>
            <w:rFonts w:cstheme="minorHAnsi"/>
            <w:lang w:val="en-GB"/>
          </w:rPr>
          <w:delText>is</w:delText>
        </w:r>
      </w:del>
      <w:r w:rsidRPr="002E20A3">
        <w:rPr>
          <w:rFonts w:cstheme="minorHAnsi"/>
          <w:lang w:val="en-GB"/>
        </w:rPr>
        <w:t xml:space="preserve"> exercise. Key points to raise include</w:t>
      </w:r>
      <w:ins w:id="2261" w:author="Author" w:date="2023-04-12T17:36:00Z">
        <w:r w:rsidR="008837EA">
          <w:rPr>
            <w:rFonts w:cstheme="minorHAnsi"/>
            <w:lang w:val="en-GB"/>
          </w:rPr>
          <w:t xml:space="preserve"> the following actions</w:t>
        </w:r>
      </w:ins>
      <w:r w:rsidRPr="002E20A3">
        <w:rPr>
          <w:rFonts w:cstheme="minorHAnsi"/>
          <w:lang w:val="en-GB"/>
        </w:rPr>
        <w:t xml:space="preserve">: </w:t>
      </w:r>
    </w:p>
    <w:p w14:paraId="163D0D5F" w14:textId="782CD4AE" w:rsidR="00C72525" w:rsidRPr="002E20A3" w:rsidRDefault="00216A78" w:rsidP="00450E19">
      <w:pPr>
        <w:pStyle w:val="ListParagraph"/>
        <w:numPr>
          <w:ilvl w:val="0"/>
          <w:numId w:val="24"/>
        </w:numPr>
        <w:jc w:val="both"/>
        <w:rPr>
          <w:rFonts w:cstheme="minorHAnsi"/>
          <w:lang w:val="en-GB"/>
        </w:rPr>
      </w:pPr>
      <w:r w:rsidRPr="002E20A3">
        <w:rPr>
          <w:rFonts w:cstheme="minorHAnsi"/>
          <w:lang w:val="en-GB"/>
        </w:rPr>
        <w:t>Acquire</w:t>
      </w:r>
      <w:r w:rsidR="00C72525" w:rsidRPr="002E20A3">
        <w:rPr>
          <w:rFonts w:cstheme="minorHAnsi"/>
          <w:lang w:val="en-GB"/>
        </w:rPr>
        <w:t xml:space="preserve"> information from multiple sources </w:t>
      </w:r>
    </w:p>
    <w:p w14:paraId="3F36B14E" w14:textId="77777777" w:rsidR="00C72525" w:rsidRPr="002E20A3" w:rsidRDefault="00C72525" w:rsidP="00450E19">
      <w:pPr>
        <w:pStyle w:val="ListParagraph"/>
        <w:numPr>
          <w:ilvl w:val="0"/>
          <w:numId w:val="24"/>
        </w:numPr>
        <w:jc w:val="both"/>
        <w:rPr>
          <w:rFonts w:cstheme="minorHAnsi"/>
          <w:lang w:val="en-GB"/>
        </w:rPr>
      </w:pPr>
      <w:r w:rsidRPr="002E20A3">
        <w:rPr>
          <w:rFonts w:cstheme="minorHAnsi"/>
          <w:lang w:val="en-GB"/>
        </w:rPr>
        <w:t xml:space="preserve">Consider intersectionalities </w:t>
      </w:r>
    </w:p>
    <w:p w14:paraId="303CD53A" w14:textId="22CE72CA" w:rsidR="00C72525" w:rsidRPr="002E20A3" w:rsidRDefault="00C72525" w:rsidP="00450E19">
      <w:pPr>
        <w:pStyle w:val="ListParagraph"/>
        <w:numPr>
          <w:ilvl w:val="0"/>
          <w:numId w:val="24"/>
        </w:numPr>
        <w:jc w:val="both"/>
        <w:rPr>
          <w:rFonts w:cstheme="minorHAnsi"/>
          <w:lang w:val="en-GB"/>
        </w:rPr>
      </w:pPr>
      <w:r w:rsidRPr="002E20A3">
        <w:rPr>
          <w:rFonts w:cstheme="minorHAnsi"/>
          <w:lang w:val="en-GB"/>
        </w:rPr>
        <w:t xml:space="preserve">Use multiple analysis frameworks to </w:t>
      </w:r>
      <w:r w:rsidR="00950FDF" w:rsidRPr="002E20A3">
        <w:rPr>
          <w:rFonts w:cstheme="minorHAnsi"/>
          <w:lang w:val="en-GB"/>
        </w:rPr>
        <w:t>acquire</w:t>
      </w:r>
      <w:r w:rsidRPr="002E20A3">
        <w:rPr>
          <w:rFonts w:cstheme="minorHAnsi"/>
          <w:lang w:val="en-GB"/>
        </w:rPr>
        <w:t xml:space="preserve"> </w:t>
      </w:r>
      <w:del w:id="2262" w:author="Author" w:date="2023-04-12T17:37:00Z">
        <w:r w:rsidRPr="002E20A3" w:rsidDel="008837EA">
          <w:rPr>
            <w:rFonts w:cstheme="minorHAnsi"/>
            <w:lang w:val="en-GB"/>
          </w:rPr>
          <w:delText xml:space="preserve">the most </w:delText>
        </w:r>
      </w:del>
      <w:r w:rsidRPr="002E20A3">
        <w:rPr>
          <w:rFonts w:cstheme="minorHAnsi"/>
          <w:lang w:val="en-GB"/>
        </w:rPr>
        <w:t>essential information</w:t>
      </w:r>
      <w:del w:id="2263" w:author="Author" w:date="2023-04-12T17:37:00Z">
        <w:r w:rsidRPr="002E20A3" w:rsidDel="008837EA">
          <w:rPr>
            <w:rFonts w:cstheme="minorHAnsi"/>
            <w:lang w:val="en-GB"/>
          </w:rPr>
          <w:delText xml:space="preserve"> that is r</w:delText>
        </w:r>
      </w:del>
      <w:del w:id="2264" w:author="Author" w:date="2023-04-12T17:38:00Z">
        <w:r w:rsidRPr="002E20A3" w:rsidDel="008837EA">
          <w:rPr>
            <w:rFonts w:cstheme="minorHAnsi"/>
            <w:lang w:val="en-GB"/>
          </w:rPr>
          <w:delText>equired.</w:delText>
        </w:r>
      </w:del>
      <w:r w:rsidR="00A936E7" w:rsidRPr="002E20A3">
        <w:rPr>
          <w:rFonts w:cstheme="minorHAnsi"/>
          <w:lang w:val="en-GB"/>
        </w:rPr>
        <w:t xml:space="preserve"> </w:t>
      </w:r>
    </w:p>
    <w:p w14:paraId="28CCEE62" w14:textId="57C915B9" w:rsidR="00C72525" w:rsidRPr="002E20A3" w:rsidRDefault="00C72525" w:rsidP="00C72525">
      <w:pPr>
        <w:jc w:val="both"/>
        <w:rPr>
          <w:rFonts w:cstheme="minorHAnsi"/>
          <w:lang w:val="en-GB"/>
        </w:rPr>
      </w:pPr>
      <w:r w:rsidRPr="002E20A3">
        <w:rPr>
          <w:rFonts w:cstheme="minorHAnsi"/>
          <w:lang w:val="en-GB"/>
        </w:rPr>
        <w:t xml:space="preserve"> Ask participants if they have any questions or if they would like to add any other take</w:t>
      </w:r>
      <w:del w:id="2265" w:author="Author" w:date="2023-04-12T17:38:00Z">
        <w:r w:rsidRPr="002E20A3" w:rsidDel="008837EA">
          <w:rPr>
            <w:rFonts w:cstheme="minorHAnsi"/>
            <w:lang w:val="en-GB"/>
          </w:rPr>
          <w:delText>-</w:delText>
        </w:r>
      </w:del>
      <w:ins w:id="2266" w:author="Author" w:date="2023-04-12T17:38:00Z">
        <w:r w:rsidR="008837EA">
          <w:rPr>
            <w:rFonts w:cstheme="minorHAnsi"/>
            <w:lang w:val="en-GB"/>
          </w:rPr>
          <w:t>a</w:t>
        </w:r>
      </w:ins>
      <w:r w:rsidRPr="002E20A3">
        <w:rPr>
          <w:rFonts w:cstheme="minorHAnsi"/>
          <w:lang w:val="en-GB"/>
        </w:rPr>
        <w:t xml:space="preserve">ways. </w:t>
      </w:r>
    </w:p>
    <w:p w14:paraId="58E1F70C" w14:textId="34A1339A" w:rsidR="00C72525" w:rsidRPr="002E20A3" w:rsidRDefault="00C72525" w:rsidP="00C72525">
      <w:pPr>
        <w:jc w:val="both"/>
        <w:rPr>
          <w:rFonts w:cstheme="minorHAnsi"/>
          <w:lang w:val="en-GB"/>
        </w:rPr>
      </w:pPr>
      <w:del w:id="2267" w:author="Author" w:date="2023-04-12T17:38:00Z">
        <w:r w:rsidRPr="002E20A3" w:rsidDel="008837EA">
          <w:rPr>
            <w:rFonts w:cstheme="minorHAnsi"/>
            <w:lang w:val="en-GB"/>
          </w:rPr>
          <w:delText>Finally</w:delText>
        </w:r>
      </w:del>
      <w:ins w:id="2268" w:author="Author" w:date="2023-04-12T17:38:00Z">
        <w:r w:rsidR="008837EA">
          <w:rPr>
            <w:rFonts w:cstheme="minorHAnsi"/>
            <w:lang w:val="en-GB"/>
          </w:rPr>
          <w:t>Lastly</w:t>
        </w:r>
      </w:ins>
      <w:r w:rsidRPr="002E20A3">
        <w:rPr>
          <w:rFonts w:cstheme="minorHAnsi"/>
          <w:lang w:val="en-GB"/>
        </w:rPr>
        <w:t xml:space="preserve">, thank participants for their active participation and </w:t>
      </w:r>
      <w:del w:id="2269" w:author="Author" w:date="2023-04-12T17:38:00Z">
        <w:r w:rsidRPr="002E20A3" w:rsidDel="008837EA">
          <w:rPr>
            <w:rFonts w:cstheme="minorHAnsi"/>
            <w:lang w:val="en-GB"/>
          </w:rPr>
          <w:delText xml:space="preserve">say that you hope that they will </w:delText>
        </w:r>
      </w:del>
      <w:ins w:id="2270" w:author="Author" w:date="2023-04-12T17:38:00Z">
        <w:r w:rsidR="008837EA">
          <w:rPr>
            <w:rFonts w:cstheme="minorHAnsi"/>
            <w:lang w:val="en-GB"/>
          </w:rPr>
          <w:t xml:space="preserve">encourage them to </w:t>
        </w:r>
      </w:ins>
      <w:r w:rsidRPr="002E20A3">
        <w:rPr>
          <w:rFonts w:cstheme="minorHAnsi"/>
          <w:lang w:val="en-GB"/>
        </w:rPr>
        <w:t xml:space="preserve">integrate gender considerations when they next plan for military operations. </w:t>
      </w:r>
    </w:p>
    <w:p w14:paraId="6FCF7234" w14:textId="0D8B5C28" w:rsidR="00C72525" w:rsidRPr="002E20A3" w:rsidRDefault="00C72525" w:rsidP="00C72525">
      <w:pPr>
        <w:jc w:val="both"/>
        <w:rPr>
          <w:rFonts w:cstheme="minorHAnsi"/>
          <w:b/>
          <w:bCs/>
          <w:lang w:val="en-GB"/>
        </w:rPr>
      </w:pPr>
    </w:p>
    <w:p w14:paraId="045D35D9" w14:textId="3E470371" w:rsidR="00DA484D" w:rsidRPr="002E20A3" w:rsidRDefault="00DA484D">
      <w:pPr>
        <w:rPr>
          <w:rFonts w:cstheme="minorHAnsi"/>
          <w:b/>
          <w:bCs/>
          <w:lang w:val="en-GB"/>
        </w:rPr>
      </w:pPr>
      <w:r w:rsidRPr="002E20A3">
        <w:rPr>
          <w:rFonts w:cstheme="minorHAnsi"/>
          <w:b/>
          <w:bCs/>
          <w:lang w:val="en-GB"/>
        </w:rPr>
        <w:br w:type="page"/>
      </w:r>
    </w:p>
    <w:p w14:paraId="06E76A2D" w14:textId="365B2520" w:rsidR="00C72525" w:rsidRPr="002E20A3" w:rsidRDefault="006070CD" w:rsidP="00DC34BB">
      <w:pPr>
        <w:pStyle w:val="Heading3"/>
        <w:rPr>
          <w:lang w:val="en-GB"/>
        </w:rPr>
      </w:pPr>
      <w:commentRangeStart w:id="2271"/>
      <w:r w:rsidRPr="002E20A3">
        <w:rPr>
          <w:b/>
          <w:bCs/>
          <w:noProof/>
          <w:lang w:val="en-GB"/>
        </w:rPr>
        <w:lastRenderedPageBreak/>
        <mc:AlternateContent>
          <mc:Choice Requires="wps">
            <w:drawing>
              <wp:anchor distT="0" distB="0" distL="114300" distR="114300" simplePos="0" relativeHeight="251658276" behindDoc="0" locked="0" layoutInCell="1" allowOverlap="1" wp14:anchorId="25CF5BAB" wp14:editId="320808A6">
                <wp:simplePos x="0" y="0"/>
                <wp:positionH relativeFrom="margin">
                  <wp:posOffset>5241925</wp:posOffset>
                </wp:positionH>
                <wp:positionV relativeFrom="paragraph">
                  <wp:posOffset>-617855</wp:posOffset>
                </wp:positionV>
                <wp:extent cx="1123950" cy="1155700"/>
                <wp:effectExtent l="19050" t="19050" r="38100" b="44450"/>
                <wp:wrapNone/>
                <wp:docPr id="5" name="Étoile : 6 branches 5"/>
                <wp:cNvGraphicFramePr/>
                <a:graphic xmlns:a="http://schemas.openxmlformats.org/drawingml/2006/main">
                  <a:graphicData uri="http://schemas.microsoft.com/office/word/2010/wordprocessingShape">
                    <wps:wsp>
                      <wps:cNvSpPr/>
                      <wps:spPr>
                        <a:xfrm>
                          <a:off x="0" y="0"/>
                          <a:ext cx="1123950" cy="1155700"/>
                        </a:xfrm>
                        <a:prstGeom prst="star6">
                          <a:avLst/>
                        </a:prstGeom>
                        <a:solidFill>
                          <a:schemeClr val="accent5"/>
                        </a:solidFill>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20872AF" w14:textId="77777777" w:rsidR="00C72525" w:rsidRPr="003C7AFB" w:rsidRDefault="00C72525" w:rsidP="00C72525">
                            <w:pPr>
                              <w:jc w:val="center"/>
                              <w:rPr>
                                <w:b/>
                                <w:bCs/>
                              </w:rPr>
                            </w:pPr>
                            <w:r>
                              <w:rPr>
                                <w:b/>
                                <w:bCs/>
                              </w:rPr>
                              <w:t>PRINT</w:t>
                            </w:r>
                            <w:r w:rsidRPr="003C7AFB">
                              <w:rPr>
                                <w:b/>
                                <w:bCs/>
                              </w:rPr>
                              <w:t xml:space="preserve"> AND CUT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F5BAB" id="Étoile : 6 branches 5" o:spid="_x0000_s1026" style="position:absolute;margin-left:412.75pt;margin-top:-48.65pt;width:88.5pt;height:91pt;z-index:25165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23950,1155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" adj="-11796480,,5400" path="m,288925r374647,-5l561975,,749303,288920r374647,5l936631,577850r187319,288925l749303,866780,561975,1155700,374647,866780,,866775,187319,577850,,288925xe" fillcolor="#5b9bd5 [3208]" strokecolor="#1f3763 [1604]" strokeweight="1pt">
                <v:stroke joinstyle="miter"/>
                <v:formulas/>
                <v:path arrowok="t" o:connecttype="custom" o:connectlocs="0,288925;374647,288920;561975,0;749303,288920;1123950,288925;936631,577850;1123950,866775;749303,866780;561975,1155700;374647,866780;0,866775;187319,577850;0,288925" o:connectangles="0,0,0,0,0,0,0,0,0,0,0,0,0" textboxrect="0,0,1123950,1155700"/>
                <v:textbox>
                  <w:txbxContent>
                    <w:p w14:paraId="320872AF" w14:textId="77777777" w:rsidR="00C72525" w:rsidRPr="003C7AFB" w:rsidRDefault="00C72525" w:rsidP="00C72525">
                      <w:pPr>
                        <w:jc w:val="center"/>
                        <w:rPr>
                          <w:b/>
                          <w:bCs/>
                        </w:rPr>
                      </w:pPr>
                      <w:r>
                        <w:rPr>
                          <w:b/>
                          <w:bCs/>
                        </w:rPr>
                        <w:t>PRINT</w:t>
                      </w:r>
                      <w:r w:rsidRPr="003C7AFB">
                        <w:rPr>
                          <w:b/>
                          <w:bCs/>
                        </w:rPr>
                        <w:t xml:space="preserve"> AND CUT</w:t>
                      </w:r>
                    </w:p>
                  </w:txbxContent>
                </v:textbox>
                <w10:wrap anchorx="margin"/>
              </v:shape>
            </w:pict>
          </mc:Fallback>
        </mc:AlternateContent>
      </w:r>
      <w:r w:rsidR="00C72525" w:rsidRPr="002E20A3">
        <w:rPr>
          <w:lang w:val="en-GB"/>
        </w:rPr>
        <w:t>INJECTS</w:t>
      </w:r>
      <w:commentRangeEnd w:id="2271"/>
      <w:r w:rsidR="008837EA">
        <w:rPr>
          <w:rStyle w:val="CommentReference"/>
          <w:rFonts w:asciiTheme="minorHAnsi" w:eastAsiaTheme="minorHAnsi" w:hAnsiTheme="minorHAnsi" w:cstheme="minorBidi"/>
          <w:color w:val="auto"/>
        </w:rPr>
        <w:commentReference w:id="2271"/>
      </w:r>
    </w:p>
    <w:p w14:paraId="76E0F77E" w14:textId="77777777" w:rsidR="00C72525" w:rsidRPr="002E20A3" w:rsidRDefault="00C72525" w:rsidP="00C72525">
      <w:pPr>
        <w:rPr>
          <w:rFonts w:cstheme="minorHAnsi"/>
          <w:lang w:val="en-GB"/>
        </w:rPr>
      </w:pPr>
    </w:p>
    <w:tbl>
      <w:tblPr>
        <w:tblStyle w:val="GridTable4-Accent1"/>
        <w:tblW w:w="8566" w:type="dxa"/>
        <w:tblLook w:val="04A0" w:firstRow="1" w:lastRow="0" w:firstColumn="1" w:lastColumn="0" w:noHBand="0" w:noVBand="1"/>
      </w:tblPr>
      <w:tblGrid>
        <w:gridCol w:w="1843"/>
        <w:gridCol w:w="6723"/>
      </w:tblGrid>
      <w:tr w:rsidR="00C72525" w:rsidRPr="002E20A3" w14:paraId="63961087"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8390FD" w14:textId="77777777" w:rsidR="00C72525" w:rsidRPr="002E20A3" w:rsidRDefault="00C72525" w:rsidP="001B74C7">
            <w:pPr>
              <w:jc w:val="both"/>
              <w:rPr>
                <w:rFonts w:cstheme="minorHAnsi"/>
                <w:lang w:val="en-GB"/>
              </w:rPr>
            </w:pPr>
          </w:p>
        </w:tc>
        <w:tc>
          <w:tcPr>
            <w:tcW w:w="6723" w:type="dxa"/>
          </w:tcPr>
          <w:p w14:paraId="655E0942" w14:textId="77777777" w:rsidR="00C72525" w:rsidRPr="002E20A3" w:rsidRDefault="00C72525" w:rsidP="001B74C7">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741EE6C9"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F04E5EF" w14:textId="77777777" w:rsidR="00C72525" w:rsidRPr="002E20A3" w:rsidRDefault="00C72525" w:rsidP="001B74C7">
            <w:pPr>
              <w:jc w:val="both"/>
              <w:rPr>
                <w:rFonts w:cstheme="minorHAnsi"/>
                <w:lang w:val="en-GB"/>
              </w:rPr>
            </w:pPr>
            <w:r w:rsidRPr="002E20A3">
              <w:rPr>
                <w:rFonts w:cstheme="minorHAnsi"/>
                <w:lang w:val="en-GB"/>
              </w:rPr>
              <w:t>INJECT 1</w:t>
            </w:r>
          </w:p>
        </w:tc>
        <w:tc>
          <w:tcPr>
            <w:tcW w:w="6723" w:type="dxa"/>
          </w:tcPr>
          <w:p w14:paraId="49F5C1F6" w14:textId="142106B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del w:id="2272" w:author="Author" w:date="2023-04-12T17:43:00Z">
              <w:r w:rsidRPr="002E20A3" w:rsidDel="008837EA">
                <w:rPr>
                  <w:rFonts w:cstheme="minorHAnsi"/>
                  <w:lang w:val="en-GB"/>
                </w:rPr>
                <w:delText>An</w:delText>
              </w:r>
            </w:del>
            <w:ins w:id="2273" w:author="Author" w:date="2023-04-12T17:43:00Z">
              <w:r w:rsidR="008837EA">
                <w:rPr>
                  <w:rFonts w:cstheme="minorHAnsi"/>
                  <w:lang w:val="en-GB"/>
                </w:rPr>
                <w:t xml:space="preserve">The </w:t>
              </w:r>
            </w:ins>
            <w:r w:rsidRPr="002E20A3">
              <w:rPr>
                <w:rFonts w:cstheme="minorHAnsi"/>
                <w:lang w:val="en-GB"/>
              </w:rPr>
              <w:t xml:space="preserve"> </w:t>
            </w:r>
            <w:del w:id="2274" w:author="Author" w:date="2023-04-12T17:43:00Z">
              <w:r w:rsidRPr="002E20A3" w:rsidDel="008837EA">
                <w:rPr>
                  <w:rFonts w:cstheme="minorHAnsi"/>
                  <w:lang w:val="en-GB"/>
                </w:rPr>
                <w:delText>a</w:delText>
              </w:r>
            </w:del>
            <w:ins w:id="2275" w:author="Author" w:date="2023-04-12T17:43:00Z">
              <w:r w:rsidR="008837EA">
                <w:rPr>
                  <w:rFonts w:cstheme="minorHAnsi"/>
                  <w:lang w:val="en-GB"/>
                </w:rPr>
                <w:t>A</w:t>
              </w:r>
            </w:ins>
            <w:r w:rsidRPr="002E20A3">
              <w:rPr>
                <w:rFonts w:cstheme="minorHAnsi"/>
                <w:lang w:val="en-GB"/>
              </w:rPr>
              <w:t xml:space="preserve">ssociation of </w:t>
            </w:r>
            <w:del w:id="2276" w:author="Author" w:date="2023-04-12T17:43:00Z">
              <w:r w:rsidRPr="002E20A3" w:rsidDel="008837EA">
                <w:rPr>
                  <w:rFonts w:cstheme="minorHAnsi"/>
                  <w:lang w:val="en-GB"/>
                </w:rPr>
                <w:delText>f</w:delText>
              </w:r>
            </w:del>
            <w:ins w:id="2277" w:author="Author" w:date="2023-04-12T17:43:00Z">
              <w:r w:rsidR="008837EA">
                <w:rPr>
                  <w:rFonts w:cstheme="minorHAnsi"/>
                  <w:lang w:val="en-GB"/>
                </w:rPr>
                <w:t>F</w:t>
              </w:r>
            </w:ins>
            <w:r w:rsidRPr="002E20A3">
              <w:rPr>
                <w:rFonts w:cstheme="minorHAnsi"/>
                <w:lang w:val="en-GB"/>
              </w:rPr>
              <w:t xml:space="preserve">emale </w:t>
            </w:r>
            <w:del w:id="2278" w:author="Author" w:date="2023-04-12T17:43:00Z">
              <w:r w:rsidRPr="002E20A3" w:rsidDel="008837EA">
                <w:rPr>
                  <w:rFonts w:cstheme="minorHAnsi"/>
                  <w:lang w:val="en-GB"/>
                </w:rPr>
                <w:delText>e</w:delText>
              </w:r>
            </w:del>
            <w:ins w:id="2279" w:author="Author" w:date="2023-04-12T17:43:00Z">
              <w:r w:rsidR="008837EA">
                <w:rPr>
                  <w:rFonts w:cstheme="minorHAnsi"/>
                  <w:lang w:val="en-GB"/>
                </w:rPr>
                <w:t>E</w:t>
              </w:r>
            </w:ins>
            <w:r w:rsidRPr="002E20A3">
              <w:rPr>
                <w:rFonts w:cstheme="minorHAnsi"/>
                <w:lang w:val="en-GB"/>
              </w:rPr>
              <w:t xml:space="preserve">ntrepreneurs has been conducting informal negotiations with leaders of both ethnic groups. </w:t>
            </w:r>
          </w:p>
        </w:tc>
      </w:tr>
      <w:tr w:rsidR="00C72525" w:rsidRPr="001F1452" w14:paraId="46333AAA" w14:textId="77777777" w:rsidTr="001B74C7">
        <w:tc>
          <w:tcPr>
            <w:cnfStyle w:val="001000000000" w:firstRow="0" w:lastRow="0" w:firstColumn="1" w:lastColumn="0" w:oddVBand="0" w:evenVBand="0" w:oddHBand="0" w:evenHBand="0" w:firstRowFirstColumn="0" w:firstRowLastColumn="0" w:lastRowFirstColumn="0" w:lastRowLastColumn="0"/>
            <w:tcW w:w="1843" w:type="dxa"/>
          </w:tcPr>
          <w:p w14:paraId="6088A6DA" w14:textId="77777777" w:rsidR="00C72525" w:rsidRPr="002E20A3" w:rsidRDefault="00C72525" w:rsidP="001B74C7">
            <w:pPr>
              <w:jc w:val="both"/>
              <w:rPr>
                <w:rFonts w:cstheme="minorHAnsi"/>
                <w:lang w:val="en-GB"/>
              </w:rPr>
            </w:pPr>
            <w:r w:rsidRPr="002E20A3">
              <w:rPr>
                <w:rFonts w:cstheme="minorHAnsi"/>
                <w:lang w:val="en-GB"/>
              </w:rPr>
              <w:t>INJECT 2</w:t>
            </w:r>
          </w:p>
        </w:tc>
        <w:tc>
          <w:tcPr>
            <w:tcW w:w="6723" w:type="dxa"/>
          </w:tcPr>
          <w:p w14:paraId="7575E085" w14:textId="0EA56A2C"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The leader of the Parti </w:t>
            </w:r>
            <w:del w:id="2280" w:author="Author" w:date="2023-04-12T11:00:00Z">
              <w:r w:rsidRPr="002E20A3" w:rsidDel="00BD7CDA">
                <w:rPr>
                  <w:rFonts w:cstheme="minorHAnsi"/>
                  <w:lang w:val="en-GB"/>
                </w:rPr>
                <w:delText>D</w:delText>
              </w:r>
            </w:del>
            <w:ins w:id="2281" w:author="Author" w:date="2023-04-12T11:00:00Z">
              <w:r w:rsidR="00BD7CDA">
                <w:rPr>
                  <w:rFonts w:cstheme="minorHAnsi"/>
                  <w:lang w:val="en-GB"/>
                </w:rPr>
                <w:t>d</w:t>
              </w:r>
            </w:ins>
            <w:r w:rsidRPr="002E20A3">
              <w:rPr>
                <w:rFonts w:cstheme="minorHAnsi"/>
                <w:lang w:val="en-GB"/>
              </w:rPr>
              <w:t>émocratique du Carana (PDC) who visited C</w:t>
            </w:r>
            <w:ins w:id="2282" w:author="Author" w:date="2023-04-12T17:39:00Z">
              <w:r w:rsidR="008837EA">
                <w:rPr>
                  <w:rFonts w:cstheme="minorHAnsi"/>
                  <w:lang w:val="en-GB"/>
                </w:rPr>
                <w:t>orma</w:t>
              </w:r>
            </w:ins>
            <w:del w:id="2283" w:author="Author" w:date="2023-04-12T17:39:00Z">
              <w:r w:rsidRPr="002E20A3" w:rsidDel="008837EA">
                <w:rPr>
                  <w:rFonts w:cstheme="minorHAnsi"/>
                  <w:lang w:val="en-GB"/>
                </w:rPr>
                <w:delText>ORMA</w:delText>
              </w:r>
            </w:del>
            <w:r w:rsidRPr="002E20A3">
              <w:rPr>
                <w:rFonts w:cstheme="minorHAnsi"/>
                <w:lang w:val="en-GB"/>
              </w:rPr>
              <w:t xml:space="preserve"> has just made a public announcement that he will be running for the presidential elections scheduled for the following year.</w:t>
            </w:r>
          </w:p>
        </w:tc>
      </w:tr>
      <w:tr w:rsidR="00C72525" w:rsidRPr="001F1452" w14:paraId="4A089BE7"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65E5869" w14:textId="77777777" w:rsidR="00C72525" w:rsidRPr="002E20A3" w:rsidRDefault="00C72525" w:rsidP="001B74C7">
            <w:pPr>
              <w:jc w:val="both"/>
              <w:rPr>
                <w:rFonts w:cstheme="minorHAnsi"/>
                <w:b w:val="0"/>
                <w:bCs w:val="0"/>
                <w:lang w:val="en-GB"/>
              </w:rPr>
            </w:pPr>
            <w:r w:rsidRPr="002E20A3">
              <w:rPr>
                <w:rFonts w:cstheme="minorHAnsi"/>
                <w:lang w:val="en-GB"/>
              </w:rPr>
              <w:t>INJECT 3</w:t>
            </w:r>
          </w:p>
          <w:p w14:paraId="5C728704" w14:textId="77777777" w:rsidR="00C72525" w:rsidRPr="002E20A3" w:rsidRDefault="00C72525" w:rsidP="001B74C7">
            <w:pPr>
              <w:jc w:val="both"/>
              <w:rPr>
                <w:rFonts w:cstheme="minorHAnsi"/>
                <w:lang w:val="en-GB"/>
              </w:rPr>
            </w:pPr>
          </w:p>
        </w:tc>
        <w:tc>
          <w:tcPr>
            <w:tcW w:w="6723" w:type="dxa"/>
          </w:tcPr>
          <w:p w14:paraId="30B27A3F" w14:textId="01B57CB3"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The local radio has been transmitting information of an imminent attack against the Tatsis during their annual Kabaya festival</w:t>
            </w:r>
            <w:ins w:id="2284" w:author="Author" w:date="2023-04-12T17:39:00Z">
              <w:r w:rsidR="008837EA">
                <w:rPr>
                  <w:rFonts w:cstheme="minorHAnsi"/>
                  <w:lang w:val="en-GB"/>
                </w:rPr>
                <w:t>,</w:t>
              </w:r>
            </w:ins>
            <w:r w:rsidRPr="002E20A3">
              <w:rPr>
                <w:rFonts w:cstheme="minorHAnsi"/>
                <w:lang w:val="en-GB"/>
              </w:rPr>
              <w:t xml:space="preserve"> scheduled to take place in a week. </w:t>
            </w:r>
          </w:p>
        </w:tc>
      </w:tr>
    </w:tbl>
    <w:p w14:paraId="4751BEAA" w14:textId="77777777" w:rsidR="00C72525" w:rsidRPr="002E20A3" w:rsidRDefault="00C72525" w:rsidP="00C72525">
      <w:pPr>
        <w:jc w:val="both"/>
        <w:rPr>
          <w:rFonts w:cstheme="minorHAnsi"/>
          <w:b/>
          <w:bCs/>
          <w:lang w:val="en-GB"/>
        </w:rPr>
      </w:pPr>
    </w:p>
    <w:p w14:paraId="260C601E" w14:textId="77777777" w:rsidR="00C72525" w:rsidRPr="002E20A3" w:rsidRDefault="00C72525" w:rsidP="00C72525">
      <w:pPr>
        <w:jc w:val="both"/>
        <w:rPr>
          <w:rFonts w:cstheme="minorHAnsi"/>
          <w:b/>
          <w:bCs/>
          <w:lang w:val="en-GB"/>
        </w:rPr>
      </w:pPr>
    </w:p>
    <w:p w14:paraId="43D02901" w14:textId="77777777" w:rsidR="00C72525" w:rsidRPr="002E20A3" w:rsidRDefault="00C72525" w:rsidP="00C72525">
      <w:pPr>
        <w:jc w:val="both"/>
        <w:rPr>
          <w:rFonts w:cstheme="minorHAnsi"/>
          <w:b/>
          <w:bCs/>
          <w:lang w:val="en-GB"/>
        </w:rPr>
      </w:pPr>
    </w:p>
    <w:p w14:paraId="23C1D77E" w14:textId="77777777" w:rsidR="00C72525" w:rsidRPr="002E20A3" w:rsidRDefault="00C72525" w:rsidP="00C72525">
      <w:pPr>
        <w:jc w:val="both"/>
        <w:rPr>
          <w:rFonts w:cstheme="minorHAnsi"/>
          <w:b/>
          <w:bCs/>
          <w:lang w:val="en-GB"/>
        </w:rPr>
      </w:pPr>
    </w:p>
    <w:p w14:paraId="5E74C53A" w14:textId="77777777" w:rsidR="00C72525" w:rsidRPr="002E20A3" w:rsidRDefault="00C72525" w:rsidP="00C72525">
      <w:pPr>
        <w:jc w:val="both"/>
        <w:rPr>
          <w:rFonts w:cstheme="minorHAnsi"/>
          <w:b/>
          <w:bCs/>
          <w:lang w:val="en-GB"/>
        </w:rPr>
      </w:pPr>
    </w:p>
    <w:p w14:paraId="40BF34B6" w14:textId="77777777" w:rsidR="00C72525" w:rsidRPr="002E20A3" w:rsidRDefault="00C72525" w:rsidP="00C72525">
      <w:pPr>
        <w:jc w:val="both"/>
        <w:rPr>
          <w:rFonts w:cstheme="minorHAnsi"/>
          <w:b/>
          <w:bCs/>
          <w:lang w:val="en-GB"/>
        </w:rPr>
      </w:pPr>
    </w:p>
    <w:p w14:paraId="02560083" w14:textId="77777777" w:rsidR="00C72525" w:rsidRPr="002E20A3" w:rsidRDefault="00C72525" w:rsidP="00C72525">
      <w:pPr>
        <w:jc w:val="both"/>
        <w:rPr>
          <w:rFonts w:cstheme="minorHAnsi"/>
          <w:b/>
          <w:bCs/>
          <w:lang w:val="en-GB"/>
        </w:rPr>
      </w:pPr>
    </w:p>
    <w:p w14:paraId="385E65A0" w14:textId="77777777" w:rsidR="00C72525" w:rsidRPr="002E20A3" w:rsidRDefault="00C72525" w:rsidP="00C72525">
      <w:pPr>
        <w:jc w:val="both"/>
        <w:rPr>
          <w:rFonts w:cstheme="minorHAnsi"/>
          <w:b/>
          <w:bCs/>
          <w:lang w:val="en-GB"/>
        </w:rPr>
      </w:pPr>
    </w:p>
    <w:p w14:paraId="186D8246" w14:textId="77777777" w:rsidR="00C72525" w:rsidRPr="002E20A3" w:rsidRDefault="00C72525" w:rsidP="00C72525">
      <w:pPr>
        <w:jc w:val="both"/>
        <w:rPr>
          <w:rFonts w:cstheme="minorHAnsi"/>
          <w:b/>
          <w:bCs/>
          <w:lang w:val="en-GB"/>
        </w:rPr>
      </w:pPr>
    </w:p>
    <w:p w14:paraId="3C2B6510" w14:textId="77777777" w:rsidR="00C72525" w:rsidRPr="002E20A3" w:rsidRDefault="00C72525" w:rsidP="00C72525">
      <w:pPr>
        <w:jc w:val="both"/>
        <w:rPr>
          <w:rFonts w:cstheme="minorHAnsi"/>
          <w:b/>
          <w:bCs/>
          <w:lang w:val="en-GB"/>
        </w:rPr>
      </w:pPr>
    </w:p>
    <w:p w14:paraId="67D0E20A" w14:textId="77777777" w:rsidR="00C72525" w:rsidRPr="002E20A3" w:rsidRDefault="00C72525" w:rsidP="00C72525">
      <w:pPr>
        <w:jc w:val="both"/>
        <w:rPr>
          <w:rFonts w:cstheme="minorHAnsi"/>
          <w:b/>
          <w:bCs/>
          <w:lang w:val="en-GB"/>
        </w:rPr>
      </w:pPr>
    </w:p>
    <w:p w14:paraId="537C818F" w14:textId="77777777" w:rsidR="00C72525" w:rsidRPr="002E20A3" w:rsidRDefault="00C72525" w:rsidP="00C72525">
      <w:pPr>
        <w:jc w:val="both"/>
        <w:rPr>
          <w:rFonts w:cstheme="minorHAnsi"/>
          <w:b/>
          <w:bCs/>
          <w:lang w:val="en-GB"/>
        </w:rPr>
      </w:pPr>
    </w:p>
    <w:p w14:paraId="6A832250" w14:textId="77777777" w:rsidR="00C72525" w:rsidRPr="002E20A3" w:rsidRDefault="00C72525" w:rsidP="00C72525">
      <w:pPr>
        <w:jc w:val="both"/>
        <w:rPr>
          <w:rFonts w:cstheme="minorHAnsi"/>
          <w:b/>
          <w:bCs/>
          <w:lang w:val="en-GB"/>
        </w:rPr>
      </w:pPr>
    </w:p>
    <w:p w14:paraId="43C84F53" w14:textId="77777777" w:rsidR="00C72525" w:rsidRPr="002E20A3" w:rsidRDefault="00C72525" w:rsidP="00C72525">
      <w:pPr>
        <w:jc w:val="both"/>
        <w:rPr>
          <w:rFonts w:cstheme="minorHAnsi"/>
          <w:b/>
          <w:bCs/>
          <w:lang w:val="en-GB"/>
        </w:rPr>
      </w:pPr>
    </w:p>
    <w:p w14:paraId="7697EB15" w14:textId="77777777" w:rsidR="00C72525" w:rsidRPr="002E20A3" w:rsidRDefault="00C72525" w:rsidP="00C72525">
      <w:pPr>
        <w:jc w:val="both"/>
        <w:rPr>
          <w:rFonts w:cstheme="minorHAnsi"/>
          <w:b/>
          <w:bCs/>
          <w:lang w:val="en-GB"/>
        </w:rPr>
      </w:pPr>
    </w:p>
    <w:p w14:paraId="3D226CDB" w14:textId="77777777" w:rsidR="00C72525" w:rsidRPr="002E20A3" w:rsidRDefault="00C72525" w:rsidP="00C72525">
      <w:pPr>
        <w:jc w:val="both"/>
        <w:rPr>
          <w:rFonts w:cstheme="minorHAnsi"/>
          <w:b/>
          <w:bCs/>
          <w:lang w:val="en-GB"/>
        </w:rPr>
      </w:pPr>
    </w:p>
    <w:p w14:paraId="6CB6DA82" w14:textId="77777777" w:rsidR="00C72525" w:rsidRPr="002E20A3" w:rsidRDefault="00C72525" w:rsidP="00C72525">
      <w:pPr>
        <w:jc w:val="both"/>
        <w:rPr>
          <w:rFonts w:cstheme="minorHAnsi"/>
          <w:b/>
          <w:bCs/>
          <w:lang w:val="en-GB"/>
        </w:rPr>
      </w:pPr>
    </w:p>
    <w:p w14:paraId="3DE99BF9" w14:textId="77777777" w:rsidR="00C72525" w:rsidRPr="002E20A3" w:rsidRDefault="00C72525" w:rsidP="00C72525">
      <w:pPr>
        <w:jc w:val="both"/>
        <w:rPr>
          <w:rFonts w:cstheme="minorHAnsi"/>
          <w:b/>
          <w:bCs/>
          <w:lang w:val="en-GB"/>
        </w:rPr>
      </w:pPr>
    </w:p>
    <w:p w14:paraId="461164EA" w14:textId="77777777" w:rsidR="00C72525" w:rsidRPr="002E20A3" w:rsidRDefault="00C72525" w:rsidP="00C72525">
      <w:pPr>
        <w:jc w:val="both"/>
        <w:rPr>
          <w:rFonts w:cstheme="minorHAnsi"/>
          <w:b/>
          <w:bCs/>
          <w:lang w:val="en-GB"/>
        </w:rPr>
      </w:pPr>
    </w:p>
    <w:p w14:paraId="24594D76" w14:textId="77777777" w:rsidR="00C72525" w:rsidRPr="002E20A3" w:rsidRDefault="00C72525" w:rsidP="00C72525">
      <w:pPr>
        <w:jc w:val="both"/>
        <w:rPr>
          <w:rFonts w:cstheme="minorHAnsi"/>
          <w:b/>
          <w:bCs/>
          <w:lang w:val="en-GB"/>
        </w:rPr>
      </w:pPr>
    </w:p>
    <w:p w14:paraId="10FD634A" w14:textId="77777777" w:rsidR="00C72525" w:rsidRPr="002E20A3" w:rsidRDefault="00C72525" w:rsidP="00C72525">
      <w:pPr>
        <w:jc w:val="both"/>
        <w:rPr>
          <w:rFonts w:cstheme="minorHAnsi"/>
          <w:b/>
          <w:bCs/>
          <w:lang w:val="en-GB"/>
        </w:rPr>
      </w:pPr>
    </w:p>
    <w:p w14:paraId="63D6C2EE" w14:textId="77777777" w:rsidR="00C72525" w:rsidRPr="002E20A3" w:rsidRDefault="00C72525" w:rsidP="00C72525">
      <w:pPr>
        <w:jc w:val="both"/>
        <w:rPr>
          <w:rFonts w:cstheme="minorHAnsi"/>
          <w:b/>
          <w:bCs/>
          <w:lang w:val="en-GB"/>
        </w:rPr>
      </w:pPr>
    </w:p>
    <w:p w14:paraId="41011561" w14:textId="77777777" w:rsidR="00C72525" w:rsidRPr="002E20A3" w:rsidRDefault="00C72525" w:rsidP="00C72525">
      <w:pPr>
        <w:jc w:val="both"/>
        <w:rPr>
          <w:rFonts w:cstheme="minorHAnsi"/>
          <w:b/>
          <w:bCs/>
          <w:lang w:val="en-GB"/>
        </w:rPr>
      </w:pPr>
    </w:p>
    <w:p w14:paraId="619DF9CF" w14:textId="77777777" w:rsidR="00C72525" w:rsidRPr="002E20A3" w:rsidRDefault="00C72525" w:rsidP="00C72525">
      <w:pPr>
        <w:jc w:val="both"/>
        <w:rPr>
          <w:rFonts w:cstheme="minorHAnsi"/>
          <w:b/>
          <w:bCs/>
          <w:lang w:val="en-GB"/>
        </w:rPr>
      </w:pPr>
    </w:p>
    <w:p w14:paraId="21B75146" w14:textId="10BA8863" w:rsidR="00C72525" w:rsidRPr="002E20A3" w:rsidRDefault="00C72525" w:rsidP="00C72525">
      <w:pPr>
        <w:jc w:val="both"/>
        <w:rPr>
          <w:rFonts w:cstheme="minorHAnsi"/>
          <w:b/>
          <w:bCs/>
          <w:lang w:val="en-GB"/>
        </w:rPr>
      </w:pPr>
    </w:p>
    <w:p w14:paraId="5F0F08F7" w14:textId="5ED7E51D" w:rsidR="006070CD" w:rsidRPr="002E20A3" w:rsidRDefault="006070CD" w:rsidP="00C72525">
      <w:pPr>
        <w:jc w:val="both"/>
        <w:rPr>
          <w:rFonts w:cstheme="minorHAnsi"/>
          <w:b/>
          <w:bCs/>
          <w:lang w:val="en-GB"/>
        </w:rPr>
      </w:pPr>
    </w:p>
    <w:p w14:paraId="1B7D6D44" w14:textId="35D59A7A" w:rsidR="006070CD" w:rsidRPr="002E20A3" w:rsidRDefault="006070CD" w:rsidP="00C72525">
      <w:pPr>
        <w:jc w:val="both"/>
        <w:rPr>
          <w:rFonts w:cstheme="minorHAnsi"/>
          <w:b/>
          <w:bCs/>
          <w:lang w:val="en-GB"/>
        </w:rPr>
      </w:pPr>
    </w:p>
    <w:p w14:paraId="5E940CD1" w14:textId="70BC873D" w:rsidR="006070CD" w:rsidRPr="002E20A3" w:rsidRDefault="006070CD" w:rsidP="00C72525">
      <w:pPr>
        <w:jc w:val="both"/>
        <w:rPr>
          <w:rFonts w:cstheme="minorHAnsi"/>
          <w:b/>
          <w:bCs/>
          <w:lang w:val="en-GB"/>
        </w:rPr>
      </w:pPr>
    </w:p>
    <w:p w14:paraId="0B9D1CC9" w14:textId="2565F49B" w:rsidR="006070CD" w:rsidRPr="002E20A3" w:rsidRDefault="006070CD" w:rsidP="00C72525">
      <w:pPr>
        <w:jc w:val="both"/>
        <w:rPr>
          <w:rFonts w:cstheme="minorHAnsi"/>
          <w:b/>
          <w:bCs/>
          <w:lang w:val="en-GB"/>
        </w:rPr>
      </w:pPr>
    </w:p>
    <w:p w14:paraId="5365B0E1" w14:textId="7F3F8805" w:rsidR="006070CD" w:rsidRPr="002E20A3" w:rsidRDefault="006070CD" w:rsidP="00C72525">
      <w:pPr>
        <w:jc w:val="both"/>
        <w:rPr>
          <w:rFonts w:cstheme="minorHAnsi"/>
          <w:b/>
          <w:bCs/>
          <w:lang w:val="en-GB"/>
        </w:rPr>
      </w:pPr>
    </w:p>
    <w:p w14:paraId="43521151" w14:textId="3E6F20AD" w:rsidR="006070CD" w:rsidRPr="002E20A3" w:rsidRDefault="006070CD" w:rsidP="00C72525">
      <w:pPr>
        <w:jc w:val="both"/>
        <w:rPr>
          <w:rFonts w:cstheme="minorHAnsi"/>
          <w:b/>
          <w:bCs/>
          <w:lang w:val="en-GB"/>
        </w:rPr>
      </w:pPr>
    </w:p>
    <w:p w14:paraId="484554EE" w14:textId="26D7FE43" w:rsidR="006070CD" w:rsidRPr="002E20A3" w:rsidRDefault="006070CD" w:rsidP="00C72525">
      <w:pPr>
        <w:jc w:val="both"/>
        <w:rPr>
          <w:rFonts w:cstheme="minorHAnsi"/>
          <w:b/>
          <w:bCs/>
          <w:lang w:val="en-GB"/>
        </w:rPr>
      </w:pPr>
    </w:p>
    <w:p w14:paraId="474214F9" w14:textId="4D2B7CFB" w:rsidR="006070CD" w:rsidRPr="002E20A3" w:rsidRDefault="006070CD" w:rsidP="00C72525">
      <w:pPr>
        <w:jc w:val="both"/>
        <w:rPr>
          <w:rFonts w:cstheme="minorHAnsi"/>
          <w:b/>
          <w:bCs/>
          <w:lang w:val="en-GB"/>
        </w:rPr>
      </w:pPr>
    </w:p>
    <w:p w14:paraId="186691F0" w14:textId="31F9551E" w:rsidR="006070CD" w:rsidRPr="002E20A3" w:rsidRDefault="006070CD" w:rsidP="00C72525">
      <w:pPr>
        <w:jc w:val="both"/>
        <w:rPr>
          <w:rFonts w:cstheme="minorHAnsi"/>
          <w:b/>
          <w:bCs/>
          <w:lang w:val="en-GB"/>
        </w:rPr>
      </w:pPr>
    </w:p>
    <w:p w14:paraId="45432AD4" w14:textId="77777777" w:rsidR="006070CD" w:rsidRPr="002E20A3" w:rsidRDefault="006070CD" w:rsidP="00C72525">
      <w:pPr>
        <w:jc w:val="both"/>
        <w:rPr>
          <w:rFonts w:cstheme="minorHAnsi"/>
          <w:b/>
          <w:bCs/>
          <w:lang w:val="en-GB"/>
        </w:rPr>
      </w:pPr>
    </w:p>
    <w:tbl>
      <w:tblPr>
        <w:tblStyle w:val="TableGrid"/>
        <w:tblW w:w="0" w:type="auto"/>
        <w:shd w:val="clear" w:color="auto" w:fill="F7CAAC" w:themeFill="accent2" w:themeFillTint="66"/>
        <w:tblLook w:val="04A0" w:firstRow="1" w:lastRow="0" w:firstColumn="1" w:lastColumn="0" w:noHBand="0" w:noVBand="1"/>
      </w:tblPr>
      <w:tblGrid>
        <w:gridCol w:w="9040"/>
      </w:tblGrid>
      <w:tr w:rsidR="00C72525" w:rsidRPr="002E20A3" w14:paraId="1D0DFD95" w14:textId="77777777" w:rsidTr="001B74C7">
        <w:tc>
          <w:tcPr>
            <w:tcW w:w="9040" w:type="dxa"/>
            <w:tcBorders>
              <w:top w:val="single" w:sz="12" w:space="0" w:color="ED7D31" w:themeColor="accent2"/>
              <w:left w:val="single" w:sz="12" w:space="0" w:color="ED7D31"/>
              <w:bottom w:val="single" w:sz="12" w:space="0" w:color="ED7D31"/>
              <w:right w:val="single" w:sz="12" w:space="0" w:color="ED7D31" w:themeColor="accent2"/>
            </w:tcBorders>
            <w:shd w:val="clear" w:color="auto" w:fill="F7CAAC" w:themeFill="accent2" w:themeFillTint="66"/>
          </w:tcPr>
          <w:p w14:paraId="10B5C1A6" w14:textId="77777777" w:rsidR="00C72525" w:rsidRPr="002E20A3" w:rsidRDefault="00C72525" w:rsidP="001B74C7">
            <w:pPr>
              <w:rPr>
                <w:rFonts w:cstheme="minorHAnsi"/>
                <w:lang w:val="en-GB"/>
              </w:rPr>
            </w:pPr>
          </w:p>
          <w:p w14:paraId="27D2C144" w14:textId="77777777" w:rsidR="00C72525" w:rsidRPr="002E20A3" w:rsidRDefault="00C72525" w:rsidP="001B74C7">
            <w:pPr>
              <w:rPr>
                <w:rFonts w:cstheme="minorHAnsi"/>
                <w:lang w:val="en-GB"/>
              </w:rPr>
            </w:pPr>
          </w:p>
          <w:p w14:paraId="5B4D1DE0" w14:textId="77777777" w:rsidR="00C72525" w:rsidRPr="002E20A3" w:rsidRDefault="00C72525" w:rsidP="00DC34BB">
            <w:pPr>
              <w:jc w:val="center"/>
              <w:rPr>
                <w:lang w:val="en-GB"/>
              </w:rPr>
            </w:pPr>
            <w:r w:rsidRPr="002E20A3">
              <w:rPr>
                <w:lang w:val="en-GB"/>
              </w:rPr>
              <w:t>ENACTED LEARNING</w:t>
            </w:r>
          </w:p>
          <w:p w14:paraId="388001DA" w14:textId="77777777" w:rsidR="00C72525" w:rsidRPr="002E20A3" w:rsidRDefault="00C72525" w:rsidP="001B74C7">
            <w:pPr>
              <w:rPr>
                <w:rFonts w:cstheme="minorHAnsi"/>
                <w:lang w:val="en-GB"/>
              </w:rPr>
            </w:pPr>
          </w:p>
          <w:p w14:paraId="21D3DC1E" w14:textId="77777777" w:rsidR="00C72525" w:rsidRPr="002E20A3" w:rsidRDefault="00C72525" w:rsidP="001B74C7">
            <w:pPr>
              <w:rPr>
                <w:rFonts w:cstheme="minorHAnsi"/>
                <w:lang w:val="en-GB"/>
              </w:rPr>
            </w:pPr>
          </w:p>
          <w:p w14:paraId="57B02F28" w14:textId="77777777" w:rsidR="00C72525" w:rsidRPr="002E20A3" w:rsidRDefault="00C72525" w:rsidP="001B74C7">
            <w:pPr>
              <w:rPr>
                <w:rFonts w:cstheme="minorHAnsi"/>
                <w:lang w:val="en-GB"/>
              </w:rPr>
            </w:pPr>
          </w:p>
        </w:tc>
      </w:tr>
    </w:tbl>
    <w:p w14:paraId="3CC5EDC2" w14:textId="77777777" w:rsidR="00C72525" w:rsidRPr="002E20A3" w:rsidRDefault="00C72525" w:rsidP="00DC34BB">
      <w:pPr>
        <w:rPr>
          <w:lang w:val="en-GB"/>
        </w:rPr>
      </w:pPr>
    </w:p>
    <w:p w14:paraId="103F00E6" w14:textId="77777777" w:rsidR="00C72525" w:rsidRPr="002E20A3" w:rsidRDefault="00C72525" w:rsidP="00C72525">
      <w:pPr>
        <w:rPr>
          <w:rFonts w:cstheme="minorHAnsi"/>
          <w:lang w:val="en-GB"/>
        </w:rPr>
      </w:pPr>
    </w:p>
    <w:p w14:paraId="5C122DBA" w14:textId="77777777" w:rsidR="00C72525" w:rsidRPr="002E20A3" w:rsidRDefault="00C72525" w:rsidP="00C72525">
      <w:pPr>
        <w:rPr>
          <w:rFonts w:cstheme="minorHAnsi"/>
          <w:lang w:val="en-GB"/>
        </w:rPr>
      </w:pPr>
    </w:p>
    <w:p w14:paraId="40711EEC" w14:textId="77777777" w:rsidR="00C72525" w:rsidRPr="002E20A3" w:rsidRDefault="00C72525" w:rsidP="00C72525">
      <w:pPr>
        <w:rPr>
          <w:rFonts w:cstheme="minorHAnsi"/>
          <w:lang w:val="en-GB"/>
        </w:rPr>
      </w:pPr>
    </w:p>
    <w:p w14:paraId="4EBC2238" w14:textId="77777777" w:rsidR="00C72525" w:rsidRPr="002E20A3" w:rsidRDefault="00C72525" w:rsidP="00C72525">
      <w:pPr>
        <w:rPr>
          <w:rFonts w:cstheme="minorHAnsi"/>
          <w:lang w:val="en-GB"/>
        </w:rPr>
      </w:pPr>
    </w:p>
    <w:p w14:paraId="22799A0F" w14:textId="77777777" w:rsidR="00C72525" w:rsidRPr="002E20A3" w:rsidRDefault="00C72525" w:rsidP="00C72525">
      <w:pPr>
        <w:rPr>
          <w:rFonts w:cstheme="minorHAnsi"/>
          <w:lang w:val="en-GB"/>
        </w:rPr>
      </w:pPr>
    </w:p>
    <w:p w14:paraId="2E17F184" w14:textId="77777777" w:rsidR="00C72525" w:rsidRPr="002E20A3" w:rsidRDefault="00C72525" w:rsidP="00C72525">
      <w:pPr>
        <w:rPr>
          <w:rFonts w:cstheme="minorHAnsi"/>
          <w:lang w:val="en-GB"/>
        </w:rPr>
      </w:pPr>
    </w:p>
    <w:p w14:paraId="6799140A" w14:textId="77777777" w:rsidR="00C72525" w:rsidRPr="002E20A3" w:rsidRDefault="00C72525" w:rsidP="00C72525">
      <w:pPr>
        <w:rPr>
          <w:rFonts w:cstheme="minorHAnsi"/>
          <w:lang w:val="en-GB"/>
        </w:rPr>
      </w:pPr>
    </w:p>
    <w:p w14:paraId="76A2C196" w14:textId="77777777" w:rsidR="00C72525" w:rsidRPr="002E20A3" w:rsidRDefault="00C72525" w:rsidP="00C72525">
      <w:pPr>
        <w:rPr>
          <w:rFonts w:cstheme="minorHAnsi"/>
          <w:lang w:val="en-GB"/>
        </w:rPr>
      </w:pPr>
    </w:p>
    <w:p w14:paraId="5CE97E4B" w14:textId="77777777" w:rsidR="00C72525" w:rsidRPr="002E20A3" w:rsidRDefault="00C72525" w:rsidP="00C72525">
      <w:pPr>
        <w:rPr>
          <w:rFonts w:cstheme="minorHAnsi"/>
          <w:lang w:val="en-GB"/>
        </w:rPr>
      </w:pPr>
    </w:p>
    <w:p w14:paraId="049EE52E" w14:textId="77777777" w:rsidR="00C72525" w:rsidRPr="002E20A3" w:rsidRDefault="00C72525" w:rsidP="00C72525">
      <w:pPr>
        <w:rPr>
          <w:rFonts w:cstheme="minorHAnsi"/>
          <w:lang w:val="en-GB"/>
        </w:rPr>
      </w:pPr>
    </w:p>
    <w:p w14:paraId="5ECAD8B2" w14:textId="77777777" w:rsidR="00C72525" w:rsidRPr="002E20A3" w:rsidRDefault="00C72525" w:rsidP="00C72525">
      <w:pPr>
        <w:rPr>
          <w:rFonts w:cstheme="minorHAnsi"/>
          <w:lang w:val="en-GB"/>
        </w:rPr>
      </w:pPr>
    </w:p>
    <w:p w14:paraId="26E80D57" w14:textId="3CCED312" w:rsidR="00C72525" w:rsidRPr="002E20A3" w:rsidRDefault="00C72525" w:rsidP="00C72525">
      <w:pPr>
        <w:rPr>
          <w:rFonts w:cstheme="minorHAnsi"/>
          <w:lang w:val="en-GB"/>
        </w:rPr>
      </w:pPr>
    </w:p>
    <w:p w14:paraId="65841B06" w14:textId="7C5CDCF6" w:rsidR="006070CD" w:rsidRPr="002E20A3" w:rsidRDefault="006070CD" w:rsidP="00C72525">
      <w:pPr>
        <w:rPr>
          <w:rFonts w:cstheme="minorHAnsi"/>
          <w:lang w:val="en-GB"/>
        </w:rPr>
      </w:pPr>
    </w:p>
    <w:p w14:paraId="1195D137" w14:textId="77777777" w:rsidR="006070CD" w:rsidRPr="002E20A3" w:rsidRDefault="006070CD" w:rsidP="00C72525">
      <w:pPr>
        <w:rPr>
          <w:rFonts w:cstheme="minorHAnsi"/>
          <w:lang w:val="en-GB"/>
        </w:rPr>
      </w:pPr>
    </w:p>
    <w:p w14:paraId="765CB4BA" w14:textId="7B6E2960" w:rsidR="00AC23F4" w:rsidRPr="002E20A3" w:rsidRDefault="00144162" w:rsidP="00DC34BB">
      <w:pPr>
        <w:pStyle w:val="Heading2"/>
        <w:rPr>
          <w:lang w:val="en-GB"/>
        </w:rPr>
      </w:pPr>
      <w:bookmarkStart w:id="2285" w:name="_Toc101956200"/>
      <w:bookmarkEnd w:id="2178"/>
      <w:r w:rsidRPr="002E20A3">
        <w:rPr>
          <w:lang w:val="en-GB"/>
        </w:rPr>
        <w:lastRenderedPageBreak/>
        <w:t>-</w:t>
      </w:r>
      <w:r w:rsidR="00AC23F4" w:rsidRPr="002E20A3">
        <w:rPr>
          <w:lang w:val="en-GB"/>
        </w:rPr>
        <w:t>ENACTED LEARNING</w:t>
      </w:r>
      <w:bookmarkEnd w:id="2285"/>
    </w:p>
    <w:p w14:paraId="2F5492EE" w14:textId="04484714" w:rsidR="00C72525" w:rsidRPr="002E20A3" w:rsidRDefault="00C72525" w:rsidP="00DC34BB">
      <w:pPr>
        <w:pStyle w:val="Heading3"/>
        <w:rPr>
          <w:lang w:val="en-GB"/>
        </w:rPr>
      </w:pPr>
      <w:r w:rsidRPr="002E20A3">
        <w:rPr>
          <w:lang w:val="en-GB"/>
        </w:rPr>
        <w:t>EXERCISE OVERVIEW</w:t>
      </w:r>
    </w:p>
    <w:p w14:paraId="5A958382" w14:textId="77777777" w:rsidR="00C72525" w:rsidRPr="002E20A3" w:rsidRDefault="00C72525" w:rsidP="00C72525">
      <w:pPr>
        <w:rPr>
          <w:rFonts w:cstheme="minorHAnsi"/>
          <w:lang w:val="en-GB"/>
        </w:rPr>
      </w:pPr>
    </w:p>
    <w:tbl>
      <w:tblPr>
        <w:tblStyle w:val="GridTable4-Accent6"/>
        <w:tblW w:w="9634" w:type="dxa"/>
        <w:tblLook w:val="04A0" w:firstRow="1" w:lastRow="0" w:firstColumn="1" w:lastColumn="0" w:noHBand="0" w:noVBand="1"/>
      </w:tblPr>
      <w:tblGrid>
        <w:gridCol w:w="9634"/>
      </w:tblGrid>
      <w:tr w:rsidR="00C72525" w:rsidRPr="002E20A3" w14:paraId="7CCF0DE7"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34E30445" w14:textId="77777777" w:rsidR="00C72525" w:rsidRPr="002E20A3" w:rsidRDefault="00C72525" w:rsidP="00DC34BB">
            <w:pPr>
              <w:pStyle w:val="NoSpacing"/>
              <w:jc w:val="center"/>
              <w:rPr>
                <w:rFonts w:cstheme="minorHAnsi"/>
                <w:b w:val="0"/>
                <w:bCs w:val="0"/>
                <w:lang w:val="en-GB"/>
              </w:rPr>
            </w:pPr>
            <w:r w:rsidRPr="002E20A3">
              <w:rPr>
                <w:lang w:val="en-GB"/>
              </w:rPr>
              <w:t>TASK</w:t>
            </w:r>
          </w:p>
          <w:p w14:paraId="04279014" w14:textId="77777777" w:rsidR="00C72525" w:rsidRPr="002E20A3" w:rsidRDefault="00C72525" w:rsidP="001B74C7">
            <w:pPr>
              <w:jc w:val="center"/>
              <w:rPr>
                <w:rFonts w:cstheme="minorHAnsi"/>
                <w:lang w:val="en-GB"/>
              </w:rPr>
            </w:pPr>
          </w:p>
        </w:tc>
      </w:tr>
      <w:tr w:rsidR="00C72525" w:rsidRPr="008837EA" w14:paraId="2D7B2B36"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2E55516D" w14:textId="77777777" w:rsidR="00C72525" w:rsidRPr="002E20A3" w:rsidRDefault="00C72525" w:rsidP="001B74C7">
            <w:pPr>
              <w:jc w:val="both"/>
              <w:rPr>
                <w:rFonts w:cstheme="minorHAnsi"/>
                <w:lang w:val="en-GB"/>
              </w:rPr>
            </w:pPr>
          </w:p>
          <w:p w14:paraId="1A219BD7" w14:textId="676EF449" w:rsidR="00C72525" w:rsidRPr="002E20A3" w:rsidRDefault="00C72525" w:rsidP="001B74C7">
            <w:pPr>
              <w:jc w:val="both"/>
              <w:rPr>
                <w:rFonts w:cstheme="minorHAnsi"/>
                <w:b w:val="0"/>
                <w:bCs w:val="0"/>
                <w:lang w:val="en-GB"/>
              </w:rPr>
            </w:pPr>
            <w:r w:rsidRPr="002E20A3">
              <w:rPr>
                <w:rFonts w:cstheme="minorHAnsi"/>
                <w:lang w:val="en-GB"/>
              </w:rPr>
              <w:t xml:space="preserve">You are part of a planning team consisting of personnel from </w:t>
            </w:r>
            <w:r w:rsidR="00A8053F" w:rsidRPr="002E20A3">
              <w:rPr>
                <w:rFonts w:cstheme="minorHAnsi"/>
                <w:lang w:val="en-GB"/>
              </w:rPr>
              <w:t xml:space="preserve">the </w:t>
            </w:r>
            <w:r w:rsidRPr="002E20A3">
              <w:rPr>
                <w:rFonts w:cstheme="minorHAnsi"/>
                <w:lang w:val="en-GB"/>
              </w:rPr>
              <w:t>S-2 (</w:t>
            </w:r>
            <w:ins w:id="2286" w:author="Author" w:date="2023-04-14T10:23:00Z">
              <w:r w:rsidR="00111C6D" w:rsidRPr="002E20A3">
                <w:rPr>
                  <w:rFonts w:cstheme="minorHAnsi"/>
                  <w:lang w:val="en-GB"/>
                </w:rPr>
                <w:t xml:space="preserve">Military Peacekeeping </w:t>
              </w:r>
            </w:ins>
            <w:r w:rsidRPr="002E20A3">
              <w:rPr>
                <w:rFonts w:cstheme="minorHAnsi"/>
                <w:lang w:val="en-GB"/>
              </w:rPr>
              <w:t>Intelligence), S-3 (Operations) and S-5 (Planning)</w:t>
            </w:r>
            <w:r w:rsidR="00A8053F" w:rsidRPr="002E20A3">
              <w:rPr>
                <w:rFonts w:cstheme="minorHAnsi"/>
                <w:lang w:val="en-GB"/>
              </w:rPr>
              <w:t xml:space="preserve"> branches</w:t>
            </w:r>
            <w:r w:rsidRPr="002E20A3">
              <w:rPr>
                <w:rFonts w:cstheme="minorHAnsi"/>
                <w:lang w:val="en-GB"/>
              </w:rPr>
              <w:t>. Following continued unrest in the past three days in the city of C</w:t>
            </w:r>
            <w:ins w:id="2287" w:author="Author" w:date="2023-04-12T17:41:00Z">
              <w:r w:rsidR="008837EA">
                <w:rPr>
                  <w:rFonts w:cstheme="minorHAnsi"/>
                  <w:lang w:val="en-GB"/>
                </w:rPr>
                <w:t>orma</w:t>
              </w:r>
            </w:ins>
            <w:del w:id="2288" w:author="Author" w:date="2023-04-12T17:41:00Z">
              <w:r w:rsidRPr="002E20A3" w:rsidDel="008837EA">
                <w:rPr>
                  <w:rFonts w:cstheme="minorHAnsi"/>
                  <w:lang w:val="en-GB"/>
                </w:rPr>
                <w:delText>ORMA</w:delText>
              </w:r>
            </w:del>
            <w:r w:rsidRPr="002E20A3">
              <w:rPr>
                <w:rFonts w:cstheme="minorHAnsi"/>
                <w:lang w:val="en-GB"/>
              </w:rPr>
              <w:t xml:space="preserve">, you have been tasked by your Infantry Battalion Commander to plan an operation aimed at ensuring the </w:t>
            </w:r>
            <w:del w:id="2289" w:author="Author" w:date="2023-04-12T17:41:00Z">
              <w:r w:rsidRPr="002E20A3" w:rsidDel="008837EA">
                <w:rPr>
                  <w:rFonts w:cstheme="minorHAnsi"/>
                  <w:lang w:val="en-GB"/>
                </w:rPr>
                <w:delText>P</w:delText>
              </w:r>
            </w:del>
            <w:ins w:id="2290" w:author="Author" w:date="2023-04-12T17:41:00Z">
              <w:r w:rsidR="008837EA">
                <w:rPr>
                  <w:rFonts w:cstheme="minorHAnsi"/>
                  <w:lang w:val="en-GB"/>
                </w:rPr>
                <w:t>p</w:t>
              </w:r>
            </w:ins>
            <w:r w:rsidRPr="002E20A3">
              <w:rPr>
                <w:rFonts w:cstheme="minorHAnsi"/>
                <w:lang w:val="en-GB"/>
              </w:rPr>
              <w:t xml:space="preserve">rotection of </w:t>
            </w:r>
            <w:del w:id="2291" w:author="Author" w:date="2023-04-12T17:41:00Z">
              <w:r w:rsidRPr="002E20A3" w:rsidDel="008837EA">
                <w:rPr>
                  <w:rFonts w:cstheme="minorHAnsi"/>
                  <w:lang w:val="en-GB"/>
                </w:rPr>
                <w:delText>C</w:delText>
              </w:r>
            </w:del>
            <w:ins w:id="2292" w:author="Author" w:date="2023-04-12T17:41:00Z">
              <w:r w:rsidR="008837EA">
                <w:rPr>
                  <w:rFonts w:cstheme="minorHAnsi"/>
                  <w:lang w:val="en-GB"/>
                </w:rPr>
                <w:t>c</w:t>
              </w:r>
            </w:ins>
            <w:r w:rsidRPr="002E20A3">
              <w:rPr>
                <w:rFonts w:cstheme="minorHAnsi"/>
                <w:lang w:val="en-GB"/>
              </w:rPr>
              <w:t>ivilians</w:t>
            </w:r>
            <w:r w:rsidR="005D2299" w:rsidRPr="002E20A3">
              <w:rPr>
                <w:rFonts w:cstheme="minorHAnsi"/>
                <w:lang w:val="en-GB"/>
              </w:rPr>
              <w:t xml:space="preserve"> (POC)</w:t>
            </w:r>
            <w:r w:rsidRPr="002E20A3">
              <w:rPr>
                <w:rFonts w:cstheme="minorHAnsi"/>
                <w:lang w:val="en-GB"/>
              </w:rPr>
              <w:t>, particularly the Tatsi</w:t>
            </w:r>
            <w:r w:rsidR="00F31B4F" w:rsidRPr="002E20A3">
              <w:rPr>
                <w:rFonts w:cstheme="minorHAnsi"/>
                <w:lang w:val="en-GB"/>
              </w:rPr>
              <w:t>,</w:t>
            </w:r>
            <w:r w:rsidRPr="002E20A3">
              <w:rPr>
                <w:rFonts w:cstheme="minorHAnsi"/>
                <w:lang w:val="en-GB"/>
              </w:rPr>
              <w:t xml:space="preserve"> in </w:t>
            </w:r>
            <w:ins w:id="2293" w:author="Author" w:date="2023-04-12T17:41:00Z">
              <w:r w:rsidR="008837EA">
                <w:rPr>
                  <w:rFonts w:cstheme="minorHAnsi"/>
                  <w:lang w:val="en-GB"/>
                </w:rPr>
                <w:t xml:space="preserve">the </w:t>
              </w:r>
            </w:ins>
            <w:r w:rsidRPr="002E20A3">
              <w:rPr>
                <w:rFonts w:cstheme="minorHAnsi"/>
                <w:lang w:val="en-GB"/>
              </w:rPr>
              <w:t>light of reports of an imminent attack. You are requested to secure the village centre</w:t>
            </w:r>
            <w:ins w:id="2294" w:author="Author" w:date="2023-04-12T17:41:00Z">
              <w:r w:rsidR="008837EA">
                <w:rPr>
                  <w:rFonts w:cstheme="minorHAnsi"/>
                  <w:lang w:val="en-GB"/>
                </w:rPr>
                <w:t>,</w:t>
              </w:r>
            </w:ins>
            <w:r w:rsidRPr="002E20A3">
              <w:rPr>
                <w:rFonts w:cstheme="minorHAnsi"/>
                <w:lang w:val="en-GB"/>
              </w:rPr>
              <w:t xml:space="preserve"> where shops are located</w:t>
            </w:r>
            <w:ins w:id="2295" w:author="Author" w:date="2023-04-12T17:41:00Z">
              <w:r w:rsidR="008837EA">
                <w:rPr>
                  <w:rFonts w:cstheme="minorHAnsi"/>
                  <w:lang w:val="en-GB"/>
                </w:rPr>
                <w:t>,</w:t>
              </w:r>
            </w:ins>
            <w:r w:rsidRPr="002E20A3">
              <w:rPr>
                <w:rFonts w:cstheme="minorHAnsi"/>
                <w:lang w:val="en-GB"/>
              </w:rPr>
              <w:t xml:space="preserve"> and </w:t>
            </w:r>
            <w:ins w:id="2296" w:author="Author" w:date="2023-04-12T17:41:00Z">
              <w:r w:rsidR="008837EA">
                <w:rPr>
                  <w:rFonts w:cstheme="minorHAnsi"/>
                  <w:lang w:val="en-GB"/>
                </w:rPr>
                <w:t xml:space="preserve">to </w:t>
              </w:r>
            </w:ins>
            <w:r w:rsidRPr="002E20A3">
              <w:rPr>
                <w:rFonts w:cstheme="minorHAnsi"/>
                <w:lang w:val="en-GB"/>
              </w:rPr>
              <w:t xml:space="preserve">monitor roads leading from </w:t>
            </w:r>
            <w:ins w:id="2297" w:author="Author" w:date="2023-04-12T17:41:00Z">
              <w:r w:rsidR="008837EA">
                <w:rPr>
                  <w:rFonts w:cstheme="minorHAnsi"/>
                  <w:lang w:val="en-GB"/>
                </w:rPr>
                <w:t xml:space="preserve">the </w:t>
              </w:r>
            </w:ins>
            <w:r w:rsidRPr="002E20A3">
              <w:rPr>
                <w:rFonts w:cstheme="minorHAnsi"/>
                <w:lang w:val="en-GB"/>
              </w:rPr>
              <w:t xml:space="preserve">nearby jungle to the </w:t>
            </w:r>
            <w:ins w:id="2298" w:author="Author" w:date="2023-04-12T17:41:00Z">
              <w:r w:rsidR="008837EA">
                <w:rPr>
                  <w:rFonts w:cstheme="minorHAnsi"/>
                  <w:lang w:val="en-GB"/>
                </w:rPr>
                <w:t xml:space="preserve">village </w:t>
              </w:r>
            </w:ins>
            <w:r w:rsidRPr="002E20A3">
              <w:rPr>
                <w:rFonts w:cstheme="minorHAnsi"/>
                <w:lang w:val="en-GB"/>
              </w:rPr>
              <w:t>centre.</w:t>
            </w:r>
            <w:r w:rsidR="00A936E7" w:rsidRPr="002E20A3">
              <w:rPr>
                <w:rFonts w:cstheme="minorHAnsi"/>
                <w:lang w:val="en-GB"/>
              </w:rPr>
              <w:t xml:space="preserve"> </w:t>
            </w:r>
          </w:p>
          <w:p w14:paraId="16644766" w14:textId="77777777" w:rsidR="00C72525" w:rsidRPr="002E20A3" w:rsidRDefault="00C72525" w:rsidP="001B74C7">
            <w:pPr>
              <w:jc w:val="both"/>
              <w:rPr>
                <w:rFonts w:cstheme="minorHAnsi"/>
                <w:b w:val="0"/>
                <w:bCs w:val="0"/>
                <w:lang w:val="en-GB"/>
              </w:rPr>
            </w:pPr>
          </w:p>
          <w:p w14:paraId="2013C1B0" w14:textId="77777777" w:rsidR="00C72525" w:rsidRPr="002E20A3" w:rsidRDefault="00C72525" w:rsidP="001B74C7">
            <w:pPr>
              <w:jc w:val="both"/>
              <w:rPr>
                <w:rFonts w:cstheme="minorHAnsi"/>
                <w:b w:val="0"/>
                <w:bCs w:val="0"/>
                <w:lang w:val="en-GB"/>
              </w:rPr>
            </w:pPr>
            <w:r w:rsidRPr="002E20A3">
              <w:rPr>
                <w:rFonts w:cstheme="minorHAnsi"/>
                <w:lang w:val="en-GB"/>
              </w:rPr>
              <w:t xml:space="preserve">Together with a range of other stakeholders, you have been assigned one of the roles featured below. The facilitator will hand you individual instructions related to your specific role. </w:t>
            </w:r>
          </w:p>
          <w:p w14:paraId="30FA482B" w14:textId="77777777" w:rsidR="00C72525" w:rsidRPr="002E20A3" w:rsidRDefault="00C72525" w:rsidP="001B74C7">
            <w:pPr>
              <w:jc w:val="both"/>
              <w:rPr>
                <w:rFonts w:cstheme="minorHAnsi"/>
                <w:b w:val="0"/>
                <w:bCs w:val="0"/>
                <w:lang w:val="en-GB"/>
              </w:rPr>
            </w:pPr>
          </w:p>
          <w:p w14:paraId="0CAF5B30" w14:textId="43791905" w:rsidR="00C72525" w:rsidRPr="002E20A3" w:rsidRDefault="00C72525" w:rsidP="001B74C7">
            <w:pPr>
              <w:jc w:val="both"/>
              <w:rPr>
                <w:rFonts w:cstheme="minorHAnsi"/>
                <w:b w:val="0"/>
                <w:bCs w:val="0"/>
                <w:lang w:val="en-GB"/>
              </w:rPr>
            </w:pPr>
            <w:r w:rsidRPr="002E20A3">
              <w:rPr>
                <w:rFonts w:cstheme="minorHAnsi"/>
                <w:lang w:val="en-GB"/>
              </w:rPr>
              <w:t>Given the setting described in the case study, you are invited to play your role with the aim of providing and/</w:t>
            </w:r>
            <w:del w:id="2299" w:author="Author" w:date="2023-04-12T17:42:00Z">
              <w:r w:rsidRPr="002E20A3" w:rsidDel="008837EA">
                <w:rPr>
                  <w:rFonts w:cstheme="minorHAnsi"/>
                  <w:lang w:val="en-GB"/>
                </w:rPr>
                <w:delText xml:space="preserve"> </w:delText>
              </w:r>
            </w:del>
            <w:r w:rsidRPr="002E20A3">
              <w:rPr>
                <w:rFonts w:cstheme="minorHAnsi"/>
                <w:lang w:val="en-GB"/>
              </w:rPr>
              <w:t xml:space="preserve">or </w:t>
            </w:r>
            <w:r w:rsidR="00950FDF" w:rsidRPr="002E20A3">
              <w:rPr>
                <w:rFonts w:cstheme="minorHAnsi"/>
                <w:lang w:val="en-GB"/>
              </w:rPr>
              <w:t xml:space="preserve">acquiring </w:t>
            </w:r>
            <w:r w:rsidRPr="002E20A3">
              <w:rPr>
                <w:rFonts w:cstheme="minorHAnsi"/>
                <w:lang w:val="en-GB"/>
              </w:rPr>
              <w:t xml:space="preserve">as much gender-responsive information as possible in order to </w:t>
            </w:r>
            <w:del w:id="2300" w:author="Author" w:date="2023-04-12T17:42:00Z">
              <w:r w:rsidRPr="002E20A3" w:rsidDel="008837EA">
                <w:rPr>
                  <w:rFonts w:cstheme="minorHAnsi"/>
                  <w:lang w:val="en-GB"/>
                </w:rPr>
                <w:delText>feed into</w:delText>
              </w:r>
            </w:del>
            <w:ins w:id="2301" w:author="Author" w:date="2023-04-12T17:42:00Z">
              <w:r w:rsidR="008837EA">
                <w:rPr>
                  <w:rFonts w:cstheme="minorHAnsi"/>
                  <w:lang w:val="en-GB"/>
                </w:rPr>
                <w:t>inform</w:t>
              </w:r>
            </w:ins>
            <w:r w:rsidRPr="002E20A3">
              <w:rPr>
                <w:rFonts w:cstheme="minorHAnsi"/>
                <w:lang w:val="en-GB"/>
              </w:rPr>
              <w:t xml:space="preserve"> the preparation of the operation. Who should be consulted? Why? </w:t>
            </w:r>
          </w:p>
          <w:p w14:paraId="3E49F171" w14:textId="77777777" w:rsidR="00C72525" w:rsidRPr="002E20A3" w:rsidRDefault="00C72525" w:rsidP="001B74C7">
            <w:pPr>
              <w:jc w:val="both"/>
              <w:rPr>
                <w:rFonts w:cstheme="minorHAnsi"/>
                <w:lang w:val="en-GB"/>
              </w:rPr>
            </w:pPr>
          </w:p>
          <w:p w14:paraId="35C04DF3" w14:textId="77777777" w:rsidR="00C72525" w:rsidRPr="002E20A3" w:rsidRDefault="00C72525" w:rsidP="001B74C7">
            <w:pPr>
              <w:jc w:val="both"/>
              <w:rPr>
                <w:rFonts w:cstheme="minorHAnsi"/>
                <w:lang w:val="en-GB"/>
              </w:rPr>
            </w:pPr>
          </w:p>
        </w:tc>
      </w:tr>
    </w:tbl>
    <w:p w14:paraId="6935787A" w14:textId="1259BCBD" w:rsidR="00C72525" w:rsidRPr="002E20A3" w:rsidRDefault="00C72525" w:rsidP="00C72525">
      <w:pPr>
        <w:jc w:val="both"/>
        <w:rPr>
          <w:rFonts w:cstheme="minorHAnsi"/>
          <w:b/>
          <w:bCs/>
          <w:lang w:val="en-GB"/>
        </w:rPr>
      </w:pPr>
    </w:p>
    <w:p w14:paraId="17AA4926" w14:textId="77777777" w:rsidR="006070CD" w:rsidRPr="002E20A3" w:rsidRDefault="006070CD" w:rsidP="00C72525">
      <w:pPr>
        <w:jc w:val="both"/>
        <w:rPr>
          <w:rFonts w:cstheme="minorHAnsi"/>
          <w:b/>
          <w:bCs/>
          <w:lang w:val="en-GB"/>
        </w:rPr>
      </w:pPr>
    </w:p>
    <w:tbl>
      <w:tblPr>
        <w:tblStyle w:val="GridTable4-Accent6"/>
        <w:tblW w:w="9634" w:type="dxa"/>
        <w:tblLook w:val="04A0" w:firstRow="1" w:lastRow="0" w:firstColumn="1" w:lastColumn="0" w:noHBand="0" w:noVBand="1"/>
      </w:tblPr>
      <w:tblGrid>
        <w:gridCol w:w="1440"/>
        <w:gridCol w:w="8194"/>
      </w:tblGrid>
      <w:tr w:rsidR="00C72525" w:rsidRPr="002E20A3" w14:paraId="0A411B24"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Pr>
          <w:p w14:paraId="34CFFCBA" w14:textId="77777777" w:rsidR="00C72525" w:rsidRPr="002E20A3" w:rsidRDefault="00C72525" w:rsidP="00DC34BB">
            <w:pPr>
              <w:pStyle w:val="NoSpacing"/>
              <w:jc w:val="center"/>
              <w:rPr>
                <w:lang w:val="en-GB"/>
              </w:rPr>
            </w:pPr>
            <w:r w:rsidRPr="002E20A3">
              <w:rPr>
                <w:lang w:val="en-GB"/>
              </w:rPr>
              <w:t>OVERVIEW OF ROLES</w:t>
            </w:r>
          </w:p>
          <w:p w14:paraId="2A1F3500" w14:textId="77777777" w:rsidR="00C72525" w:rsidRPr="002E20A3" w:rsidRDefault="00C72525" w:rsidP="00DC34BB">
            <w:pPr>
              <w:pStyle w:val="NoSpacing"/>
              <w:jc w:val="center"/>
              <w:rPr>
                <w:lang w:val="en-GB"/>
              </w:rPr>
            </w:pPr>
          </w:p>
        </w:tc>
      </w:tr>
      <w:tr w:rsidR="00C72525" w:rsidRPr="001F1452" w14:paraId="26D0FAB0"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EBAFB42" w14:textId="77777777" w:rsidR="00C72525" w:rsidRPr="002E20A3" w:rsidRDefault="00C72525" w:rsidP="00450E19">
            <w:pPr>
              <w:pStyle w:val="ListParagraph"/>
              <w:numPr>
                <w:ilvl w:val="0"/>
                <w:numId w:val="15"/>
              </w:numPr>
              <w:rPr>
                <w:rFonts w:cstheme="minorHAnsi"/>
                <w:b w:val="0"/>
                <w:bCs w:val="0"/>
                <w:lang w:val="en-GB"/>
              </w:rPr>
            </w:pPr>
          </w:p>
        </w:tc>
        <w:tc>
          <w:tcPr>
            <w:tcW w:w="8363" w:type="dxa"/>
          </w:tcPr>
          <w:p w14:paraId="6646023E" w14:textId="697A4FCB"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02" w:author="Author" w:date="2023-04-12T17:42:00Z">
              <w:r w:rsidRPr="002E20A3" w:rsidDel="008837EA">
                <w:rPr>
                  <w:rFonts w:cstheme="minorHAnsi"/>
                  <w:lang w:val="en-GB"/>
                </w:rPr>
                <w:delText>UN</w:delText>
              </w:r>
            </w:del>
            <w:ins w:id="2303" w:author="Author" w:date="2023-04-12T17:42:00Z">
              <w:r w:rsidR="008837EA">
                <w:rPr>
                  <w:rFonts w:cstheme="minorHAnsi"/>
                  <w:lang w:val="en-GB"/>
                </w:rPr>
                <w:t>United Nations</w:t>
              </w:r>
            </w:ins>
            <w:r w:rsidRPr="002E20A3">
              <w:rPr>
                <w:rFonts w:cstheme="minorHAnsi"/>
                <w:lang w:val="en-GB"/>
              </w:rPr>
              <w:t xml:space="preserve"> </w:t>
            </w:r>
            <w:r w:rsidR="00D500A6" w:rsidRPr="002E20A3">
              <w:rPr>
                <w:rFonts w:cstheme="minorHAnsi"/>
                <w:lang w:val="en-GB"/>
              </w:rPr>
              <w:t xml:space="preserve">Military </w:t>
            </w:r>
            <w:r w:rsidRPr="002E20A3">
              <w:rPr>
                <w:rFonts w:cstheme="minorHAnsi"/>
                <w:lang w:val="en-GB"/>
              </w:rPr>
              <w:t xml:space="preserve">Planning Officer </w:t>
            </w:r>
          </w:p>
        </w:tc>
      </w:tr>
      <w:tr w:rsidR="00C72525" w:rsidRPr="002E20A3" w14:paraId="474FA810"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3A2DF693" w14:textId="1B10B812" w:rsidR="00C72525" w:rsidRPr="002E20A3" w:rsidRDefault="00476240">
            <w:pPr>
              <w:pStyle w:val="ListParagraph"/>
              <w:rPr>
                <w:rFonts w:cstheme="minorHAnsi"/>
                <w:b w:val="0"/>
                <w:bCs w:val="0"/>
                <w:lang w:val="en-GB"/>
              </w:rPr>
              <w:pPrChange w:id="2304" w:author="Author" w:date="2023-04-12T17:51:00Z">
                <w:pPr>
                  <w:pStyle w:val="ListParagraph"/>
                  <w:numPr>
                    <w:numId w:val="11"/>
                  </w:numPr>
                  <w:ind w:hanging="360"/>
                </w:pPr>
              </w:pPrChange>
            </w:pPr>
            <w:ins w:id="2305" w:author="Author" w:date="2023-04-12T17:51:00Z">
              <w:r>
                <w:rPr>
                  <w:rFonts w:cstheme="minorHAnsi"/>
                  <w:b w:val="0"/>
                  <w:bCs w:val="0"/>
                  <w:lang w:val="en-GB"/>
                </w:rPr>
                <w:t>2</w:t>
              </w:r>
              <w:commentRangeStart w:id="2306"/>
              <w:r>
                <w:rPr>
                  <w:rFonts w:cstheme="minorHAnsi"/>
                  <w:b w:val="0"/>
                  <w:bCs w:val="0"/>
                  <w:lang w:val="en-GB"/>
                </w:rPr>
                <w:t xml:space="preserve">2. </w:t>
              </w:r>
            </w:ins>
            <w:commentRangeEnd w:id="2306"/>
            <w:ins w:id="2307" w:author="Author" w:date="2023-04-12T17:53:00Z">
              <w:r>
                <w:rPr>
                  <w:rStyle w:val="CommentReference"/>
                  <w:b w:val="0"/>
                  <w:bCs w:val="0"/>
                </w:rPr>
                <w:commentReference w:id="2306"/>
              </w:r>
            </w:ins>
          </w:p>
        </w:tc>
        <w:tc>
          <w:tcPr>
            <w:tcW w:w="8363" w:type="dxa"/>
          </w:tcPr>
          <w:p w14:paraId="10592791" w14:textId="61B6CEB9"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del w:id="2308" w:author="Author" w:date="2023-04-12T17:42:00Z">
              <w:r w:rsidRPr="002E20A3" w:rsidDel="008837EA">
                <w:rPr>
                  <w:rFonts w:cstheme="minorHAnsi"/>
                  <w:lang w:val="en-GB"/>
                </w:rPr>
                <w:delText>UN</w:delText>
              </w:r>
            </w:del>
            <w:ins w:id="2309" w:author="Author" w:date="2023-04-12T17:42:00Z">
              <w:r w:rsidR="008837EA">
                <w:rPr>
                  <w:rFonts w:cstheme="minorHAnsi"/>
                  <w:lang w:val="en-GB"/>
                </w:rPr>
                <w:t xml:space="preserve"> United Nations</w:t>
              </w:r>
            </w:ins>
            <w:r w:rsidRPr="002E20A3">
              <w:rPr>
                <w:rFonts w:cstheme="minorHAnsi"/>
                <w:lang w:val="en-GB"/>
              </w:rPr>
              <w:t xml:space="preserve"> Operations Officer 1 </w:t>
            </w:r>
          </w:p>
        </w:tc>
      </w:tr>
      <w:tr w:rsidR="00C72525" w:rsidRPr="002E20A3" w14:paraId="09D909B7"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5EF451A" w14:textId="0F110DA9" w:rsidR="00C72525" w:rsidRPr="00476240" w:rsidRDefault="00476240">
            <w:pPr>
              <w:ind w:left="360"/>
              <w:rPr>
                <w:rFonts w:cstheme="minorHAnsi"/>
                <w:b w:val="0"/>
                <w:bCs w:val="0"/>
                <w:lang w:val="en-GB"/>
                <w:rPrChange w:id="2310" w:author="Author" w:date="2023-04-12T17:51:00Z">
                  <w:rPr>
                    <w:rFonts w:cstheme="minorHAnsi"/>
                    <w:lang w:val="en-GB"/>
                  </w:rPr>
                </w:rPrChange>
              </w:rPr>
              <w:pPrChange w:id="2311" w:author="Author" w:date="2023-04-12T17:51:00Z">
                <w:pPr>
                  <w:pStyle w:val="ListParagraph"/>
                  <w:numPr>
                    <w:numId w:val="11"/>
                  </w:numPr>
                  <w:ind w:hanging="360"/>
                </w:pPr>
              </w:pPrChange>
            </w:pPr>
            <w:ins w:id="2312" w:author="Author" w:date="2023-04-12T17:51:00Z">
              <w:r w:rsidRPr="00476240">
                <w:rPr>
                  <w:rFonts w:cstheme="minorHAnsi"/>
                  <w:lang w:val="en-GB"/>
                </w:rPr>
                <w:t>3.</w:t>
              </w:r>
            </w:ins>
          </w:p>
        </w:tc>
        <w:tc>
          <w:tcPr>
            <w:tcW w:w="8363" w:type="dxa"/>
          </w:tcPr>
          <w:p w14:paraId="573AE7BC" w14:textId="47426052"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13" w:author="Author" w:date="2023-04-12T17:42:00Z">
              <w:r w:rsidRPr="002E20A3" w:rsidDel="008837EA">
                <w:rPr>
                  <w:rFonts w:cstheme="minorHAnsi"/>
                  <w:lang w:val="en-GB"/>
                </w:rPr>
                <w:delText>UN</w:delText>
              </w:r>
            </w:del>
            <w:ins w:id="2314" w:author="Author" w:date="2023-04-12T17:42:00Z">
              <w:r w:rsidR="008837EA">
                <w:rPr>
                  <w:rFonts w:cstheme="minorHAnsi"/>
                  <w:lang w:val="en-GB"/>
                </w:rPr>
                <w:t xml:space="preserve"> United Nations</w:t>
              </w:r>
            </w:ins>
            <w:r w:rsidRPr="002E20A3">
              <w:rPr>
                <w:rFonts w:cstheme="minorHAnsi"/>
                <w:lang w:val="en-GB"/>
              </w:rPr>
              <w:t xml:space="preserve"> Operations Officer 2 </w:t>
            </w:r>
          </w:p>
        </w:tc>
      </w:tr>
      <w:tr w:rsidR="00C72525" w:rsidRPr="001F1452" w14:paraId="216D0BCB"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665672F7" w14:textId="61FF627D" w:rsidR="00C72525" w:rsidRPr="002E20A3" w:rsidRDefault="00476240">
            <w:pPr>
              <w:pStyle w:val="ListParagraph"/>
              <w:rPr>
                <w:rFonts w:cstheme="minorHAnsi"/>
                <w:b w:val="0"/>
                <w:bCs w:val="0"/>
                <w:lang w:val="en-GB"/>
              </w:rPr>
              <w:pPrChange w:id="2315" w:author="Author" w:date="2023-04-12T17:51:00Z">
                <w:pPr>
                  <w:pStyle w:val="ListParagraph"/>
                  <w:numPr>
                    <w:numId w:val="11"/>
                  </w:numPr>
                  <w:ind w:hanging="360"/>
                </w:pPr>
              </w:pPrChange>
            </w:pPr>
            <w:ins w:id="2316" w:author="Author" w:date="2023-04-12T17:51:00Z">
              <w:r>
                <w:rPr>
                  <w:rFonts w:cstheme="minorHAnsi"/>
                  <w:b w:val="0"/>
                  <w:bCs w:val="0"/>
                  <w:lang w:val="en-GB"/>
                </w:rPr>
                <w:t>44.</w:t>
              </w:r>
            </w:ins>
          </w:p>
        </w:tc>
        <w:tc>
          <w:tcPr>
            <w:tcW w:w="8363" w:type="dxa"/>
          </w:tcPr>
          <w:p w14:paraId="1D85647F" w14:textId="3B4FDAFC"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del w:id="2317" w:author="Author" w:date="2023-04-12T17:42:00Z">
              <w:r w:rsidRPr="002E20A3" w:rsidDel="008837EA">
                <w:rPr>
                  <w:rFonts w:cstheme="minorHAnsi"/>
                  <w:lang w:val="en-GB"/>
                </w:rPr>
                <w:delText>UN</w:delText>
              </w:r>
            </w:del>
            <w:ins w:id="2318" w:author="Author" w:date="2023-04-12T17:42:00Z">
              <w:r w:rsidR="008837EA">
                <w:rPr>
                  <w:rFonts w:cstheme="minorHAnsi"/>
                  <w:lang w:val="en-GB"/>
                </w:rPr>
                <w:t xml:space="preserve"> United Nations</w:t>
              </w:r>
            </w:ins>
            <w:r w:rsidRPr="002E20A3">
              <w:rPr>
                <w:rFonts w:cstheme="minorHAnsi"/>
                <w:lang w:val="en-GB"/>
              </w:rPr>
              <w:t xml:space="preserve"> </w:t>
            </w:r>
            <w:del w:id="2319" w:author="Amy FRUCHTER" w:date="2023-04-14T15:08:00Z">
              <w:r w:rsidRPr="002E20A3" w:rsidDel="009E0E43">
                <w:rPr>
                  <w:rFonts w:cstheme="minorHAnsi"/>
                  <w:lang w:val="en-GB"/>
                </w:rPr>
                <w:delText>Military Peacekeeping Intelligence (</w:delText>
              </w:r>
            </w:del>
            <w:r w:rsidRPr="002E20A3">
              <w:rPr>
                <w:rFonts w:cstheme="minorHAnsi"/>
                <w:lang w:val="en-GB"/>
              </w:rPr>
              <w:t>MPKI</w:t>
            </w:r>
            <w:del w:id="2320" w:author="Amy FRUCHTER" w:date="2023-04-14T15:08:00Z">
              <w:r w:rsidRPr="002E20A3" w:rsidDel="009E0E43">
                <w:rPr>
                  <w:rFonts w:cstheme="minorHAnsi"/>
                  <w:lang w:val="en-GB"/>
                </w:rPr>
                <w:delText>)</w:delText>
              </w:r>
            </w:del>
            <w:r w:rsidRPr="002E20A3">
              <w:rPr>
                <w:rFonts w:cstheme="minorHAnsi"/>
                <w:lang w:val="en-GB"/>
              </w:rPr>
              <w:t xml:space="preserve"> Officer </w:t>
            </w:r>
          </w:p>
        </w:tc>
      </w:tr>
      <w:tr w:rsidR="00C72525" w:rsidRPr="001F1452" w14:paraId="43B4377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F6A324D" w14:textId="16495201" w:rsidR="00C72525" w:rsidRPr="002E20A3" w:rsidRDefault="00476240">
            <w:pPr>
              <w:pStyle w:val="ListParagraph"/>
              <w:rPr>
                <w:rFonts w:cstheme="minorHAnsi"/>
                <w:b w:val="0"/>
                <w:bCs w:val="0"/>
                <w:lang w:val="en-GB"/>
              </w:rPr>
              <w:pPrChange w:id="2321" w:author="Author" w:date="2023-04-12T17:51:00Z">
                <w:pPr>
                  <w:pStyle w:val="ListParagraph"/>
                  <w:numPr>
                    <w:numId w:val="11"/>
                  </w:numPr>
                  <w:ind w:hanging="360"/>
                </w:pPr>
              </w:pPrChange>
            </w:pPr>
            <w:ins w:id="2322" w:author="Author" w:date="2023-04-12T17:51:00Z">
              <w:r>
                <w:rPr>
                  <w:rFonts w:cstheme="minorHAnsi"/>
                  <w:b w:val="0"/>
                  <w:bCs w:val="0"/>
                  <w:lang w:val="en-GB"/>
                </w:rPr>
                <w:t>55.</w:t>
              </w:r>
            </w:ins>
          </w:p>
        </w:tc>
        <w:tc>
          <w:tcPr>
            <w:tcW w:w="8363" w:type="dxa"/>
          </w:tcPr>
          <w:p w14:paraId="58189FB8" w14:textId="0D7D87B8"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23" w:author="Author" w:date="2023-04-12T17:42:00Z">
              <w:r w:rsidRPr="002E20A3" w:rsidDel="008837EA">
                <w:rPr>
                  <w:rFonts w:cstheme="minorHAnsi"/>
                  <w:lang w:val="en-GB"/>
                </w:rPr>
                <w:delText>UN</w:delText>
              </w:r>
            </w:del>
            <w:ins w:id="2324" w:author="Author" w:date="2023-04-12T17:42:00Z">
              <w:r w:rsidR="008837EA">
                <w:rPr>
                  <w:rFonts w:cstheme="minorHAnsi"/>
                  <w:lang w:val="en-GB"/>
                </w:rPr>
                <w:t xml:space="preserve"> United Nations</w:t>
              </w:r>
            </w:ins>
            <w:r w:rsidRPr="002E20A3">
              <w:rPr>
                <w:rFonts w:cstheme="minorHAnsi"/>
                <w:lang w:val="en-GB"/>
              </w:rPr>
              <w:t xml:space="preserve"> </w:t>
            </w:r>
            <w:r w:rsidR="009112C7" w:rsidRPr="002E20A3">
              <w:rPr>
                <w:rFonts w:cstheme="minorHAnsi"/>
                <w:lang w:val="en-GB"/>
              </w:rPr>
              <w:t xml:space="preserve">Military </w:t>
            </w:r>
            <w:del w:id="2325" w:author="Amy FRUCHTER" w:date="2023-04-14T15:09:00Z">
              <w:r w:rsidR="009112C7" w:rsidRPr="002E20A3" w:rsidDel="00B90D11">
                <w:rPr>
                  <w:rFonts w:cstheme="minorHAnsi"/>
                  <w:lang w:val="en-GB"/>
                </w:rPr>
                <w:delText xml:space="preserve">Gender Focal Point </w:delText>
              </w:r>
            </w:del>
            <w:ins w:id="2326" w:author="Amy FRUCHTER" w:date="2023-04-14T15:09:00Z">
              <w:r w:rsidR="00B90D11">
                <w:rPr>
                  <w:rFonts w:cstheme="minorHAnsi"/>
                  <w:lang w:val="en-GB"/>
                </w:rPr>
                <w:t>GF</w:t>
              </w:r>
            </w:ins>
            <w:ins w:id="2327" w:author="Amy FRUCHTER" w:date="2023-04-14T15:10:00Z">
              <w:r w:rsidR="00B90D11">
                <w:rPr>
                  <w:rFonts w:cstheme="minorHAnsi"/>
                  <w:lang w:val="en-GB"/>
                </w:rPr>
                <w:t>P</w:t>
              </w:r>
            </w:ins>
          </w:p>
        </w:tc>
      </w:tr>
      <w:tr w:rsidR="00C72525" w:rsidRPr="002E20A3" w14:paraId="4630772E"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73C110CB" w14:textId="1020D3C8" w:rsidR="00C72525" w:rsidRPr="002E20A3" w:rsidRDefault="00476240">
            <w:pPr>
              <w:pStyle w:val="ListParagraph"/>
              <w:rPr>
                <w:rFonts w:cstheme="minorHAnsi"/>
                <w:b w:val="0"/>
                <w:bCs w:val="0"/>
                <w:lang w:val="en-GB"/>
              </w:rPr>
              <w:pPrChange w:id="2328" w:author="Author" w:date="2023-04-12T17:51:00Z">
                <w:pPr>
                  <w:pStyle w:val="ListParagraph"/>
                  <w:numPr>
                    <w:numId w:val="11"/>
                  </w:numPr>
                  <w:ind w:hanging="360"/>
                </w:pPr>
              </w:pPrChange>
            </w:pPr>
            <w:ins w:id="2329" w:author="Author" w:date="2023-04-12T17:51:00Z">
              <w:r>
                <w:rPr>
                  <w:rFonts w:cstheme="minorHAnsi"/>
                  <w:b w:val="0"/>
                  <w:bCs w:val="0"/>
                  <w:lang w:val="en-GB"/>
                </w:rPr>
                <w:t>66.</w:t>
              </w:r>
            </w:ins>
          </w:p>
        </w:tc>
        <w:tc>
          <w:tcPr>
            <w:tcW w:w="8363" w:type="dxa"/>
          </w:tcPr>
          <w:p w14:paraId="50AE34E8"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UN-CIMIC Officer</w:t>
            </w:r>
          </w:p>
        </w:tc>
      </w:tr>
      <w:tr w:rsidR="00C72525" w:rsidRPr="002E20A3" w14:paraId="6CCF4099"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C5903D1" w14:textId="059B3A62" w:rsidR="00C72525" w:rsidRPr="002E20A3" w:rsidRDefault="00476240">
            <w:pPr>
              <w:pStyle w:val="ListParagraph"/>
              <w:rPr>
                <w:rFonts w:cstheme="minorHAnsi"/>
                <w:b w:val="0"/>
                <w:bCs w:val="0"/>
                <w:lang w:val="en-GB"/>
              </w:rPr>
              <w:pPrChange w:id="2330" w:author="Author" w:date="2023-04-12T17:51:00Z">
                <w:pPr>
                  <w:pStyle w:val="ListParagraph"/>
                  <w:numPr>
                    <w:numId w:val="11"/>
                  </w:numPr>
                  <w:ind w:hanging="360"/>
                </w:pPr>
              </w:pPrChange>
            </w:pPr>
            <w:ins w:id="2331" w:author="Author" w:date="2023-04-12T17:51:00Z">
              <w:r>
                <w:rPr>
                  <w:rFonts w:cstheme="minorHAnsi"/>
                  <w:b w:val="0"/>
                  <w:bCs w:val="0"/>
                  <w:lang w:val="en-GB"/>
                </w:rPr>
                <w:t>77</w:t>
              </w:r>
            </w:ins>
            <w:ins w:id="2332" w:author="Author" w:date="2023-04-12T17:52:00Z">
              <w:r>
                <w:rPr>
                  <w:rFonts w:cstheme="minorHAnsi"/>
                  <w:b w:val="0"/>
                  <w:bCs w:val="0"/>
                  <w:lang w:val="en-GB"/>
                </w:rPr>
                <w:t>.</w:t>
              </w:r>
            </w:ins>
          </w:p>
        </w:tc>
        <w:tc>
          <w:tcPr>
            <w:tcW w:w="8363" w:type="dxa"/>
          </w:tcPr>
          <w:p w14:paraId="0DF4362E" w14:textId="2D148DBF"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33" w:author="Author" w:date="2023-04-12T17:42:00Z">
              <w:r w:rsidRPr="002E20A3" w:rsidDel="008837EA">
                <w:rPr>
                  <w:rFonts w:cstheme="minorHAnsi"/>
                  <w:lang w:val="en-GB"/>
                </w:rPr>
                <w:delText>UN</w:delText>
              </w:r>
            </w:del>
            <w:ins w:id="2334" w:author="Author" w:date="2023-04-12T17:42:00Z">
              <w:r w:rsidR="008837EA">
                <w:rPr>
                  <w:rFonts w:cstheme="minorHAnsi"/>
                  <w:lang w:val="en-GB"/>
                </w:rPr>
                <w:t xml:space="preserve"> United Nations</w:t>
              </w:r>
            </w:ins>
            <w:r w:rsidRPr="002E20A3">
              <w:rPr>
                <w:rFonts w:cstheme="minorHAnsi"/>
                <w:lang w:val="en-GB"/>
              </w:rPr>
              <w:t xml:space="preserve"> Language Assistant </w:t>
            </w:r>
          </w:p>
        </w:tc>
      </w:tr>
      <w:tr w:rsidR="00C72525" w:rsidRPr="002E20A3" w14:paraId="0C913699"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65EE2F22" w14:textId="4F9A80D0" w:rsidR="00C72525" w:rsidRPr="002E20A3" w:rsidRDefault="00476240">
            <w:pPr>
              <w:pStyle w:val="ListParagraph"/>
              <w:rPr>
                <w:rFonts w:cstheme="minorHAnsi"/>
                <w:b w:val="0"/>
                <w:bCs w:val="0"/>
                <w:lang w:val="en-GB"/>
              </w:rPr>
              <w:pPrChange w:id="2335" w:author="Author" w:date="2023-04-12T17:52:00Z">
                <w:pPr>
                  <w:pStyle w:val="ListParagraph"/>
                  <w:numPr>
                    <w:numId w:val="11"/>
                  </w:numPr>
                  <w:ind w:hanging="360"/>
                </w:pPr>
              </w:pPrChange>
            </w:pPr>
            <w:ins w:id="2336" w:author="Author" w:date="2023-04-12T17:52:00Z">
              <w:r>
                <w:rPr>
                  <w:rFonts w:cstheme="minorHAnsi"/>
                  <w:b w:val="0"/>
                  <w:bCs w:val="0"/>
                  <w:lang w:val="en-GB"/>
                </w:rPr>
                <w:t>88.</w:t>
              </w:r>
            </w:ins>
          </w:p>
        </w:tc>
        <w:tc>
          <w:tcPr>
            <w:tcW w:w="8363" w:type="dxa"/>
          </w:tcPr>
          <w:p w14:paraId="7D93076F"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UNICEF representative </w:t>
            </w:r>
          </w:p>
        </w:tc>
      </w:tr>
      <w:tr w:rsidR="00C72525" w:rsidRPr="002E20A3" w14:paraId="69EB7FC5"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E83611" w14:textId="332E06E8" w:rsidR="00C72525" w:rsidRPr="002E20A3" w:rsidRDefault="00476240">
            <w:pPr>
              <w:pStyle w:val="ListParagraph"/>
              <w:rPr>
                <w:rFonts w:cstheme="minorHAnsi"/>
                <w:b w:val="0"/>
                <w:bCs w:val="0"/>
                <w:lang w:val="en-GB"/>
              </w:rPr>
              <w:pPrChange w:id="2337" w:author="Author" w:date="2023-04-12T17:52:00Z">
                <w:pPr>
                  <w:pStyle w:val="ListParagraph"/>
                  <w:numPr>
                    <w:numId w:val="11"/>
                  </w:numPr>
                  <w:ind w:hanging="360"/>
                </w:pPr>
              </w:pPrChange>
            </w:pPr>
            <w:ins w:id="2338" w:author="Author" w:date="2023-04-12T17:52:00Z">
              <w:r>
                <w:rPr>
                  <w:rFonts w:cstheme="minorHAnsi"/>
                  <w:b w:val="0"/>
                  <w:bCs w:val="0"/>
                  <w:lang w:val="en-GB"/>
                </w:rPr>
                <w:t>99.</w:t>
              </w:r>
            </w:ins>
          </w:p>
        </w:tc>
        <w:tc>
          <w:tcPr>
            <w:tcW w:w="8363" w:type="dxa"/>
          </w:tcPr>
          <w:p w14:paraId="1C6F03A5"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Local woman 1 </w:t>
            </w:r>
          </w:p>
        </w:tc>
      </w:tr>
      <w:tr w:rsidR="00C72525" w:rsidRPr="002E20A3" w14:paraId="42EFFD1E"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0A919691" w14:textId="6144C6F9" w:rsidR="00C72525" w:rsidRPr="002E20A3" w:rsidRDefault="00476240">
            <w:pPr>
              <w:pStyle w:val="ListParagraph"/>
              <w:rPr>
                <w:rFonts w:cstheme="minorHAnsi"/>
                <w:b w:val="0"/>
                <w:bCs w:val="0"/>
                <w:lang w:val="en-GB"/>
              </w:rPr>
              <w:pPrChange w:id="2339" w:author="Author" w:date="2023-04-12T17:52:00Z">
                <w:pPr>
                  <w:pStyle w:val="ListParagraph"/>
                  <w:numPr>
                    <w:numId w:val="11"/>
                  </w:numPr>
                  <w:ind w:hanging="360"/>
                </w:pPr>
              </w:pPrChange>
            </w:pPr>
            <w:ins w:id="2340" w:author="Author" w:date="2023-04-12T17:52:00Z">
              <w:r>
                <w:rPr>
                  <w:rFonts w:cstheme="minorHAnsi"/>
                  <w:b w:val="0"/>
                  <w:bCs w:val="0"/>
                  <w:lang w:val="en-GB"/>
                </w:rPr>
                <w:t>110.</w:t>
              </w:r>
            </w:ins>
          </w:p>
        </w:tc>
        <w:tc>
          <w:tcPr>
            <w:tcW w:w="8363" w:type="dxa"/>
          </w:tcPr>
          <w:p w14:paraId="0E49DEAB"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Local woman 2 </w:t>
            </w:r>
          </w:p>
        </w:tc>
      </w:tr>
      <w:tr w:rsidR="00C72525" w:rsidRPr="002E20A3" w14:paraId="1FFA5D1F"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CE4E2E" w14:textId="4F6C36F5" w:rsidR="00C72525" w:rsidRPr="002E20A3" w:rsidRDefault="00476240">
            <w:pPr>
              <w:pStyle w:val="ListParagraph"/>
              <w:rPr>
                <w:rFonts w:cstheme="minorHAnsi"/>
                <w:b w:val="0"/>
                <w:bCs w:val="0"/>
                <w:lang w:val="en-GB"/>
              </w:rPr>
              <w:pPrChange w:id="2341" w:author="Author" w:date="2023-04-12T17:52:00Z">
                <w:pPr>
                  <w:pStyle w:val="ListParagraph"/>
                  <w:numPr>
                    <w:numId w:val="11"/>
                  </w:numPr>
                  <w:ind w:hanging="360"/>
                </w:pPr>
              </w:pPrChange>
            </w:pPr>
            <w:ins w:id="2342" w:author="Author" w:date="2023-04-12T17:52:00Z">
              <w:r>
                <w:rPr>
                  <w:rFonts w:cstheme="minorHAnsi"/>
                  <w:b w:val="0"/>
                  <w:bCs w:val="0"/>
                  <w:lang w:val="en-GB"/>
                </w:rPr>
                <w:t>111.</w:t>
              </w:r>
            </w:ins>
          </w:p>
        </w:tc>
        <w:tc>
          <w:tcPr>
            <w:tcW w:w="8363" w:type="dxa"/>
          </w:tcPr>
          <w:p w14:paraId="0499EBDE"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Village elder </w:t>
            </w:r>
          </w:p>
        </w:tc>
      </w:tr>
      <w:tr w:rsidR="00C72525" w:rsidRPr="001F1452" w14:paraId="615AFF72"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62D32DF3" w14:textId="17144DCF" w:rsidR="00C72525" w:rsidRPr="002E20A3" w:rsidRDefault="00476240">
            <w:pPr>
              <w:pStyle w:val="ListParagraph"/>
              <w:rPr>
                <w:rFonts w:cstheme="minorHAnsi"/>
                <w:b w:val="0"/>
                <w:bCs w:val="0"/>
                <w:lang w:val="en-GB"/>
              </w:rPr>
              <w:pPrChange w:id="2343" w:author="Author" w:date="2023-04-12T17:52:00Z">
                <w:pPr>
                  <w:pStyle w:val="ListParagraph"/>
                  <w:numPr>
                    <w:numId w:val="11"/>
                  </w:numPr>
                  <w:ind w:hanging="360"/>
                </w:pPr>
              </w:pPrChange>
            </w:pPr>
            <w:ins w:id="2344" w:author="Author" w:date="2023-04-12T17:52:00Z">
              <w:r>
                <w:rPr>
                  <w:rFonts w:cstheme="minorHAnsi"/>
                  <w:b w:val="0"/>
                  <w:bCs w:val="0"/>
                  <w:lang w:val="en-GB"/>
                </w:rPr>
                <w:t>112.</w:t>
              </w:r>
            </w:ins>
          </w:p>
        </w:tc>
        <w:tc>
          <w:tcPr>
            <w:tcW w:w="8363" w:type="dxa"/>
          </w:tcPr>
          <w:p w14:paraId="5A96AC40" w14:textId="172568DB"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Representative from </w:t>
            </w:r>
            <w:r w:rsidR="00F36F1F" w:rsidRPr="002E20A3">
              <w:rPr>
                <w:rFonts w:cstheme="minorHAnsi"/>
                <w:lang w:val="en-GB"/>
              </w:rPr>
              <w:t xml:space="preserve">the </w:t>
            </w:r>
            <w:r w:rsidRPr="002E20A3">
              <w:rPr>
                <w:rFonts w:cstheme="minorHAnsi"/>
                <w:lang w:val="en-GB"/>
              </w:rPr>
              <w:t xml:space="preserve">Association of </w:t>
            </w:r>
            <w:r w:rsidR="00F36F1F" w:rsidRPr="002E20A3">
              <w:rPr>
                <w:rFonts w:cstheme="minorHAnsi"/>
                <w:lang w:val="en-GB"/>
              </w:rPr>
              <w:t>F</w:t>
            </w:r>
            <w:r w:rsidRPr="002E20A3">
              <w:rPr>
                <w:rFonts w:cstheme="minorHAnsi"/>
                <w:lang w:val="en-GB"/>
              </w:rPr>
              <w:t xml:space="preserve">emale </w:t>
            </w:r>
            <w:r w:rsidR="00F36F1F" w:rsidRPr="002E20A3">
              <w:rPr>
                <w:rFonts w:cstheme="minorHAnsi"/>
                <w:lang w:val="en-GB"/>
              </w:rPr>
              <w:t>E</w:t>
            </w:r>
            <w:r w:rsidRPr="002E20A3">
              <w:rPr>
                <w:rFonts w:cstheme="minorHAnsi"/>
                <w:lang w:val="en-GB"/>
              </w:rPr>
              <w:t xml:space="preserve">ntrepreneurs </w:t>
            </w:r>
          </w:p>
        </w:tc>
      </w:tr>
      <w:tr w:rsidR="00C72525" w:rsidRPr="002E20A3" w14:paraId="6C2B96E0"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B069D57" w14:textId="0852DEB3" w:rsidR="00C72525" w:rsidRPr="00476240" w:rsidRDefault="00476240">
            <w:pPr>
              <w:rPr>
                <w:rFonts w:cstheme="minorHAnsi"/>
                <w:b w:val="0"/>
                <w:bCs w:val="0"/>
                <w:lang w:val="en-GB"/>
                <w:rPrChange w:id="2345" w:author="Author" w:date="2023-04-12T17:53:00Z">
                  <w:rPr>
                    <w:rFonts w:cstheme="minorHAnsi"/>
                    <w:lang w:val="en-GB"/>
                  </w:rPr>
                </w:rPrChange>
              </w:rPr>
              <w:pPrChange w:id="2346" w:author="Author" w:date="2023-04-12T17:53:00Z">
                <w:pPr>
                  <w:pStyle w:val="ListParagraph"/>
                  <w:numPr>
                    <w:numId w:val="11"/>
                  </w:numPr>
                  <w:ind w:hanging="360"/>
                </w:pPr>
              </w:pPrChange>
            </w:pPr>
            <w:ins w:id="2347" w:author="Author" w:date="2023-04-12T17:53:00Z">
              <w:r w:rsidRPr="00476240">
                <w:rPr>
                  <w:rFonts w:cstheme="minorHAnsi"/>
                  <w:lang w:val="en-GB"/>
                </w:rPr>
                <w:t>13.</w:t>
              </w:r>
            </w:ins>
          </w:p>
        </w:tc>
        <w:tc>
          <w:tcPr>
            <w:tcW w:w="8363" w:type="dxa"/>
          </w:tcPr>
          <w:p w14:paraId="47CF0625"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Observer 1 </w:t>
            </w:r>
          </w:p>
        </w:tc>
      </w:tr>
      <w:tr w:rsidR="00C72525" w:rsidRPr="002E20A3" w14:paraId="60C4257B"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5F47FC9E" w14:textId="1761D65F" w:rsidR="00C72525" w:rsidRPr="002E20A3" w:rsidRDefault="00476240">
            <w:pPr>
              <w:pStyle w:val="ListParagraph"/>
              <w:rPr>
                <w:rFonts w:cstheme="minorHAnsi"/>
                <w:b w:val="0"/>
                <w:bCs w:val="0"/>
                <w:lang w:val="en-GB"/>
              </w:rPr>
              <w:pPrChange w:id="2348" w:author="Author" w:date="2023-04-12T17:53:00Z">
                <w:pPr>
                  <w:pStyle w:val="ListParagraph"/>
                  <w:numPr>
                    <w:numId w:val="11"/>
                  </w:numPr>
                  <w:ind w:hanging="360"/>
                </w:pPr>
              </w:pPrChange>
            </w:pPr>
            <w:ins w:id="2349" w:author="Author" w:date="2023-04-12T17:53:00Z">
              <w:r>
                <w:rPr>
                  <w:rFonts w:cstheme="minorHAnsi"/>
                  <w:b w:val="0"/>
                  <w:bCs w:val="0"/>
                  <w:lang w:val="en-GB"/>
                </w:rPr>
                <w:lastRenderedPageBreak/>
                <w:t>114.</w:t>
              </w:r>
            </w:ins>
          </w:p>
        </w:tc>
        <w:tc>
          <w:tcPr>
            <w:tcW w:w="8363" w:type="dxa"/>
          </w:tcPr>
          <w:p w14:paraId="67B3334E"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Observer 2</w:t>
            </w:r>
          </w:p>
        </w:tc>
      </w:tr>
    </w:tbl>
    <w:p w14:paraId="2D569B2F" w14:textId="7AC4E9E7" w:rsidR="00C72525" w:rsidRPr="002E20A3" w:rsidRDefault="00C72525" w:rsidP="00C72525">
      <w:pPr>
        <w:jc w:val="both"/>
        <w:rPr>
          <w:rFonts w:cstheme="minorHAnsi"/>
          <w:b/>
          <w:bCs/>
          <w:lang w:val="en-GB"/>
        </w:rPr>
      </w:pPr>
    </w:p>
    <w:p w14:paraId="6F4E3E79" w14:textId="27BF9607" w:rsidR="006070CD" w:rsidRPr="002E20A3" w:rsidRDefault="006070CD" w:rsidP="00C72525">
      <w:pPr>
        <w:jc w:val="both"/>
        <w:rPr>
          <w:rFonts w:cstheme="minorHAnsi"/>
          <w:b/>
          <w:bCs/>
          <w:lang w:val="en-GB"/>
        </w:rPr>
      </w:pPr>
    </w:p>
    <w:p w14:paraId="7BEB5DEF" w14:textId="0F7FA066" w:rsidR="006070CD" w:rsidRPr="002E20A3" w:rsidRDefault="006070CD" w:rsidP="00C72525">
      <w:pPr>
        <w:jc w:val="both"/>
        <w:rPr>
          <w:rFonts w:cstheme="minorHAnsi"/>
          <w:b/>
          <w:bCs/>
          <w:lang w:val="en-GB"/>
        </w:rPr>
      </w:pPr>
    </w:p>
    <w:p w14:paraId="2E392539" w14:textId="6155D013" w:rsidR="006070CD" w:rsidRPr="002E20A3" w:rsidRDefault="006070CD" w:rsidP="00C72525">
      <w:pPr>
        <w:jc w:val="both"/>
        <w:rPr>
          <w:rFonts w:cstheme="minorHAnsi"/>
          <w:b/>
          <w:bCs/>
          <w:lang w:val="en-GB"/>
        </w:rPr>
      </w:pPr>
    </w:p>
    <w:p w14:paraId="341C56F9" w14:textId="3E4161C7" w:rsidR="006070CD" w:rsidRPr="002E20A3" w:rsidRDefault="006070CD" w:rsidP="00C72525">
      <w:pPr>
        <w:jc w:val="both"/>
        <w:rPr>
          <w:rFonts w:cstheme="minorHAnsi"/>
          <w:b/>
          <w:bCs/>
          <w:lang w:val="en-GB"/>
        </w:rPr>
      </w:pPr>
    </w:p>
    <w:p w14:paraId="6D50E888" w14:textId="53F5900F" w:rsidR="006070CD" w:rsidRPr="002E20A3" w:rsidRDefault="006070CD" w:rsidP="00C72525">
      <w:pPr>
        <w:jc w:val="both"/>
        <w:rPr>
          <w:rFonts w:cstheme="minorHAnsi"/>
          <w:b/>
          <w:bCs/>
          <w:lang w:val="en-GB"/>
        </w:rPr>
      </w:pPr>
    </w:p>
    <w:tbl>
      <w:tblPr>
        <w:tblStyle w:val="GridTable4-Accent1"/>
        <w:tblW w:w="9634" w:type="dxa"/>
        <w:tblLook w:val="04A0" w:firstRow="1" w:lastRow="0" w:firstColumn="1" w:lastColumn="0" w:noHBand="0" w:noVBand="1"/>
      </w:tblPr>
      <w:tblGrid>
        <w:gridCol w:w="2289"/>
        <w:gridCol w:w="7345"/>
      </w:tblGrid>
      <w:tr w:rsidR="00C72525" w:rsidRPr="002E20A3" w14:paraId="5101783C"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Pr>
          <w:p w14:paraId="6E8C1989" w14:textId="77777777" w:rsidR="00C72525" w:rsidRPr="002E20A3" w:rsidRDefault="00C72525" w:rsidP="00DC34BB">
            <w:pPr>
              <w:pStyle w:val="NoSpacing"/>
              <w:jc w:val="center"/>
              <w:rPr>
                <w:rFonts w:cstheme="minorHAnsi"/>
                <w:b w:val="0"/>
                <w:bCs w:val="0"/>
                <w:lang w:val="en-GB"/>
              </w:rPr>
            </w:pPr>
            <w:r w:rsidRPr="002E20A3">
              <w:rPr>
                <w:lang w:val="en-GB"/>
              </w:rPr>
              <w:t>DURATION</w:t>
            </w:r>
          </w:p>
          <w:p w14:paraId="0FBC9735" w14:textId="77777777" w:rsidR="00C72525" w:rsidRPr="002E20A3" w:rsidRDefault="00C72525" w:rsidP="001B74C7">
            <w:pPr>
              <w:jc w:val="center"/>
              <w:rPr>
                <w:rFonts w:cstheme="minorHAnsi"/>
                <w:lang w:val="en-GB"/>
              </w:rPr>
            </w:pPr>
          </w:p>
        </w:tc>
      </w:tr>
      <w:tr w:rsidR="00C72525" w:rsidRPr="001F1452" w14:paraId="58507DF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6E878A" w14:textId="6B85D1C6" w:rsidR="00C72525" w:rsidRPr="002E20A3" w:rsidRDefault="00C72525" w:rsidP="001B74C7">
            <w:pPr>
              <w:jc w:val="both"/>
              <w:rPr>
                <w:rFonts w:cstheme="minorHAnsi"/>
                <w:b w:val="0"/>
                <w:bCs w:val="0"/>
                <w:lang w:val="en-GB"/>
              </w:rPr>
            </w:pPr>
            <w:r w:rsidRPr="002E20A3">
              <w:rPr>
                <w:rFonts w:cstheme="minorHAnsi"/>
                <w:b w:val="0"/>
                <w:bCs w:val="0"/>
                <w:lang w:val="en-GB"/>
              </w:rPr>
              <w:t xml:space="preserve">10 </w:t>
            </w:r>
            <w:commentRangeStart w:id="2350"/>
            <w:ins w:id="2351" w:author="Author" w:date="2023-04-12T17:43:00Z">
              <w:r w:rsidR="008837EA">
                <w:rPr>
                  <w:rFonts w:cstheme="minorHAnsi"/>
                  <w:b w:val="0"/>
                  <w:bCs w:val="0"/>
                  <w:lang w:val="en-GB"/>
                </w:rPr>
                <w:t>minutes</w:t>
              </w:r>
            </w:ins>
            <w:commentRangeEnd w:id="2350"/>
            <w:ins w:id="2352" w:author="Author" w:date="2023-04-12T17:47:00Z">
              <w:r w:rsidR="00476240">
                <w:rPr>
                  <w:rStyle w:val="CommentReference"/>
                  <w:b w:val="0"/>
                  <w:bCs w:val="0"/>
                </w:rPr>
                <w:commentReference w:id="2350"/>
              </w:r>
            </w:ins>
            <w:del w:id="2353" w:author="Author" w:date="2023-04-12T17:43:00Z">
              <w:r w:rsidRPr="002E20A3" w:rsidDel="008837EA">
                <w:rPr>
                  <w:rFonts w:cstheme="minorHAnsi"/>
                  <w:b w:val="0"/>
                  <w:bCs w:val="0"/>
                  <w:lang w:val="en-GB"/>
                </w:rPr>
                <w:delText>MINUTES</w:delText>
              </w:r>
            </w:del>
          </w:p>
        </w:tc>
        <w:tc>
          <w:tcPr>
            <w:tcW w:w="8079" w:type="dxa"/>
          </w:tcPr>
          <w:p w14:paraId="6B5288A1"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Introduction to exercise and distribution of individual roles</w:t>
            </w:r>
          </w:p>
        </w:tc>
      </w:tr>
      <w:tr w:rsidR="00C72525" w:rsidRPr="001F1452" w14:paraId="18CC6210"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22FDB278" w14:textId="77777777" w:rsidR="00C72525" w:rsidRPr="002E20A3" w:rsidRDefault="00C72525" w:rsidP="001B74C7">
            <w:pPr>
              <w:jc w:val="both"/>
              <w:rPr>
                <w:rFonts w:cstheme="minorHAnsi"/>
                <w:b w:val="0"/>
                <w:bCs w:val="0"/>
                <w:lang w:val="en-GB"/>
              </w:rPr>
            </w:pPr>
            <w:r w:rsidRPr="002E20A3">
              <w:rPr>
                <w:rFonts w:cstheme="minorHAnsi"/>
                <w:b w:val="0"/>
                <w:bCs w:val="0"/>
                <w:lang w:val="en-GB"/>
              </w:rPr>
              <w:t>20 MINUTES</w:t>
            </w:r>
          </w:p>
        </w:tc>
        <w:tc>
          <w:tcPr>
            <w:tcW w:w="8079" w:type="dxa"/>
          </w:tcPr>
          <w:p w14:paraId="79B4667A" w14:textId="388639F6"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Read C</w:t>
            </w:r>
            <w:ins w:id="2354" w:author="Author" w:date="2023-04-12T17:46:00Z">
              <w:r w:rsidR="00476240">
                <w:rPr>
                  <w:rFonts w:cstheme="minorHAnsi"/>
                  <w:lang w:val="en-GB"/>
                </w:rPr>
                <w:t>arana</w:t>
              </w:r>
            </w:ins>
            <w:del w:id="2355" w:author="Author" w:date="2023-04-12T17:46:00Z">
              <w:r w:rsidRPr="002E20A3" w:rsidDel="00476240">
                <w:rPr>
                  <w:rFonts w:cstheme="minorHAnsi"/>
                  <w:lang w:val="en-GB"/>
                </w:rPr>
                <w:delText>ARANA</w:delText>
              </w:r>
            </w:del>
            <w:r w:rsidRPr="002E20A3">
              <w:rPr>
                <w:rFonts w:cstheme="minorHAnsi"/>
                <w:lang w:val="en-GB"/>
              </w:rPr>
              <w:t xml:space="preserve"> country summary, case study setting and individual roles</w:t>
            </w:r>
          </w:p>
        </w:tc>
      </w:tr>
      <w:tr w:rsidR="00C72525" w:rsidRPr="002E20A3" w14:paraId="78644555"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DAD082" w14:textId="77777777" w:rsidR="00C72525" w:rsidRPr="002E20A3" w:rsidRDefault="00C72525" w:rsidP="001B74C7">
            <w:pPr>
              <w:jc w:val="both"/>
              <w:rPr>
                <w:rFonts w:cstheme="minorHAnsi"/>
                <w:b w:val="0"/>
                <w:bCs w:val="0"/>
                <w:lang w:val="en-GB"/>
              </w:rPr>
            </w:pPr>
            <w:r w:rsidRPr="002E20A3">
              <w:rPr>
                <w:rFonts w:cstheme="minorHAnsi"/>
                <w:b w:val="0"/>
                <w:bCs w:val="0"/>
                <w:lang w:val="en-GB"/>
              </w:rPr>
              <w:t>30 MINUTES</w:t>
            </w:r>
          </w:p>
        </w:tc>
        <w:tc>
          <w:tcPr>
            <w:tcW w:w="8079" w:type="dxa"/>
          </w:tcPr>
          <w:p w14:paraId="2C7DFD1E" w14:textId="47DB29C2"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del w:id="2356" w:author="Author" w:date="2023-04-14T10:24:00Z">
              <w:r w:rsidRPr="002E20A3" w:rsidDel="00111C6D">
                <w:rPr>
                  <w:rFonts w:cstheme="minorHAnsi"/>
                  <w:lang w:val="en-GB"/>
                </w:rPr>
                <w:delText>Role play</w:delText>
              </w:r>
            </w:del>
            <w:ins w:id="2357" w:author="Author" w:date="2023-04-14T10:24:00Z">
              <w:r w:rsidR="00111C6D">
                <w:rPr>
                  <w:rFonts w:cstheme="minorHAnsi"/>
                  <w:lang w:val="en-GB"/>
                </w:rPr>
                <w:t>Simulation exercise</w:t>
              </w:r>
            </w:ins>
          </w:p>
        </w:tc>
      </w:tr>
      <w:tr w:rsidR="00C72525" w:rsidRPr="002E20A3" w14:paraId="2C99F5C4"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39C4BB20" w14:textId="77777777" w:rsidR="00C72525" w:rsidRPr="002E20A3" w:rsidRDefault="00C72525" w:rsidP="001B74C7">
            <w:pPr>
              <w:jc w:val="both"/>
              <w:rPr>
                <w:rFonts w:cstheme="minorHAnsi"/>
                <w:b w:val="0"/>
                <w:bCs w:val="0"/>
                <w:lang w:val="en-GB"/>
              </w:rPr>
            </w:pPr>
            <w:r w:rsidRPr="002E20A3">
              <w:rPr>
                <w:rFonts w:cstheme="minorHAnsi"/>
                <w:b w:val="0"/>
                <w:bCs w:val="0"/>
                <w:lang w:val="en-GB"/>
              </w:rPr>
              <w:t>45 MINUTES</w:t>
            </w:r>
          </w:p>
        </w:tc>
        <w:tc>
          <w:tcPr>
            <w:tcW w:w="8079" w:type="dxa"/>
          </w:tcPr>
          <w:p w14:paraId="4B4B8E2B"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Debrief</w:t>
            </w:r>
          </w:p>
        </w:tc>
      </w:tr>
      <w:tr w:rsidR="00C72525" w:rsidRPr="002E20A3" w14:paraId="475DB9DB"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9763A7E" w14:textId="77777777" w:rsidR="00C72525" w:rsidRPr="002E20A3" w:rsidRDefault="00C72525" w:rsidP="001B74C7">
            <w:pPr>
              <w:jc w:val="both"/>
              <w:rPr>
                <w:rFonts w:cstheme="minorHAnsi"/>
                <w:b w:val="0"/>
                <w:bCs w:val="0"/>
                <w:lang w:val="en-GB"/>
              </w:rPr>
            </w:pPr>
            <w:r w:rsidRPr="002E20A3">
              <w:rPr>
                <w:rFonts w:cstheme="minorHAnsi"/>
                <w:b w:val="0"/>
                <w:bCs w:val="0"/>
                <w:lang w:val="en-GB"/>
              </w:rPr>
              <w:t>15 MINUTES</w:t>
            </w:r>
          </w:p>
        </w:tc>
        <w:tc>
          <w:tcPr>
            <w:tcW w:w="8079" w:type="dxa"/>
          </w:tcPr>
          <w:p w14:paraId="37AEC8E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Break</w:t>
            </w:r>
          </w:p>
        </w:tc>
      </w:tr>
      <w:tr w:rsidR="00C72525" w:rsidRPr="001F1452" w14:paraId="034F56B5"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71AFD707" w14:textId="77777777" w:rsidR="00C72525" w:rsidRPr="002E20A3" w:rsidRDefault="00C72525" w:rsidP="001B74C7">
            <w:pPr>
              <w:jc w:val="both"/>
              <w:rPr>
                <w:rFonts w:cstheme="minorHAnsi"/>
                <w:b w:val="0"/>
                <w:bCs w:val="0"/>
                <w:lang w:val="en-GB"/>
              </w:rPr>
            </w:pPr>
            <w:r w:rsidRPr="002E20A3">
              <w:rPr>
                <w:rFonts w:cstheme="minorHAnsi"/>
                <w:b w:val="0"/>
                <w:bCs w:val="0"/>
                <w:lang w:val="en-GB"/>
              </w:rPr>
              <w:t>30 MINUTES</w:t>
            </w:r>
          </w:p>
        </w:tc>
        <w:tc>
          <w:tcPr>
            <w:tcW w:w="8079" w:type="dxa"/>
          </w:tcPr>
          <w:p w14:paraId="01D92AE5" w14:textId="5E28B81F" w:rsidR="00C72525" w:rsidRPr="002E20A3" w:rsidRDefault="00E749C6"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Generic p</w:t>
            </w:r>
            <w:r w:rsidR="00C72525" w:rsidRPr="002E20A3">
              <w:rPr>
                <w:rFonts w:cstheme="minorHAnsi"/>
                <w:lang w:val="en-GB"/>
              </w:rPr>
              <w:t xml:space="preserve">resentation on </w:t>
            </w:r>
            <w:r w:rsidRPr="002E20A3">
              <w:rPr>
                <w:rFonts w:cstheme="minorHAnsi"/>
                <w:lang w:val="en-GB"/>
              </w:rPr>
              <w:t>integrating gender into the work of the military</w:t>
            </w:r>
          </w:p>
        </w:tc>
      </w:tr>
      <w:tr w:rsidR="00C72525" w:rsidRPr="001F1452" w14:paraId="35B0E3BD"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Pr>
          <w:p w14:paraId="15BE041F" w14:textId="77777777" w:rsidR="00C72525" w:rsidRPr="002E20A3" w:rsidRDefault="00C72525" w:rsidP="001B74C7">
            <w:pPr>
              <w:jc w:val="center"/>
              <w:rPr>
                <w:rFonts w:cstheme="minorHAnsi"/>
                <w:lang w:val="en-GB"/>
              </w:rPr>
            </w:pPr>
            <w:r w:rsidRPr="002E20A3">
              <w:rPr>
                <w:rFonts w:cstheme="minorHAnsi"/>
                <w:lang w:val="en-GB"/>
              </w:rPr>
              <w:t>TOTAL TIME REQUIRED: 2 hours 30 minutes</w:t>
            </w:r>
          </w:p>
        </w:tc>
      </w:tr>
    </w:tbl>
    <w:p w14:paraId="5E1D8AA4" w14:textId="77777777" w:rsidR="00C72525" w:rsidRPr="002E20A3" w:rsidRDefault="00C72525" w:rsidP="00C72525">
      <w:pPr>
        <w:jc w:val="both"/>
        <w:rPr>
          <w:rFonts w:cstheme="minorHAnsi"/>
          <w:b/>
          <w:bCs/>
          <w:lang w:val="en-GB"/>
        </w:rPr>
      </w:pPr>
    </w:p>
    <w:p w14:paraId="2E5C9A0F" w14:textId="77777777" w:rsidR="00C72525" w:rsidRPr="002E20A3" w:rsidRDefault="00C72525" w:rsidP="00C72525">
      <w:pPr>
        <w:jc w:val="both"/>
        <w:rPr>
          <w:rFonts w:cstheme="minorHAnsi"/>
          <w:b/>
          <w:bCs/>
          <w:lang w:val="en-GB"/>
        </w:rPr>
      </w:pPr>
    </w:p>
    <w:tbl>
      <w:tblPr>
        <w:tblStyle w:val="GridTable4-Accent4"/>
        <w:tblW w:w="9634" w:type="dxa"/>
        <w:tblLook w:val="04A0" w:firstRow="1" w:lastRow="0" w:firstColumn="1" w:lastColumn="0" w:noHBand="0" w:noVBand="1"/>
      </w:tblPr>
      <w:tblGrid>
        <w:gridCol w:w="1133"/>
        <w:gridCol w:w="8501"/>
      </w:tblGrid>
      <w:tr w:rsidR="00C72525" w:rsidRPr="002E20A3" w14:paraId="1B8D1D7C"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Pr>
          <w:p w14:paraId="318EFB2E" w14:textId="77777777" w:rsidR="00C72525" w:rsidRPr="002E20A3" w:rsidRDefault="00C72525" w:rsidP="00DC34BB">
            <w:pPr>
              <w:pStyle w:val="NoSpacing"/>
              <w:jc w:val="center"/>
              <w:rPr>
                <w:lang w:val="en-GB"/>
              </w:rPr>
            </w:pPr>
            <w:r w:rsidRPr="002E20A3">
              <w:rPr>
                <w:lang w:val="en-GB"/>
              </w:rPr>
              <w:t>SUPPORT MATERIAL</w:t>
            </w:r>
          </w:p>
          <w:p w14:paraId="5546E35C" w14:textId="77777777" w:rsidR="00C72525" w:rsidRPr="002E20A3" w:rsidRDefault="00C72525" w:rsidP="00DC34BB">
            <w:pPr>
              <w:pStyle w:val="NoSpacing"/>
              <w:jc w:val="center"/>
              <w:rPr>
                <w:lang w:val="en-GB"/>
              </w:rPr>
            </w:pPr>
          </w:p>
        </w:tc>
      </w:tr>
      <w:tr w:rsidR="00C72525" w:rsidRPr="002E20A3" w14:paraId="32FBE144"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FB0E874" w14:textId="77777777" w:rsidR="00C72525" w:rsidRPr="002E20A3" w:rsidRDefault="00C72525" w:rsidP="00450E19">
            <w:pPr>
              <w:pStyle w:val="ListParagraph"/>
              <w:numPr>
                <w:ilvl w:val="0"/>
                <w:numId w:val="18"/>
              </w:numPr>
              <w:jc w:val="both"/>
              <w:rPr>
                <w:rFonts w:cstheme="minorHAnsi"/>
                <w:b w:val="0"/>
                <w:bCs w:val="0"/>
                <w:lang w:val="en-GB"/>
              </w:rPr>
            </w:pPr>
          </w:p>
        </w:tc>
        <w:tc>
          <w:tcPr>
            <w:tcW w:w="8501" w:type="dxa"/>
          </w:tcPr>
          <w:p w14:paraId="10D26BC8" w14:textId="77DB6012"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C</w:t>
            </w:r>
            <w:ins w:id="2358" w:author="Author" w:date="2023-04-12T17:47:00Z">
              <w:r w:rsidR="00476240">
                <w:rPr>
                  <w:rFonts w:cstheme="minorHAnsi"/>
                  <w:lang w:val="en-GB"/>
                </w:rPr>
                <w:t>arana</w:t>
              </w:r>
            </w:ins>
            <w:del w:id="2359" w:author="Author" w:date="2023-04-12T17:47:00Z">
              <w:r w:rsidRPr="002E20A3" w:rsidDel="00476240">
                <w:rPr>
                  <w:rFonts w:cstheme="minorHAnsi"/>
                  <w:lang w:val="en-GB"/>
                </w:rPr>
                <w:delText>ARANA</w:delText>
              </w:r>
            </w:del>
            <w:r w:rsidRPr="002E20A3">
              <w:rPr>
                <w:rFonts w:cstheme="minorHAnsi"/>
                <w:lang w:val="en-GB"/>
              </w:rPr>
              <w:t xml:space="preserve"> country summary </w:t>
            </w:r>
          </w:p>
          <w:p w14:paraId="737D8FA0"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2C6F0A46"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03FDB62A" w14:textId="77777777" w:rsidR="00C72525" w:rsidRPr="002E20A3" w:rsidRDefault="00C72525" w:rsidP="00450E19">
            <w:pPr>
              <w:pStyle w:val="ListParagraph"/>
              <w:numPr>
                <w:ilvl w:val="0"/>
                <w:numId w:val="18"/>
              </w:numPr>
              <w:jc w:val="both"/>
              <w:rPr>
                <w:rFonts w:cstheme="minorHAnsi"/>
                <w:b w:val="0"/>
                <w:bCs w:val="0"/>
                <w:lang w:val="en-GB"/>
              </w:rPr>
            </w:pPr>
          </w:p>
        </w:tc>
        <w:tc>
          <w:tcPr>
            <w:tcW w:w="8501" w:type="dxa"/>
          </w:tcPr>
          <w:p w14:paraId="37420F2C"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Case study setting </w:t>
            </w:r>
          </w:p>
          <w:p w14:paraId="7C4CE160"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2E20A3" w14:paraId="00A0BAA7"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AE9F692" w14:textId="77777777" w:rsidR="00C72525" w:rsidRPr="002E20A3" w:rsidRDefault="00C72525" w:rsidP="00450E19">
            <w:pPr>
              <w:pStyle w:val="ListParagraph"/>
              <w:numPr>
                <w:ilvl w:val="0"/>
                <w:numId w:val="18"/>
              </w:numPr>
              <w:jc w:val="both"/>
              <w:rPr>
                <w:rFonts w:cstheme="minorHAnsi"/>
                <w:b w:val="0"/>
                <w:bCs w:val="0"/>
                <w:lang w:val="en-GB"/>
              </w:rPr>
            </w:pPr>
          </w:p>
        </w:tc>
        <w:tc>
          <w:tcPr>
            <w:tcW w:w="8501" w:type="dxa"/>
          </w:tcPr>
          <w:p w14:paraId="3CA5226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Exercise overview</w:t>
            </w:r>
          </w:p>
          <w:p w14:paraId="262550FD"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1E6A21" w:rsidRPr="001F1452" w14:paraId="6EA06672"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51149F5C" w14:textId="77777777" w:rsidR="001E6A21" w:rsidRPr="002E20A3" w:rsidRDefault="001E6A21" w:rsidP="00450E19">
            <w:pPr>
              <w:pStyle w:val="ListParagraph"/>
              <w:numPr>
                <w:ilvl w:val="0"/>
                <w:numId w:val="18"/>
              </w:numPr>
              <w:jc w:val="both"/>
              <w:rPr>
                <w:rFonts w:cstheme="minorHAnsi"/>
                <w:b w:val="0"/>
                <w:bCs w:val="0"/>
                <w:lang w:val="en-GB"/>
              </w:rPr>
            </w:pPr>
          </w:p>
        </w:tc>
        <w:tc>
          <w:tcPr>
            <w:tcW w:w="8501" w:type="dxa"/>
          </w:tcPr>
          <w:p w14:paraId="15D133D8" w14:textId="77777777" w:rsidR="001E6A21" w:rsidRDefault="001E6A21"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 xml:space="preserve">Individual role instructions (to be </w:t>
            </w:r>
            <w:r w:rsidR="004F6741">
              <w:rPr>
                <w:rFonts w:cstheme="minorHAnsi"/>
                <w:lang w:val="en-GB"/>
              </w:rPr>
              <w:t>handed out by facilitator)</w:t>
            </w:r>
          </w:p>
          <w:p w14:paraId="1F327ADE" w14:textId="53484022" w:rsidR="004F6741" w:rsidRPr="002E20A3" w:rsidRDefault="004F6741"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2E20A3" w14:paraId="754B9B17"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BAC3E1F" w14:textId="77777777" w:rsidR="00C72525" w:rsidRPr="002E20A3" w:rsidRDefault="00C72525" w:rsidP="00450E19">
            <w:pPr>
              <w:pStyle w:val="ListParagraph"/>
              <w:numPr>
                <w:ilvl w:val="0"/>
                <w:numId w:val="18"/>
              </w:numPr>
              <w:jc w:val="both"/>
              <w:rPr>
                <w:rFonts w:cstheme="minorHAnsi"/>
                <w:b w:val="0"/>
                <w:bCs w:val="0"/>
                <w:lang w:val="en-GB"/>
              </w:rPr>
            </w:pPr>
          </w:p>
        </w:tc>
        <w:tc>
          <w:tcPr>
            <w:tcW w:w="8501" w:type="dxa"/>
          </w:tcPr>
          <w:p w14:paraId="39D7F837"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Checklist </w:t>
            </w:r>
          </w:p>
          <w:p w14:paraId="2D5A1E5D"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02A46D2B"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7089C23B" w14:textId="77777777" w:rsidR="00C72525" w:rsidRPr="002E20A3" w:rsidRDefault="00C72525" w:rsidP="00450E19">
            <w:pPr>
              <w:pStyle w:val="ListParagraph"/>
              <w:numPr>
                <w:ilvl w:val="0"/>
                <w:numId w:val="18"/>
              </w:numPr>
              <w:jc w:val="both"/>
              <w:rPr>
                <w:rFonts w:cstheme="minorHAnsi"/>
                <w:b w:val="0"/>
                <w:bCs w:val="0"/>
                <w:lang w:val="en-GB"/>
              </w:rPr>
            </w:pPr>
          </w:p>
        </w:tc>
        <w:tc>
          <w:tcPr>
            <w:tcW w:w="8501" w:type="dxa"/>
          </w:tcPr>
          <w:p w14:paraId="6FED3B74"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Common analysis frameworks document</w:t>
            </w:r>
          </w:p>
          <w:p w14:paraId="7B0ED23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bl>
    <w:p w14:paraId="78FCB999" w14:textId="77777777" w:rsidR="00C72525" w:rsidRPr="002E20A3" w:rsidRDefault="00C72525" w:rsidP="00C72525">
      <w:pPr>
        <w:ind w:left="360"/>
        <w:jc w:val="both"/>
        <w:rPr>
          <w:rFonts w:cstheme="minorHAnsi"/>
          <w:b/>
          <w:bCs/>
          <w:lang w:val="en-GB"/>
        </w:rPr>
      </w:pPr>
    </w:p>
    <w:p w14:paraId="12691E85" w14:textId="77777777" w:rsidR="00C72525" w:rsidRPr="002E20A3" w:rsidRDefault="00C72525" w:rsidP="00C72525">
      <w:pPr>
        <w:ind w:left="360"/>
        <w:jc w:val="both"/>
        <w:rPr>
          <w:rFonts w:cstheme="minorHAnsi"/>
          <w:b/>
          <w:bCs/>
          <w:lang w:val="en-GB"/>
        </w:rPr>
      </w:pPr>
    </w:p>
    <w:p w14:paraId="65C48924" w14:textId="77777777" w:rsidR="00C72525" w:rsidRPr="002E20A3" w:rsidRDefault="00C72525" w:rsidP="00C72525">
      <w:pPr>
        <w:ind w:left="360"/>
        <w:jc w:val="both"/>
        <w:rPr>
          <w:rFonts w:cstheme="minorHAnsi"/>
          <w:b/>
          <w:bCs/>
          <w:lang w:val="en-GB"/>
        </w:rPr>
      </w:pPr>
    </w:p>
    <w:p w14:paraId="3FCE0617" w14:textId="77777777" w:rsidR="00C72525" w:rsidRPr="002E20A3" w:rsidRDefault="00C72525" w:rsidP="00C72525">
      <w:pPr>
        <w:ind w:left="360"/>
        <w:jc w:val="both"/>
        <w:rPr>
          <w:rFonts w:cstheme="minorHAnsi"/>
          <w:b/>
          <w:bCs/>
          <w:lang w:val="en-GB"/>
        </w:rPr>
      </w:pPr>
    </w:p>
    <w:p w14:paraId="5DCC7C4A" w14:textId="77777777" w:rsidR="00C72525" w:rsidRPr="002E20A3" w:rsidRDefault="00C72525" w:rsidP="00C72525">
      <w:pPr>
        <w:ind w:left="360"/>
        <w:jc w:val="both"/>
        <w:rPr>
          <w:rFonts w:cstheme="minorHAnsi"/>
          <w:b/>
          <w:bCs/>
          <w:lang w:val="en-GB"/>
        </w:rPr>
      </w:pPr>
    </w:p>
    <w:p w14:paraId="08C91E38" w14:textId="77777777" w:rsidR="00C72525" w:rsidRPr="002E20A3" w:rsidRDefault="00C72525" w:rsidP="00C72525">
      <w:pPr>
        <w:ind w:left="360"/>
        <w:jc w:val="both"/>
        <w:rPr>
          <w:rFonts w:cstheme="minorHAnsi"/>
          <w:b/>
          <w:bCs/>
          <w:lang w:val="en-GB"/>
        </w:rPr>
      </w:pPr>
    </w:p>
    <w:p w14:paraId="2698FD12" w14:textId="77777777" w:rsidR="00C72525" w:rsidRPr="002E20A3" w:rsidRDefault="00C72525" w:rsidP="00C72525">
      <w:pPr>
        <w:ind w:left="360"/>
        <w:jc w:val="both"/>
        <w:rPr>
          <w:rFonts w:cstheme="minorHAnsi"/>
          <w:b/>
          <w:bCs/>
          <w:lang w:val="en-GB"/>
        </w:rPr>
      </w:pPr>
    </w:p>
    <w:p w14:paraId="56317441" w14:textId="77777777" w:rsidR="00C72525" w:rsidRPr="002E20A3" w:rsidRDefault="00C72525" w:rsidP="00C72525">
      <w:pPr>
        <w:ind w:left="360"/>
        <w:jc w:val="both"/>
        <w:rPr>
          <w:rFonts w:cstheme="minorHAnsi"/>
          <w:b/>
          <w:bCs/>
          <w:lang w:val="en-GB"/>
        </w:rPr>
      </w:pPr>
    </w:p>
    <w:p w14:paraId="4245BDDA" w14:textId="77777777" w:rsidR="00C72525" w:rsidRPr="002E20A3" w:rsidRDefault="00C72525" w:rsidP="00C72525">
      <w:pPr>
        <w:ind w:left="360"/>
        <w:jc w:val="both"/>
        <w:rPr>
          <w:rFonts w:cstheme="minorHAnsi"/>
          <w:b/>
          <w:bCs/>
          <w:lang w:val="en-GB"/>
        </w:rPr>
      </w:pPr>
    </w:p>
    <w:p w14:paraId="08911EAE" w14:textId="77777777" w:rsidR="00C72525" w:rsidRPr="002E20A3" w:rsidRDefault="00C72525" w:rsidP="00C72525">
      <w:pPr>
        <w:ind w:left="360"/>
        <w:jc w:val="both"/>
        <w:rPr>
          <w:rFonts w:cstheme="minorHAnsi"/>
          <w:b/>
          <w:bCs/>
          <w:lang w:val="en-GB"/>
        </w:rPr>
      </w:pPr>
    </w:p>
    <w:p w14:paraId="42529B74" w14:textId="77777777" w:rsidR="00C72525" w:rsidRPr="002E20A3" w:rsidRDefault="00C72525" w:rsidP="00C72525">
      <w:pPr>
        <w:ind w:left="360"/>
        <w:jc w:val="both"/>
        <w:rPr>
          <w:rFonts w:cstheme="minorHAnsi"/>
          <w:b/>
          <w:bCs/>
          <w:lang w:val="en-GB"/>
        </w:rPr>
      </w:pPr>
    </w:p>
    <w:p w14:paraId="76228B5A" w14:textId="77777777" w:rsidR="00C72525" w:rsidRPr="002E20A3" w:rsidRDefault="00C72525" w:rsidP="00C72525">
      <w:pPr>
        <w:ind w:left="360"/>
        <w:jc w:val="both"/>
        <w:rPr>
          <w:rFonts w:cstheme="minorHAnsi"/>
          <w:b/>
          <w:bCs/>
          <w:lang w:val="en-GB"/>
        </w:rPr>
      </w:pPr>
    </w:p>
    <w:p w14:paraId="2648F036" w14:textId="77777777" w:rsidR="00C72525" w:rsidRPr="002E20A3" w:rsidRDefault="00C72525" w:rsidP="00C72525">
      <w:pPr>
        <w:ind w:left="360"/>
        <w:jc w:val="both"/>
        <w:rPr>
          <w:rFonts w:cstheme="minorHAnsi"/>
          <w:b/>
          <w:bCs/>
          <w:lang w:val="en-GB"/>
        </w:rPr>
      </w:pPr>
    </w:p>
    <w:p w14:paraId="57340C7A" w14:textId="77777777" w:rsidR="00C72525" w:rsidRPr="002E20A3" w:rsidRDefault="00C72525" w:rsidP="00C72525">
      <w:pPr>
        <w:ind w:left="360"/>
        <w:jc w:val="both"/>
        <w:rPr>
          <w:rFonts w:cstheme="minorHAnsi"/>
          <w:b/>
          <w:bCs/>
          <w:lang w:val="en-GB"/>
        </w:rPr>
      </w:pPr>
    </w:p>
    <w:p w14:paraId="6CBD6159" w14:textId="36046D79" w:rsidR="00C72525" w:rsidRPr="002E20A3" w:rsidRDefault="00144162" w:rsidP="00DC34BB">
      <w:pPr>
        <w:pStyle w:val="Heading2"/>
        <w:rPr>
          <w:rFonts w:asciiTheme="minorHAnsi" w:hAnsiTheme="minorHAnsi"/>
          <w:sz w:val="22"/>
          <w:szCs w:val="22"/>
          <w:lang w:val="en-GB"/>
        </w:rPr>
      </w:pPr>
      <w:bookmarkStart w:id="2360" w:name="_Toc95753611"/>
      <w:bookmarkStart w:id="2361" w:name="_Toc95760012"/>
      <w:bookmarkStart w:id="2362" w:name="_Toc96003736"/>
      <w:bookmarkStart w:id="2363" w:name="_Toc96255505"/>
      <w:bookmarkStart w:id="2364" w:name="_Toc101956201"/>
      <w:r w:rsidRPr="002E20A3">
        <w:rPr>
          <w:rFonts w:asciiTheme="minorHAnsi" w:hAnsiTheme="minorHAnsi"/>
          <w:sz w:val="22"/>
          <w:szCs w:val="22"/>
          <w:lang w:val="en-GB"/>
        </w:rPr>
        <w:t>-</w:t>
      </w:r>
      <w:r w:rsidR="00C72525" w:rsidRPr="002E20A3">
        <w:rPr>
          <w:rFonts w:asciiTheme="minorHAnsi" w:hAnsiTheme="minorHAnsi"/>
          <w:sz w:val="22"/>
          <w:szCs w:val="22"/>
          <w:lang w:val="en-GB"/>
        </w:rPr>
        <w:t>FACILITATOR INSTRUCTIONS</w:t>
      </w:r>
      <w:bookmarkEnd w:id="2360"/>
      <w:bookmarkEnd w:id="2361"/>
      <w:bookmarkEnd w:id="2362"/>
      <w:bookmarkEnd w:id="2363"/>
      <w:ins w:id="2365" w:author="Amy FRUCHTER" w:date="2023-04-14T17:52:00Z">
        <w:r w:rsidR="008A3BCD">
          <w:rPr>
            <w:rFonts w:asciiTheme="minorHAnsi" w:hAnsiTheme="minorHAnsi"/>
            <w:sz w:val="22"/>
            <w:szCs w:val="22"/>
            <w:lang w:val="en-GB"/>
          </w:rPr>
          <w:t>:</w:t>
        </w:r>
      </w:ins>
      <w:del w:id="2366" w:author="Amy FRUCHTER" w:date="2023-04-14T17:52:00Z">
        <w:r w:rsidR="006147EE" w:rsidRPr="002E20A3" w:rsidDel="008A3BCD">
          <w:rPr>
            <w:rFonts w:asciiTheme="minorHAnsi" w:hAnsiTheme="minorHAnsi"/>
            <w:sz w:val="22"/>
            <w:szCs w:val="22"/>
            <w:lang w:val="en-GB"/>
          </w:rPr>
          <w:delText xml:space="preserve"> –</w:delText>
        </w:r>
      </w:del>
      <w:r w:rsidR="006147EE" w:rsidRPr="002E20A3">
        <w:rPr>
          <w:rFonts w:asciiTheme="minorHAnsi" w:hAnsiTheme="minorHAnsi"/>
          <w:sz w:val="22"/>
          <w:szCs w:val="22"/>
          <w:lang w:val="en-GB"/>
        </w:rPr>
        <w:t xml:space="preserve"> </w:t>
      </w:r>
      <w:r w:rsidR="00C72525" w:rsidRPr="002E20A3">
        <w:rPr>
          <w:rFonts w:asciiTheme="minorHAnsi" w:hAnsiTheme="minorHAnsi"/>
          <w:sz w:val="22"/>
          <w:szCs w:val="22"/>
          <w:lang w:val="en-GB"/>
        </w:rPr>
        <w:t>ENACTED LEARNING</w:t>
      </w:r>
      <w:bookmarkEnd w:id="2364"/>
    </w:p>
    <w:p w14:paraId="6C8E39F9" w14:textId="77777777" w:rsidR="00C72525" w:rsidRPr="002E20A3" w:rsidRDefault="00C72525" w:rsidP="00DC34BB">
      <w:pPr>
        <w:pStyle w:val="Heading3"/>
        <w:rPr>
          <w:lang w:val="en-GB"/>
        </w:rPr>
      </w:pPr>
      <w:r w:rsidRPr="002E20A3">
        <w:rPr>
          <w:lang w:val="en-GB"/>
        </w:rPr>
        <w:t>EXERCISE OVERVIEW</w:t>
      </w:r>
    </w:p>
    <w:p w14:paraId="275304B0" w14:textId="77777777" w:rsidR="00C72525" w:rsidRPr="002E20A3" w:rsidRDefault="00C72525" w:rsidP="00C72525">
      <w:pPr>
        <w:rPr>
          <w:rFonts w:cstheme="minorHAnsi"/>
          <w:lang w:val="en-GB"/>
        </w:rPr>
      </w:pPr>
    </w:p>
    <w:tbl>
      <w:tblPr>
        <w:tblStyle w:val="GridTable4-Accent6"/>
        <w:tblW w:w="9067" w:type="dxa"/>
        <w:tblLook w:val="04A0" w:firstRow="1" w:lastRow="0" w:firstColumn="1" w:lastColumn="0" w:noHBand="0" w:noVBand="1"/>
      </w:tblPr>
      <w:tblGrid>
        <w:gridCol w:w="9067"/>
      </w:tblGrid>
      <w:tr w:rsidR="00C72525" w:rsidRPr="002E20A3" w14:paraId="3F30210C"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tcPr>
          <w:p w14:paraId="36E797E6" w14:textId="77777777" w:rsidR="00C72525" w:rsidRPr="002E20A3" w:rsidRDefault="00C72525" w:rsidP="001B74C7">
            <w:pPr>
              <w:jc w:val="center"/>
              <w:rPr>
                <w:rFonts w:cstheme="minorHAnsi"/>
                <w:b w:val="0"/>
                <w:bCs w:val="0"/>
                <w:lang w:val="en-GB"/>
              </w:rPr>
            </w:pPr>
            <w:r w:rsidRPr="002E20A3">
              <w:rPr>
                <w:rFonts w:cstheme="minorHAnsi"/>
                <w:lang w:val="en-GB"/>
              </w:rPr>
              <w:t>TASK</w:t>
            </w:r>
          </w:p>
          <w:p w14:paraId="6DBB22BA" w14:textId="77777777" w:rsidR="00C72525" w:rsidRPr="002E20A3" w:rsidRDefault="00C72525" w:rsidP="001B74C7">
            <w:pPr>
              <w:jc w:val="center"/>
              <w:rPr>
                <w:rFonts w:cstheme="minorHAnsi"/>
                <w:lang w:val="en-GB"/>
              </w:rPr>
            </w:pPr>
          </w:p>
        </w:tc>
      </w:tr>
      <w:tr w:rsidR="00C72525" w:rsidRPr="00476240" w14:paraId="70044B23"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tcPr>
          <w:p w14:paraId="34709D5B" w14:textId="77777777" w:rsidR="00C72525" w:rsidRPr="002E20A3" w:rsidRDefault="00C72525" w:rsidP="001B74C7">
            <w:pPr>
              <w:jc w:val="both"/>
              <w:rPr>
                <w:rFonts w:cstheme="minorHAnsi"/>
                <w:lang w:val="en-GB"/>
              </w:rPr>
            </w:pPr>
          </w:p>
          <w:p w14:paraId="5F517749" w14:textId="31B6F191" w:rsidR="00C72525" w:rsidRPr="002E20A3" w:rsidRDefault="00C72525" w:rsidP="001B74C7">
            <w:pPr>
              <w:jc w:val="both"/>
              <w:rPr>
                <w:rFonts w:cstheme="minorHAnsi"/>
                <w:b w:val="0"/>
                <w:bCs w:val="0"/>
                <w:lang w:val="en-GB"/>
              </w:rPr>
            </w:pPr>
            <w:r w:rsidRPr="002E20A3">
              <w:rPr>
                <w:rFonts w:cstheme="minorHAnsi"/>
                <w:lang w:val="en-GB"/>
              </w:rPr>
              <w:t xml:space="preserve">You are part of a planning team consisting of personnel from </w:t>
            </w:r>
            <w:r w:rsidR="009D48ED" w:rsidRPr="002E20A3">
              <w:rPr>
                <w:rFonts w:cstheme="minorHAnsi"/>
                <w:lang w:val="en-GB"/>
              </w:rPr>
              <w:t xml:space="preserve">the </w:t>
            </w:r>
            <w:r w:rsidRPr="002E20A3">
              <w:rPr>
                <w:rFonts w:cstheme="minorHAnsi"/>
                <w:lang w:val="en-GB"/>
              </w:rPr>
              <w:t>S-2 (</w:t>
            </w:r>
            <w:ins w:id="2367" w:author="Author" w:date="2023-04-14T10:24:00Z">
              <w:r w:rsidR="00111C6D" w:rsidRPr="002E20A3">
                <w:rPr>
                  <w:rFonts w:cstheme="minorHAnsi"/>
                  <w:lang w:val="en-GB"/>
                </w:rPr>
                <w:t xml:space="preserve">Military Peacekeeping </w:t>
              </w:r>
            </w:ins>
            <w:r w:rsidRPr="002E20A3">
              <w:rPr>
                <w:rFonts w:cstheme="minorHAnsi"/>
                <w:lang w:val="en-GB"/>
              </w:rPr>
              <w:t>Intelligence), S-3 (Operations) and S-5 (Planning)</w:t>
            </w:r>
            <w:r w:rsidR="009D48ED" w:rsidRPr="002E20A3">
              <w:rPr>
                <w:rFonts w:cstheme="minorHAnsi"/>
                <w:lang w:val="en-GB"/>
              </w:rPr>
              <w:t xml:space="preserve"> branches</w:t>
            </w:r>
            <w:r w:rsidRPr="002E20A3">
              <w:rPr>
                <w:rFonts w:cstheme="minorHAnsi"/>
                <w:lang w:val="en-GB"/>
              </w:rPr>
              <w:t>. Following continued unrest in the past three days in the city of C</w:t>
            </w:r>
            <w:ins w:id="2368" w:author="Author" w:date="2023-04-12T17:48:00Z">
              <w:r w:rsidR="00476240">
                <w:rPr>
                  <w:rFonts w:cstheme="minorHAnsi"/>
                  <w:lang w:val="en-GB"/>
                </w:rPr>
                <w:t>orma</w:t>
              </w:r>
            </w:ins>
            <w:del w:id="2369" w:author="Author" w:date="2023-04-12T17:48:00Z">
              <w:r w:rsidRPr="002E20A3" w:rsidDel="00476240">
                <w:rPr>
                  <w:rFonts w:cstheme="minorHAnsi"/>
                  <w:lang w:val="en-GB"/>
                </w:rPr>
                <w:delText>ORMA</w:delText>
              </w:r>
            </w:del>
            <w:r w:rsidRPr="002E20A3">
              <w:rPr>
                <w:rFonts w:cstheme="minorHAnsi"/>
                <w:lang w:val="en-GB"/>
              </w:rPr>
              <w:t xml:space="preserve">, you have been tasked by your Infantry Battalion Commander to plan an operation aimed at ensuring the </w:t>
            </w:r>
            <w:del w:id="2370" w:author="Author" w:date="2023-04-12T17:48:00Z">
              <w:r w:rsidRPr="002E20A3" w:rsidDel="00476240">
                <w:rPr>
                  <w:rFonts w:cstheme="minorHAnsi"/>
                  <w:lang w:val="en-GB"/>
                </w:rPr>
                <w:delText>P</w:delText>
              </w:r>
            </w:del>
            <w:ins w:id="2371" w:author="Author" w:date="2023-04-12T17:48:00Z">
              <w:r w:rsidR="00476240">
                <w:rPr>
                  <w:rFonts w:cstheme="minorHAnsi"/>
                  <w:lang w:val="en-GB"/>
                </w:rPr>
                <w:t>p</w:t>
              </w:r>
            </w:ins>
            <w:r w:rsidRPr="002E20A3">
              <w:rPr>
                <w:rFonts w:cstheme="minorHAnsi"/>
                <w:lang w:val="en-GB"/>
              </w:rPr>
              <w:t xml:space="preserve">rotection of </w:t>
            </w:r>
            <w:del w:id="2372" w:author="Author" w:date="2023-04-12T17:48:00Z">
              <w:r w:rsidRPr="002E20A3" w:rsidDel="00476240">
                <w:rPr>
                  <w:rFonts w:cstheme="minorHAnsi"/>
                  <w:lang w:val="en-GB"/>
                </w:rPr>
                <w:delText>C</w:delText>
              </w:r>
            </w:del>
            <w:ins w:id="2373" w:author="Author" w:date="2023-04-12T17:48:00Z">
              <w:r w:rsidR="00476240">
                <w:rPr>
                  <w:rFonts w:cstheme="minorHAnsi"/>
                  <w:lang w:val="en-GB"/>
                </w:rPr>
                <w:t>c</w:t>
              </w:r>
            </w:ins>
            <w:r w:rsidRPr="002E20A3">
              <w:rPr>
                <w:rFonts w:cstheme="minorHAnsi"/>
                <w:lang w:val="en-GB"/>
              </w:rPr>
              <w:t>ivilians</w:t>
            </w:r>
            <w:r w:rsidR="005D2299" w:rsidRPr="002E20A3">
              <w:rPr>
                <w:rFonts w:cstheme="minorHAnsi"/>
                <w:lang w:val="en-GB"/>
              </w:rPr>
              <w:t xml:space="preserve"> (POC)</w:t>
            </w:r>
            <w:r w:rsidRPr="002E20A3">
              <w:rPr>
                <w:rFonts w:cstheme="minorHAnsi"/>
                <w:lang w:val="en-GB"/>
              </w:rPr>
              <w:t>, particularly the Tatsi</w:t>
            </w:r>
            <w:r w:rsidR="00B80445" w:rsidRPr="002E20A3">
              <w:rPr>
                <w:rFonts w:cstheme="minorHAnsi"/>
                <w:lang w:val="en-GB"/>
              </w:rPr>
              <w:t>,</w:t>
            </w:r>
            <w:r w:rsidRPr="002E20A3">
              <w:rPr>
                <w:rFonts w:cstheme="minorHAnsi"/>
                <w:lang w:val="en-GB"/>
              </w:rPr>
              <w:t xml:space="preserve"> in</w:t>
            </w:r>
            <w:ins w:id="2374" w:author="Author" w:date="2023-04-12T17:48:00Z">
              <w:r w:rsidR="00476240">
                <w:rPr>
                  <w:rFonts w:cstheme="minorHAnsi"/>
                  <w:lang w:val="en-GB"/>
                </w:rPr>
                <w:t xml:space="preserve"> the</w:t>
              </w:r>
            </w:ins>
            <w:r w:rsidRPr="002E20A3">
              <w:rPr>
                <w:rFonts w:cstheme="minorHAnsi"/>
                <w:lang w:val="en-GB"/>
              </w:rPr>
              <w:t xml:space="preserve"> light of reports of an imminent attack. You are requested to secure the village centre</w:t>
            </w:r>
            <w:ins w:id="2375" w:author="Author" w:date="2023-04-12T17:48:00Z">
              <w:r w:rsidR="00476240">
                <w:rPr>
                  <w:rFonts w:cstheme="minorHAnsi"/>
                  <w:lang w:val="en-GB"/>
                </w:rPr>
                <w:t>,</w:t>
              </w:r>
            </w:ins>
            <w:r w:rsidRPr="002E20A3">
              <w:rPr>
                <w:rFonts w:cstheme="minorHAnsi"/>
                <w:lang w:val="en-GB"/>
              </w:rPr>
              <w:t xml:space="preserve"> where shops are located</w:t>
            </w:r>
            <w:ins w:id="2376" w:author="Author" w:date="2023-04-12T17:48:00Z">
              <w:r w:rsidR="00476240">
                <w:rPr>
                  <w:rFonts w:cstheme="minorHAnsi"/>
                  <w:lang w:val="en-GB"/>
                </w:rPr>
                <w:t>,</w:t>
              </w:r>
            </w:ins>
            <w:r w:rsidRPr="002E20A3">
              <w:rPr>
                <w:rFonts w:cstheme="minorHAnsi"/>
                <w:lang w:val="en-GB"/>
              </w:rPr>
              <w:t xml:space="preserve"> and </w:t>
            </w:r>
            <w:ins w:id="2377" w:author="Author" w:date="2023-04-12T17:48:00Z">
              <w:r w:rsidR="00476240">
                <w:rPr>
                  <w:rFonts w:cstheme="minorHAnsi"/>
                  <w:lang w:val="en-GB"/>
                </w:rPr>
                <w:t xml:space="preserve">to </w:t>
              </w:r>
            </w:ins>
            <w:r w:rsidRPr="002E20A3">
              <w:rPr>
                <w:rFonts w:cstheme="minorHAnsi"/>
                <w:lang w:val="en-GB"/>
              </w:rPr>
              <w:t xml:space="preserve">monitor roads leading from </w:t>
            </w:r>
            <w:ins w:id="2378" w:author="Author" w:date="2023-04-12T17:48:00Z">
              <w:r w:rsidR="00476240">
                <w:rPr>
                  <w:rFonts w:cstheme="minorHAnsi"/>
                  <w:lang w:val="en-GB"/>
                </w:rPr>
                <w:t xml:space="preserve">the </w:t>
              </w:r>
            </w:ins>
            <w:r w:rsidRPr="002E20A3">
              <w:rPr>
                <w:rFonts w:cstheme="minorHAnsi"/>
                <w:lang w:val="en-GB"/>
              </w:rPr>
              <w:t xml:space="preserve">nearby jungle to the </w:t>
            </w:r>
            <w:ins w:id="2379" w:author="Author" w:date="2023-04-12T17:48:00Z">
              <w:r w:rsidR="00476240">
                <w:rPr>
                  <w:rFonts w:cstheme="minorHAnsi"/>
                  <w:lang w:val="en-GB"/>
                </w:rPr>
                <w:t xml:space="preserve">village </w:t>
              </w:r>
            </w:ins>
            <w:r w:rsidRPr="002E20A3">
              <w:rPr>
                <w:rFonts w:cstheme="minorHAnsi"/>
                <w:lang w:val="en-GB"/>
              </w:rPr>
              <w:t>centre.</w:t>
            </w:r>
            <w:r w:rsidR="00A936E7" w:rsidRPr="002E20A3">
              <w:rPr>
                <w:rFonts w:cstheme="minorHAnsi"/>
                <w:lang w:val="en-GB"/>
              </w:rPr>
              <w:t xml:space="preserve"> </w:t>
            </w:r>
          </w:p>
          <w:p w14:paraId="535A1372" w14:textId="77777777" w:rsidR="00C72525" w:rsidRPr="002E20A3" w:rsidRDefault="00C72525" w:rsidP="001B74C7">
            <w:pPr>
              <w:jc w:val="both"/>
              <w:rPr>
                <w:rFonts w:cstheme="minorHAnsi"/>
                <w:b w:val="0"/>
                <w:bCs w:val="0"/>
                <w:lang w:val="en-GB"/>
              </w:rPr>
            </w:pPr>
          </w:p>
          <w:p w14:paraId="41A8D3C8" w14:textId="77777777" w:rsidR="00C72525" w:rsidRPr="002E20A3" w:rsidRDefault="00C72525" w:rsidP="001B74C7">
            <w:pPr>
              <w:jc w:val="both"/>
              <w:rPr>
                <w:rFonts w:cstheme="minorHAnsi"/>
                <w:b w:val="0"/>
                <w:bCs w:val="0"/>
                <w:lang w:val="en-GB"/>
              </w:rPr>
            </w:pPr>
            <w:r w:rsidRPr="002E20A3">
              <w:rPr>
                <w:rFonts w:cstheme="minorHAnsi"/>
                <w:lang w:val="en-GB"/>
              </w:rPr>
              <w:t xml:space="preserve">Together with a range of other stakeholders, you have been assigned one of the roles featured below. The facilitator will hand you individual instructions related to your specific role. </w:t>
            </w:r>
          </w:p>
          <w:p w14:paraId="04D1718F" w14:textId="77777777" w:rsidR="00C72525" w:rsidRPr="002E20A3" w:rsidRDefault="00C72525" w:rsidP="001B74C7">
            <w:pPr>
              <w:jc w:val="both"/>
              <w:rPr>
                <w:rFonts w:cstheme="minorHAnsi"/>
                <w:b w:val="0"/>
                <w:bCs w:val="0"/>
                <w:lang w:val="en-GB"/>
              </w:rPr>
            </w:pPr>
          </w:p>
          <w:p w14:paraId="71FE1C84" w14:textId="083827EB" w:rsidR="00C72525" w:rsidRPr="002E20A3" w:rsidRDefault="00C72525" w:rsidP="001B74C7">
            <w:pPr>
              <w:jc w:val="both"/>
              <w:rPr>
                <w:rFonts w:cstheme="minorHAnsi"/>
                <w:b w:val="0"/>
                <w:bCs w:val="0"/>
                <w:lang w:val="en-GB"/>
              </w:rPr>
            </w:pPr>
            <w:r w:rsidRPr="002E20A3">
              <w:rPr>
                <w:rFonts w:cstheme="minorHAnsi"/>
                <w:lang w:val="en-GB"/>
              </w:rPr>
              <w:t>Given the setting described in the case study, you are invited to play your role with the aim of providing and/</w:t>
            </w:r>
            <w:del w:id="2380" w:author="Author" w:date="2023-04-12T17:48:00Z">
              <w:r w:rsidRPr="002E20A3" w:rsidDel="00476240">
                <w:rPr>
                  <w:rFonts w:cstheme="minorHAnsi"/>
                  <w:lang w:val="en-GB"/>
                </w:rPr>
                <w:delText xml:space="preserve"> </w:delText>
              </w:r>
            </w:del>
            <w:r w:rsidRPr="002E20A3">
              <w:rPr>
                <w:rFonts w:cstheme="minorHAnsi"/>
                <w:lang w:val="en-GB"/>
              </w:rPr>
              <w:t xml:space="preserve">or </w:t>
            </w:r>
            <w:r w:rsidR="00001BE5" w:rsidRPr="002E20A3">
              <w:rPr>
                <w:rFonts w:cstheme="minorHAnsi"/>
                <w:lang w:val="en-GB"/>
              </w:rPr>
              <w:t xml:space="preserve">acquiring </w:t>
            </w:r>
            <w:r w:rsidRPr="002E20A3">
              <w:rPr>
                <w:rFonts w:cstheme="minorHAnsi"/>
                <w:lang w:val="en-GB"/>
              </w:rPr>
              <w:t xml:space="preserve">as much gender-responsive information as possible in order to </w:t>
            </w:r>
            <w:del w:id="2381" w:author="Author" w:date="2023-04-12T17:49:00Z">
              <w:r w:rsidRPr="002E20A3" w:rsidDel="00476240">
                <w:rPr>
                  <w:rFonts w:cstheme="minorHAnsi"/>
                  <w:lang w:val="en-GB"/>
                </w:rPr>
                <w:delText>feed into</w:delText>
              </w:r>
            </w:del>
            <w:ins w:id="2382" w:author="Author" w:date="2023-04-12T17:49:00Z">
              <w:r w:rsidR="00476240">
                <w:rPr>
                  <w:rFonts w:cstheme="minorHAnsi"/>
                  <w:lang w:val="en-GB"/>
                </w:rPr>
                <w:t>inform</w:t>
              </w:r>
            </w:ins>
            <w:r w:rsidRPr="002E20A3">
              <w:rPr>
                <w:rFonts w:cstheme="minorHAnsi"/>
                <w:lang w:val="en-GB"/>
              </w:rPr>
              <w:t xml:space="preserve"> the preparation of the operation. Who should be consulted? Why? </w:t>
            </w:r>
          </w:p>
          <w:p w14:paraId="3C98DC2E" w14:textId="77777777" w:rsidR="00C72525" w:rsidRPr="002E20A3" w:rsidRDefault="00C72525" w:rsidP="001B74C7">
            <w:pPr>
              <w:jc w:val="both"/>
              <w:rPr>
                <w:rFonts w:cstheme="minorHAnsi"/>
                <w:lang w:val="en-GB"/>
              </w:rPr>
            </w:pPr>
          </w:p>
          <w:p w14:paraId="4F439DA9" w14:textId="77777777" w:rsidR="00C72525" w:rsidRPr="002E20A3" w:rsidRDefault="00C72525" w:rsidP="001B74C7">
            <w:pPr>
              <w:jc w:val="both"/>
              <w:rPr>
                <w:rFonts w:cstheme="minorHAnsi"/>
                <w:lang w:val="en-GB"/>
              </w:rPr>
            </w:pPr>
          </w:p>
        </w:tc>
      </w:tr>
    </w:tbl>
    <w:p w14:paraId="6FC36962" w14:textId="77777777" w:rsidR="00C72525" w:rsidRPr="002E20A3" w:rsidRDefault="00C72525" w:rsidP="00C72525">
      <w:pPr>
        <w:jc w:val="both"/>
        <w:rPr>
          <w:rFonts w:cstheme="minorHAnsi"/>
          <w:b/>
          <w:bCs/>
          <w:lang w:val="en-GB"/>
        </w:rPr>
      </w:pPr>
    </w:p>
    <w:p w14:paraId="6C437349" w14:textId="77777777" w:rsidR="00C72525" w:rsidRPr="002E20A3" w:rsidRDefault="00C72525" w:rsidP="00C72525">
      <w:pPr>
        <w:jc w:val="both"/>
        <w:rPr>
          <w:rFonts w:cstheme="minorHAnsi"/>
          <w:b/>
          <w:bCs/>
          <w:lang w:val="en-GB"/>
        </w:rPr>
      </w:pPr>
    </w:p>
    <w:tbl>
      <w:tblPr>
        <w:tblStyle w:val="GridTable4-Accent6"/>
        <w:tblW w:w="9067" w:type="dxa"/>
        <w:tblLook w:val="04A0" w:firstRow="1" w:lastRow="0" w:firstColumn="1" w:lastColumn="0" w:noHBand="0" w:noVBand="1"/>
      </w:tblPr>
      <w:tblGrid>
        <w:gridCol w:w="1271"/>
        <w:gridCol w:w="7796"/>
      </w:tblGrid>
      <w:tr w:rsidR="00C72525" w:rsidRPr="002E20A3" w14:paraId="3303A6D9"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72AABB64" w14:textId="77777777" w:rsidR="00C72525" w:rsidRPr="002E20A3" w:rsidRDefault="00C72525" w:rsidP="001B74C7">
            <w:pPr>
              <w:jc w:val="center"/>
              <w:rPr>
                <w:rFonts w:cstheme="minorHAnsi"/>
                <w:lang w:val="en-GB"/>
              </w:rPr>
            </w:pPr>
            <w:r w:rsidRPr="002E20A3">
              <w:rPr>
                <w:rFonts w:cstheme="minorHAnsi"/>
                <w:lang w:val="en-GB"/>
              </w:rPr>
              <w:t>OVERVIEW OF ROLES</w:t>
            </w:r>
          </w:p>
          <w:p w14:paraId="1AE3DF8B" w14:textId="77777777" w:rsidR="00C72525" w:rsidRPr="002E20A3" w:rsidRDefault="00C72525" w:rsidP="001B74C7">
            <w:pPr>
              <w:rPr>
                <w:rFonts w:cstheme="minorHAnsi"/>
                <w:b w:val="0"/>
                <w:bCs w:val="0"/>
                <w:lang w:val="en-GB"/>
              </w:rPr>
            </w:pPr>
          </w:p>
        </w:tc>
      </w:tr>
      <w:tr w:rsidR="00C72525" w:rsidRPr="001F1452" w14:paraId="1BF105E5"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249405"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4C4F5EB4" w14:textId="1C1EF57A"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83" w:author="Author" w:date="2023-04-12T17:49:00Z">
              <w:r w:rsidRPr="002E20A3" w:rsidDel="00476240">
                <w:rPr>
                  <w:rFonts w:cstheme="minorHAnsi"/>
                  <w:lang w:val="en-GB"/>
                </w:rPr>
                <w:delText>UN</w:delText>
              </w:r>
            </w:del>
            <w:ins w:id="2384" w:author="Author" w:date="2023-04-12T17:49:00Z">
              <w:r w:rsidR="00476240">
                <w:rPr>
                  <w:rFonts w:cstheme="minorHAnsi"/>
                  <w:lang w:val="en-GB"/>
                </w:rPr>
                <w:t>United Nations</w:t>
              </w:r>
            </w:ins>
            <w:r w:rsidRPr="002E20A3">
              <w:rPr>
                <w:rFonts w:cstheme="minorHAnsi"/>
                <w:lang w:val="en-GB"/>
              </w:rPr>
              <w:t xml:space="preserve"> </w:t>
            </w:r>
            <w:r w:rsidR="00F52A49" w:rsidRPr="002E20A3">
              <w:rPr>
                <w:rFonts w:cstheme="minorHAnsi"/>
                <w:lang w:val="en-GB"/>
              </w:rPr>
              <w:t xml:space="preserve">Military </w:t>
            </w:r>
            <w:r w:rsidRPr="002E20A3">
              <w:rPr>
                <w:rFonts w:cstheme="minorHAnsi"/>
                <w:lang w:val="en-GB"/>
              </w:rPr>
              <w:t xml:space="preserve">Planning Officer </w:t>
            </w:r>
          </w:p>
        </w:tc>
      </w:tr>
      <w:tr w:rsidR="00C72525" w:rsidRPr="002E20A3" w14:paraId="019A2406"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087BE841"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1489B2B9" w14:textId="02C72A78"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del w:id="2385" w:author="Author" w:date="2023-04-12T17:49:00Z">
              <w:r w:rsidRPr="002E20A3" w:rsidDel="00476240">
                <w:rPr>
                  <w:rFonts w:cstheme="minorHAnsi"/>
                  <w:lang w:val="en-GB"/>
                </w:rPr>
                <w:delText>UN</w:delText>
              </w:r>
            </w:del>
            <w:ins w:id="2386" w:author="Author" w:date="2023-04-12T17:49:00Z">
              <w:r w:rsidR="00476240">
                <w:rPr>
                  <w:rFonts w:cstheme="minorHAnsi"/>
                  <w:lang w:val="en-GB"/>
                </w:rPr>
                <w:t xml:space="preserve"> United Nations</w:t>
              </w:r>
            </w:ins>
            <w:r w:rsidRPr="002E20A3">
              <w:rPr>
                <w:rFonts w:cstheme="minorHAnsi"/>
                <w:lang w:val="en-GB"/>
              </w:rPr>
              <w:t xml:space="preserve"> Operations Officer 1 </w:t>
            </w:r>
          </w:p>
        </w:tc>
      </w:tr>
      <w:tr w:rsidR="00C72525" w:rsidRPr="002E20A3" w14:paraId="7135349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64B23B"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5F162FD0" w14:textId="17A5386B"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87" w:author="Author" w:date="2023-04-12T17:49:00Z">
              <w:r w:rsidRPr="002E20A3" w:rsidDel="00476240">
                <w:rPr>
                  <w:rFonts w:cstheme="minorHAnsi"/>
                  <w:lang w:val="en-GB"/>
                </w:rPr>
                <w:delText>UN</w:delText>
              </w:r>
            </w:del>
            <w:ins w:id="2388" w:author="Author" w:date="2023-04-12T17:49:00Z">
              <w:r w:rsidR="00476240">
                <w:rPr>
                  <w:rFonts w:cstheme="minorHAnsi"/>
                  <w:lang w:val="en-GB"/>
                </w:rPr>
                <w:t xml:space="preserve"> United Nations</w:t>
              </w:r>
            </w:ins>
            <w:r w:rsidRPr="002E20A3">
              <w:rPr>
                <w:rFonts w:cstheme="minorHAnsi"/>
                <w:lang w:val="en-GB"/>
              </w:rPr>
              <w:t xml:space="preserve"> Operations Officer 2 </w:t>
            </w:r>
          </w:p>
        </w:tc>
      </w:tr>
      <w:tr w:rsidR="00C72525" w:rsidRPr="001F1452" w14:paraId="5AC4ED02"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2130385D"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51EF0CA5" w14:textId="5D405C36"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del w:id="2389" w:author="Author" w:date="2023-04-12T17:49:00Z">
              <w:r w:rsidRPr="002E20A3" w:rsidDel="00476240">
                <w:rPr>
                  <w:rFonts w:cstheme="minorHAnsi"/>
                  <w:lang w:val="en-GB"/>
                </w:rPr>
                <w:delText>UN</w:delText>
              </w:r>
            </w:del>
            <w:ins w:id="2390" w:author="Author" w:date="2023-04-12T17:49:00Z">
              <w:r w:rsidR="00476240">
                <w:rPr>
                  <w:rFonts w:cstheme="minorHAnsi"/>
                  <w:lang w:val="en-GB"/>
                </w:rPr>
                <w:t xml:space="preserve"> United Nations</w:t>
              </w:r>
            </w:ins>
            <w:r w:rsidRPr="002E20A3">
              <w:rPr>
                <w:rFonts w:cstheme="minorHAnsi"/>
                <w:lang w:val="en-GB"/>
              </w:rPr>
              <w:t xml:space="preserve"> </w:t>
            </w:r>
            <w:del w:id="2391" w:author="Amy FRUCHTER" w:date="2023-04-14T15:08:00Z">
              <w:r w:rsidRPr="002E20A3" w:rsidDel="009E0E43">
                <w:rPr>
                  <w:rFonts w:cstheme="minorHAnsi"/>
                  <w:lang w:val="en-GB"/>
                </w:rPr>
                <w:delText>Military Peacekeeping Intelligence (</w:delText>
              </w:r>
            </w:del>
            <w:r w:rsidRPr="002E20A3">
              <w:rPr>
                <w:rFonts w:cstheme="minorHAnsi"/>
                <w:lang w:val="en-GB"/>
              </w:rPr>
              <w:t>MPKI</w:t>
            </w:r>
            <w:del w:id="2392" w:author="Amy FRUCHTER" w:date="2023-04-14T15:08:00Z">
              <w:r w:rsidRPr="002E20A3" w:rsidDel="009E0E43">
                <w:rPr>
                  <w:rFonts w:cstheme="minorHAnsi"/>
                  <w:lang w:val="en-GB"/>
                </w:rPr>
                <w:delText>)</w:delText>
              </w:r>
            </w:del>
            <w:r w:rsidRPr="002E20A3">
              <w:rPr>
                <w:rFonts w:cstheme="minorHAnsi"/>
                <w:lang w:val="en-GB"/>
              </w:rPr>
              <w:t xml:space="preserve"> Officer </w:t>
            </w:r>
          </w:p>
        </w:tc>
      </w:tr>
      <w:tr w:rsidR="00C72525" w:rsidRPr="001F1452" w14:paraId="7F2A9300"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C5421D"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5D862AF3" w14:textId="2BAF3D0A"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93" w:author="Author" w:date="2023-04-12T17:49:00Z">
              <w:r w:rsidRPr="002E20A3" w:rsidDel="00476240">
                <w:rPr>
                  <w:rFonts w:cstheme="minorHAnsi"/>
                  <w:lang w:val="en-GB"/>
                </w:rPr>
                <w:delText>UN</w:delText>
              </w:r>
            </w:del>
            <w:ins w:id="2394" w:author="Author" w:date="2023-04-12T17:49:00Z">
              <w:r w:rsidR="00476240">
                <w:rPr>
                  <w:rFonts w:cstheme="minorHAnsi"/>
                  <w:lang w:val="en-GB"/>
                </w:rPr>
                <w:t xml:space="preserve"> United Nations</w:t>
              </w:r>
            </w:ins>
            <w:r w:rsidRPr="002E20A3">
              <w:rPr>
                <w:rFonts w:cstheme="minorHAnsi"/>
                <w:lang w:val="en-GB"/>
              </w:rPr>
              <w:t xml:space="preserve"> </w:t>
            </w:r>
            <w:r w:rsidR="009112C7" w:rsidRPr="002E20A3">
              <w:rPr>
                <w:rFonts w:cstheme="minorHAnsi"/>
                <w:lang w:val="en-GB"/>
              </w:rPr>
              <w:t xml:space="preserve">Military </w:t>
            </w:r>
            <w:del w:id="2395" w:author="Amy FRUCHTER" w:date="2023-04-14T15:10:00Z">
              <w:r w:rsidR="009112C7" w:rsidRPr="002E20A3" w:rsidDel="00B90D11">
                <w:rPr>
                  <w:rFonts w:cstheme="minorHAnsi"/>
                  <w:lang w:val="en-GB"/>
                </w:rPr>
                <w:delText xml:space="preserve">Gender Focal Point </w:delText>
              </w:r>
            </w:del>
            <w:ins w:id="2396" w:author="Amy FRUCHTER" w:date="2023-04-14T15:10:00Z">
              <w:r w:rsidR="00B90D11">
                <w:rPr>
                  <w:rFonts w:cstheme="minorHAnsi"/>
                  <w:lang w:val="en-GB"/>
                </w:rPr>
                <w:t>GFP</w:t>
              </w:r>
            </w:ins>
          </w:p>
        </w:tc>
      </w:tr>
      <w:tr w:rsidR="00C72525" w:rsidRPr="002E20A3" w14:paraId="34CEECCE"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1F566854"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50ED25C6"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UN-CIMIC Officer </w:t>
            </w:r>
          </w:p>
        </w:tc>
      </w:tr>
      <w:tr w:rsidR="00C72525" w:rsidRPr="002E20A3" w14:paraId="78BB4A7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5F6671"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43E9BB17" w14:textId="5BA988FC"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del w:id="2397" w:author="Author" w:date="2023-04-12T17:50:00Z">
              <w:r w:rsidRPr="002E20A3" w:rsidDel="00476240">
                <w:rPr>
                  <w:rFonts w:cstheme="minorHAnsi"/>
                  <w:lang w:val="en-GB"/>
                </w:rPr>
                <w:delText>UN</w:delText>
              </w:r>
            </w:del>
            <w:ins w:id="2398" w:author="Author" w:date="2023-04-12T17:50:00Z">
              <w:r w:rsidR="00476240">
                <w:rPr>
                  <w:rFonts w:cstheme="minorHAnsi"/>
                  <w:lang w:val="en-GB"/>
                </w:rPr>
                <w:t xml:space="preserve"> United Nations</w:t>
              </w:r>
            </w:ins>
            <w:r w:rsidRPr="002E20A3">
              <w:rPr>
                <w:rFonts w:cstheme="minorHAnsi"/>
                <w:lang w:val="en-GB"/>
              </w:rPr>
              <w:t xml:space="preserve"> Language Assistant </w:t>
            </w:r>
          </w:p>
        </w:tc>
      </w:tr>
      <w:tr w:rsidR="00C72525" w:rsidRPr="002E20A3" w14:paraId="23328616"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44252FEB"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61AC1F1D"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UNICEF representative </w:t>
            </w:r>
          </w:p>
        </w:tc>
      </w:tr>
      <w:tr w:rsidR="00C72525" w:rsidRPr="002E20A3" w14:paraId="0F7663B2"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4EB8B5"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3B10D2DE"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Local woman 1 </w:t>
            </w:r>
          </w:p>
        </w:tc>
      </w:tr>
      <w:tr w:rsidR="00C72525" w:rsidRPr="002E20A3" w14:paraId="4D11E110"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4BDB5D5C"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39996704"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Local woman 2 </w:t>
            </w:r>
          </w:p>
        </w:tc>
      </w:tr>
      <w:tr w:rsidR="00C72525" w:rsidRPr="002E20A3" w14:paraId="0309C292"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1F41022"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4B1BC2B7"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Village elder </w:t>
            </w:r>
          </w:p>
        </w:tc>
      </w:tr>
      <w:tr w:rsidR="00C72525" w:rsidRPr="001F1452" w14:paraId="42258A4A"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287A1795"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6EE77FFA" w14:textId="76B97F9A"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Representative from</w:t>
            </w:r>
            <w:r w:rsidR="00F36F1F" w:rsidRPr="002E20A3">
              <w:rPr>
                <w:rFonts w:cstheme="minorHAnsi"/>
                <w:lang w:val="en-GB"/>
              </w:rPr>
              <w:t xml:space="preserve"> the</w:t>
            </w:r>
            <w:r w:rsidRPr="002E20A3">
              <w:rPr>
                <w:rFonts w:cstheme="minorHAnsi"/>
                <w:lang w:val="en-GB"/>
              </w:rPr>
              <w:t xml:space="preserve"> Association of </w:t>
            </w:r>
            <w:r w:rsidR="00F36F1F" w:rsidRPr="002E20A3">
              <w:rPr>
                <w:rFonts w:cstheme="minorHAnsi"/>
                <w:lang w:val="en-GB"/>
              </w:rPr>
              <w:t>F</w:t>
            </w:r>
            <w:r w:rsidRPr="002E20A3">
              <w:rPr>
                <w:rFonts w:cstheme="minorHAnsi"/>
                <w:lang w:val="en-GB"/>
              </w:rPr>
              <w:t xml:space="preserve">emale </w:t>
            </w:r>
            <w:r w:rsidR="00F36F1F" w:rsidRPr="002E20A3">
              <w:rPr>
                <w:rFonts w:cstheme="minorHAnsi"/>
                <w:lang w:val="en-GB"/>
              </w:rPr>
              <w:t>E</w:t>
            </w:r>
            <w:r w:rsidRPr="002E20A3">
              <w:rPr>
                <w:rFonts w:cstheme="minorHAnsi"/>
                <w:lang w:val="en-GB"/>
              </w:rPr>
              <w:t xml:space="preserve">ntrepreneurs </w:t>
            </w:r>
          </w:p>
        </w:tc>
      </w:tr>
      <w:tr w:rsidR="00C72525" w:rsidRPr="002E20A3" w14:paraId="75DC8D06"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5370516"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1ACAEC6B" w14:textId="77777777" w:rsidR="00C72525" w:rsidRPr="002E20A3" w:rsidRDefault="00C72525" w:rsidP="001B74C7">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Observer 1 </w:t>
            </w:r>
          </w:p>
        </w:tc>
      </w:tr>
      <w:tr w:rsidR="00C72525" w:rsidRPr="002E20A3" w14:paraId="4D28550B" w14:textId="77777777" w:rsidTr="001B74C7">
        <w:tc>
          <w:tcPr>
            <w:cnfStyle w:val="001000000000" w:firstRow="0" w:lastRow="0" w:firstColumn="1" w:lastColumn="0" w:oddVBand="0" w:evenVBand="0" w:oddHBand="0" w:evenHBand="0" w:firstRowFirstColumn="0" w:firstRowLastColumn="0" w:lastRowFirstColumn="0" w:lastRowLastColumn="0"/>
            <w:tcW w:w="1271" w:type="dxa"/>
          </w:tcPr>
          <w:p w14:paraId="291B1C50" w14:textId="77777777" w:rsidR="00C72525" w:rsidRPr="002E20A3" w:rsidRDefault="00C72525" w:rsidP="00450E19">
            <w:pPr>
              <w:pStyle w:val="ListParagraph"/>
              <w:numPr>
                <w:ilvl w:val="0"/>
                <w:numId w:val="16"/>
              </w:numPr>
              <w:rPr>
                <w:rFonts w:cstheme="minorHAnsi"/>
                <w:b w:val="0"/>
                <w:bCs w:val="0"/>
                <w:lang w:val="en-GB"/>
              </w:rPr>
            </w:pPr>
          </w:p>
        </w:tc>
        <w:tc>
          <w:tcPr>
            <w:tcW w:w="7796" w:type="dxa"/>
          </w:tcPr>
          <w:p w14:paraId="1019E9BB" w14:textId="77777777" w:rsidR="00C72525" w:rsidRPr="002E20A3" w:rsidRDefault="00C72525" w:rsidP="001B74C7">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Observer 2 </w:t>
            </w:r>
          </w:p>
        </w:tc>
      </w:tr>
    </w:tbl>
    <w:p w14:paraId="1F5363FC" w14:textId="77777777" w:rsidR="00C72525" w:rsidRPr="002E20A3" w:rsidRDefault="00C72525" w:rsidP="00C72525">
      <w:pPr>
        <w:rPr>
          <w:rFonts w:cstheme="minorHAnsi"/>
          <w:lang w:val="en-GB"/>
        </w:rPr>
      </w:pPr>
    </w:p>
    <w:p w14:paraId="795C784B" w14:textId="77777777" w:rsidR="00C72525" w:rsidRPr="002E20A3" w:rsidRDefault="00C72525" w:rsidP="00C72525">
      <w:pPr>
        <w:rPr>
          <w:rFonts w:cstheme="minorHAnsi"/>
          <w:lang w:val="en-GB"/>
        </w:rPr>
      </w:pPr>
    </w:p>
    <w:tbl>
      <w:tblPr>
        <w:tblStyle w:val="GridTable4-Accent1"/>
        <w:tblW w:w="9067" w:type="dxa"/>
        <w:tblLook w:val="04A0" w:firstRow="1" w:lastRow="0" w:firstColumn="1" w:lastColumn="0" w:noHBand="0" w:noVBand="1"/>
      </w:tblPr>
      <w:tblGrid>
        <w:gridCol w:w="1786"/>
        <w:gridCol w:w="7281"/>
      </w:tblGrid>
      <w:tr w:rsidR="00C72525" w:rsidRPr="002E20A3" w14:paraId="66AF6408"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20E4D433" w14:textId="77777777" w:rsidR="00C72525" w:rsidRPr="002E20A3" w:rsidRDefault="00C72525" w:rsidP="001B74C7">
            <w:pPr>
              <w:jc w:val="center"/>
              <w:rPr>
                <w:rFonts w:cstheme="minorHAnsi"/>
                <w:b w:val="0"/>
                <w:bCs w:val="0"/>
                <w:lang w:val="en-GB"/>
              </w:rPr>
            </w:pPr>
            <w:r w:rsidRPr="002E20A3">
              <w:rPr>
                <w:rFonts w:cstheme="minorHAnsi"/>
                <w:lang w:val="en-GB"/>
              </w:rPr>
              <w:t>DURATION</w:t>
            </w:r>
          </w:p>
          <w:p w14:paraId="05AD5C02" w14:textId="77777777" w:rsidR="00C72525" w:rsidRPr="002E20A3" w:rsidRDefault="00C72525" w:rsidP="001B74C7">
            <w:pPr>
              <w:jc w:val="center"/>
              <w:rPr>
                <w:rFonts w:cstheme="minorHAnsi"/>
                <w:lang w:val="en-GB"/>
              </w:rPr>
            </w:pPr>
          </w:p>
        </w:tc>
      </w:tr>
      <w:tr w:rsidR="00C72525" w:rsidRPr="001F1452" w14:paraId="1B80D284"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19D86A8" w14:textId="07FEF224" w:rsidR="00C72525" w:rsidRPr="002E20A3" w:rsidRDefault="00C72525" w:rsidP="001B74C7">
            <w:pPr>
              <w:jc w:val="both"/>
              <w:rPr>
                <w:rFonts w:cstheme="minorHAnsi"/>
                <w:b w:val="0"/>
                <w:bCs w:val="0"/>
                <w:lang w:val="en-GB"/>
              </w:rPr>
            </w:pPr>
            <w:r w:rsidRPr="002E20A3">
              <w:rPr>
                <w:rFonts w:cstheme="minorHAnsi"/>
                <w:b w:val="0"/>
                <w:bCs w:val="0"/>
                <w:lang w:val="en-GB"/>
              </w:rPr>
              <w:t xml:space="preserve">10 </w:t>
            </w:r>
            <w:del w:id="2399" w:author="Author" w:date="2023-04-12T17:54:00Z">
              <w:r w:rsidRPr="002E20A3" w:rsidDel="00476240">
                <w:rPr>
                  <w:rFonts w:cstheme="minorHAnsi"/>
                  <w:b w:val="0"/>
                  <w:bCs w:val="0"/>
                  <w:lang w:val="en-GB"/>
                </w:rPr>
                <w:delText>MINUTES</w:delText>
              </w:r>
            </w:del>
            <w:ins w:id="2400" w:author="Author" w:date="2023-04-12T17:54:00Z">
              <w:r w:rsidR="00476240">
                <w:rPr>
                  <w:rFonts w:cstheme="minorHAnsi"/>
                  <w:b w:val="0"/>
                  <w:bCs w:val="0"/>
                  <w:lang w:val="en-GB"/>
                </w:rPr>
                <w:t>minutes</w:t>
              </w:r>
            </w:ins>
          </w:p>
        </w:tc>
        <w:tc>
          <w:tcPr>
            <w:tcW w:w="7512" w:type="dxa"/>
          </w:tcPr>
          <w:p w14:paraId="4343CF9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Introduction to exercise and distribution of individual roles</w:t>
            </w:r>
          </w:p>
        </w:tc>
      </w:tr>
      <w:tr w:rsidR="00C72525" w:rsidRPr="001F1452" w14:paraId="7A0D087C"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3818DDEE" w14:textId="77777777" w:rsidR="00C72525" w:rsidRPr="002E20A3" w:rsidRDefault="00C72525" w:rsidP="001B74C7">
            <w:pPr>
              <w:jc w:val="both"/>
              <w:rPr>
                <w:rFonts w:cstheme="minorHAnsi"/>
                <w:b w:val="0"/>
                <w:bCs w:val="0"/>
                <w:lang w:val="en-GB"/>
              </w:rPr>
            </w:pPr>
            <w:r w:rsidRPr="002E20A3">
              <w:rPr>
                <w:rFonts w:cstheme="minorHAnsi"/>
                <w:b w:val="0"/>
                <w:bCs w:val="0"/>
                <w:lang w:val="en-GB"/>
              </w:rPr>
              <w:t>20 MINUTES</w:t>
            </w:r>
          </w:p>
        </w:tc>
        <w:tc>
          <w:tcPr>
            <w:tcW w:w="7512" w:type="dxa"/>
          </w:tcPr>
          <w:p w14:paraId="2D06D458" w14:textId="466ADAC2"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Read C</w:t>
            </w:r>
            <w:ins w:id="2401" w:author="Author" w:date="2023-04-12T17:54:00Z">
              <w:r w:rsidR="00476240">
                <w:rPr>
                  <w:rFonts w:cstheme="minorHAnsi"/>
                  <w:lang w:val="en-GB"/>
                </w:rPr>
                <w:t>arana</w:t>
              </w:r>
            </w:ins>
            <w:del w:id="2402" w:author="Author" w:date="2023-04-12T17:54:00Z">
              <w:r w:rsidRPr="002E20A3" w:rsidDel="00476240">
                <w:rPr>
                  <w:rFonts w:cstheme="minorHAnsi"/>
                  <w:lang w:val="en-GB"/>
                </w:rPr>
                <w:delText>ARANA</w:delText>
              </w:r>
            </w:del>
            <w:r w:rsidRPr="002E20A3">
              <w:rPr>
                <w:rFonts w:cstheme="minorHAnsi"/>
                <w:lang w:val="en-GB"/>
              </w:rPr>
              <w:t xml:space="preserve"> country summary, case study setting and individual roles</w:t>
            </w:r>
          </w:p>
        </w:tc>
      </w:tr>
      <w:tr w:rsidR="00C72525" w:rsidRPr="002E20A3" w14:paraId="16ADDA1F"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0B790D" w14:textId="77777777" w:rsidR="00C72525" w:rsidRPr="002E20A3" w:rsidRDefault="00C72525" w:rsidP="001B74C7">
            <w:pPr>
              <w:jc w:val="both"/>
              <w:rPr>
                <w:rFonts w:cstheme="minorHAnsi"/>
                <w:b w:val="0"/>
                <w:bCs w:val="0"/>
                <w:lang w:val="en-GB"/>
              </w:rPr>
            </w:pPr>
            <w:r w:rsidRPr="002E20A3">
              <w:rPr>
                <w:rFonts w:cstheme="minorHAnsi"/>
                <w:b w:val="0"/>
                <w:bCs w:val="0"/>
                <w:lang w:val="en-GB"/>
              </w:rPr>
              <w:t>30 MINUTES</w:t>
            </w:r>
          </w:p>
        </w:tc>
        <w:tc>
          <w:tcPr>
            <w:tcW w:w="7512" w:type="dxa"/>
          </w:tcPr>
          <w:p w14:paraId="102FD93E" w14:textId="327A2C5A"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del w:id="2403" w:author="Author" w:date="2023-04-14T10:24:00Z">
              <w:r w:rsidRPr="002E20A3" w:rsidDel="00111C6D">
                <w:rPr>
                  <w:rFonts w:cstheme="minorHAnsi"/>
                  <w:lang w:val="en-GB"/>
                </w:rPr>
                <w:delText>Role play</w:delText>
              </w:r>
            </w:del>
            <w:ins w:id="2404" w:author="Author" w:date="2023-04-14T10:24:00Z">
              <w:r w:rsidR="00111C6D">
                <w:rPr>
                  <w:rFonts w:cstheme="minorHAnsi"/>
                  <w:lang w:val="en-GB"/>
                </w:rPr>
                <w:t>Simulation exercise</w:t>
              </w:r>
            </w:ins>
          </w:p>
        </w:tc>
      </w:tr>
      <w:tr w:rsidR="00C72525" w:rsidRPr="002E20A3" w14:paraId="36BC1DDD"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26958C63" w14:textId="77777777" w:rsidR="00C72525" w:rsidRPr="002E20A3" w:rsidRDefault="00C72525" w:rsidP="001B74C7">
            <w:pPr>
              <w:jc w:val="both"/>
              <w:rPr>
                <w:rFonts w:cstheme="minorHAnsi"/>
                <w:b w:val="0"/>
                <w:bCs w:val="0"/>
                <w:lang w:val="en-GB"/>
              </w:rPr>
            </w:pPr>
            <w:r w:rsidRPr="002E20A3">
              <w:rPr>
                <w:rFonts w:cstheme="minorHAnsi"/>
                <w:b w:val="0"/>
                <w:bCs w:val="0"/>
                <w:lang w:val="en-GB"/>
              </w:rPr>
              <w:t>45 MINUTES</w:t>
            </w:r>
          </w:p>
        </w:tc>
        <w:tc>
          <w:tcPr>
            <w:tcW w:w="7512" w:type="dxa"/>
          </w:tcPr>
          <w:p w14:paraId="5237837C"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Debrief</w:t>
            </w:r>
          </w:p>
        </w:tc>
      </w:tr>
      <w:tr w:rsidR="00C72525" w:rsidRPr="002E20A3" w14:paraId="69EFF1EB"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9D27DC0" w14:textId="77777777" w:rsidR="00C72525" w:rsidRPr="002E20A3" w:rsidRDefault="00C72525" w:rsidP="001B74C7">
            <w:pPr>
              <w:jc w:val="both"/>
              <w:rPr>
                <w:rFonts w:cstheme="minorHAnsi"/>
                <w:b w:val="0"/>
                <w:bCs w:val="0"/>
                <w:lang w:val="en-GB"/>
              </w:rPr>
            </w:pPr>
            <w:r w:rsidRPr="002E20A3">
              <w:rPr>
                <w:rFonts w:cstheme="minorHAnsi"/>
                <w:b w:val="0"/>
                <w:bCs w:val="0"/>
                <w:lang w:val="en-GB"/>
              </w:rPr>
              <w:t>15 MINUTES</w:t>
            </w:r>
          </w:p>
        </w:tc>
        <w:tc>
          <w:tcPr>
            <w:tcW w:w="7512" w:type="dxa"/>
          </w:tcPr>
          <w:p w14:paraId="4B2F201E"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Break</w:t>
            </w:r>
          </w:p>
        </w:tc>
      </w:tr>
      <w:tr w:rsidR="00C72525" w:rsidRPr="001F1452" w14:paraId="15D73CD8" w14:textId="77777777" w:rsidTr="001B74C7">
        <w:tc>
          <w:tcPr>
            <w:cnfStyle w:val="001000000000" w:firstRow="0" w:lastRow="0" w:firstColumn="1" w:lastColumn="0" w:oddVBand="0" w:evenVBand="0" w:oddHBand="0" w:evenHBand="0" w:firstRowFirstColumn="0" w:firstRowLastColumn="0" w:lastRowFirstColumn="0" w:lastRowLastColumn="0"/>
            <w:tcW w:w="1555" w:type="dxa"/>
          </w:tcPr>
          <w:p w14:paraId="3520A81A" w14:textId="77777777" w:rsidR="00C72525" w:rsidRPr="002E20A3" w:rsidRDefault="00C72525" w:rsidP="001B74C7">
            <w:pPr>
              <w:jc w:val="both"/>
              <w:rPr>
                <w:rFonts w:cstheme="minorHAnsi"/>
                <w:b w:val="0"/>
                <w:bCs w:val="0"/>
                <w:lang w:val="en-GB"/>
              </w:rPr>
            </w:pPr>
            <w:r w:rsidRPr="002E20A3">
              <w:rPr>
                <w:rFonts w:cstheme="minorHAnsi"/>
                <w:b w:val="0"/>
                <w:bCs w:val="0"/>
                <w:lang w:val="en-GB"/>
              </w:rPr>
              <w:t>30 MINUTES</w:t>
            </w:r>
          </w:p>
        </w:tc>
        <w:tc>
          <w:tcPr>
            <w:tcW w:w="7512" w:type="dxa"/>
          </w:tcPr>
          <w:p w14:paraId="40DDBE38" w14:textId="51975547" w:rsidR="00C72525" w:rsidRPr="002E20A3" w:rsidRDefault="00E749C6"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Generic p</w:t>
            </w:r>
            <w:r w:rsidR="00C72525" w:rsidRPr="002E20A3">
              <w:rPr>
                <w:rFonts w:cstheme="minorHAnsi"/>
                <w:lang w:val="en-GB"/>
              </w:rPr>
              <w:t xml:space="preserve">resentation on </w:t>
            </w:r>
            <w:r w:rsidRPr="002E20A3">
              <w:rPr>
                <w:rFonts w:cstheme="minorHAnsi"/>
                <w:lang w:val="en-GB"/>
              </w:rPr>
              <w:t>integrating gender into the work of the military</w:t>
            </w:r>
          </w:p>
        </w:tc>
      </w:tr>
      <w:tr w:rsidR="00C72525" w:rsidRPr="001F1452" w14:paraId="7C4C3F7D"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7D45DD6B" w14:textId="77777777" w:rsidR="00C72525" w:rsidRPr="002E20A3" w:rsidRDefault="00C72525" w:rsidP="001B74C7">
            <w:pPr>
              <w:jc w:val="center"/>
              <w:rPr>
                <w:rFonts w:cstheme="minorHAnsi"/>
                <w:lang w:val="en-GB"/>
              </w:rPr>
            </w:pPr>
            <w:r w:rsidRPr="002E20A3">
              <w:rPr>
                <w:rFonts w:cstheme="minorHAnsi"/>
                <w:lang w:val="en-GB"/>
              </w:rPr>
              <w:t>TOTAL TIME REQUIRED: 2 hours 30 minutes</w:t>
            </w:r>
          </w:p>
        </w:tc>
      </w:tr>
    </w:tbl>
    <w:p w14:paraId="142C94BA" w14:textId="77777777" w:rsidR="00C72525" w:rsidRPr="002E20A3" w:rsidRDefault="00C72525" w:rsidP="00C72525">
      <w:pPr>
        <w:jc w:val="both"/>
        <w:rPr>
          <w:rFonts w:cstheme="minorHAnsi"/>
          <w:b/>
          <w:bCs/>
          <w:lang w:val="en-GB"/>
        </w:rPr>
      </w:pPr>
    </w:p>
    <w:p w14:paraId="0D524FDB" w14:textId="77777777" w:rsidR="00C72525" w:rsidRPr="002E20A3" w:rsidRDefault="00C72525" w:rsidP="00C72525">
      <w:pPr>
        <w:jc w:val="both"/>
        <w:rPr>
          <w:rFonts w:cstheme="minorHAnsi"/>
          <w:b/>
          <w:bCs/>
          <w:lang w:val="en-GB"/>
        </w:rPr>
      </w:pPr>
    </w:p>
    <w:tbl>
      <w:tblPr>
        <w:tblStyle w:val="GridTable4-Accent4"/>
        <w:tblW w:w="9067" w:type="dxa"/>
        <w:tblLook w:val="04A0" w:firstRow="1" w:lastRow="0" w:firstColumn="1" w:lastColumn="0" w:noHBand="0" w:noVBand="1"/>
      </w:tblPr>
      <w:tblGrid>
        <w:gridCol w:w="1133"/>
        <w:gridCol w:w="7934"/>
      </w:tblGrid>
      <w:tr w:rsidR="00C72525" w:rsidRPr="002E20A3" w14:paraId="7F103B5E"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29CE4573" w14:textId="77777777" w:rsidR="00C72525" w:rsidRPr="002E20A3" w:rsidRDefault="00C72525" w:rsidP="001B74C7">
            <w:pPr>
              <w:jc w:val="center"/>
              <w:rPr>
                <w:rFonts w:cstheme="minorHAnsi"/>
                <w:lang w:val="en-GB"/>
              </w:rPr>
            </w:pPr>
            <w:r w:rsidRPr="002E20A3">
              <w:rPr>
                <w:rFonts w:cstheme="minorHAnsi"/>
                <w:lang w:val="en-GB"/>
              </w:rPr>
              <w:t>SUPPORT MATERIAL</w:t>
            </w:r>
          </w:p>
          <w:p w14:paraId="694B0BCA" w14:textId="77777777" w:rsidR="00C72525" w:rsidRPr="002E20A3" w:rsidRDefault="00C72525" w:rsidP="001B74C7">
            <w:pPr>
              <w:jc w:val="both"/>
              <w:rPr>
                <w:rFonts w:cstheme="minorHAnsi"/>
                <w:lang w:val="en-GB"/>
              </w:rPr>
            </w:pPr>
          </w:p>
        </w:tc>
      </w:tr>
      <w:tr w:rsidR="00C72525" w:rsidRPr="002E20A3" w14:paraId="14F396AA"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CC27013"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3A52442C" w14:textId="19DC26FC"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C</w:t>
            </w:r>
            <w:ins w:id="2405" w:author="Author" w:date="2023-04-12T17:55:00Z">
              <w:r w:rsidR="00476240">
                <w:rPr>
                  <w:rFonts w:cstheme="minorHAnsi"/>
                  <w:lang w:val="en-GB"/>
                </w:rPr>
                <w:t>arana</w:t>
              </w:r>
            </w:ins>
            <w:del w:id="2406" w:author="Author" w:date="2023-04-12T17:55:00Z">
              <w:r w:rsidRPr="002E20A3" w:rsidDel="00476240">
                <w:rPr>
                  <w:rFonts w:cstheme="minorHAnsi"/>
                  <w:lang w:val="en-GB"/>
                </w:rPr>
                <w:delText>ARANA</w:delText>
              </w:r>
            </w:del>
            <w:r w:rsidRPr="002E20A3">
              <w:rPr>
                <w:rFonts w:cstheme="minorHAnsi"/>
                <w:lang w:val="en-GB"/>
              </w:rPr>
              <w:t xml:space="preserve"> country summary </w:t>
            </w:r>
          </w:p>
          <w:p w14:paraId="010E1977"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78F6BBEE"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5FE7C695"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59BA2AC4" w14:textId="2BE6D6C6"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
            </w:pPr>
            <w:r w:rsidRPr="002E20A3">
              <w:rPr>
                <w:rFonts w:cstheme="minorHAnsi"/>
                <w:lang w:val="en-GB"/>
              </w:rPr>
              <w:t xml:space="preserve">Case study setting </w:t>
            </w:r>
          </w:p>
          <w:p w14:paraId="56078143"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C72525" w:rsidRPr="002E20A3" w14:paraId="6646A36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C949C70"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5C423BA5" w14:textId="51CA456B"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 xml:space="preserve">Exercise overview </w:t>
            </w:r>
          </w:p>
          <w:p w14:paraId="73F7034D"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1F1452" w14:paraId="491C8CB5"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3EF84937"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561D9ACC" w14:textId="46AAB6C1"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Individual role instructions</w:t>
            </w:r>
            <w:ins w:id="2407" w:author="Author" w:date="2023-04-12T17:56:00Z">
              <w:r w:rsidR="00BA0A78">
                <w:rPr>
                  <w:rFonts w:cstheme="minorHAnsi"/>
                  <w:lang w:val="en-GB"/>
                </w:rPr>
                <w:t xml:space="preserve"> (to be handed out by facilitator)</w:t>
              </w:r>
            </w:ins>
          </w:p>
          <w:p w14:paraId="48C85974"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2E20A3" w14:paraId="7A0BB494"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74EE63A"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58E31D2E" w14:textId="57D5EB64"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
            </w:pPr>
            <w:r w:rsidRPr="002E20A3">
              <w:rPr>
                <w:rFonts w:cstheme="minorHAnsi"/>
                <w:lang w:val="en-GB"/>
              </w:rPr>
              <w:t xml:space="preserve">Checklist </w:t>
            </w:r>
          </w:p>
          <w:p w14:paraId="1BE34CF3"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2E20A3" w14:paraId="512FF9B2"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2E1B9BB6"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74315806" w14:textId="44B44D25"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
            </w:pPr>
            <w:r w:rsidRPr="002E20A3">
              <w:rPr>
                <w:rFonts w:cstheme="minorHAnsi"/>
                <w:lang w:val="en-GB"/>
              </w:rPr>
              <w:t xml:space="preserve">Common analysis frameworks document </w:t>
            </w:r>
          </w:p>
          <w:p w14:paraId="240AE640"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2E20A3" w14:paraId="71493EE8"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388AF057"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453308CE" w14:textId="3416693F"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Injects </w:t>
            </w:r>
          </w:p>
          <w:p w14:paraId="51E5A073"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b/>
                <w:bCs/>
                <w:lang w:val="en-GB"/>
              </w:rPr>
            </w:pPr>
          </w:p>
        </w:tc>
      </w:tr>
      <w:tr w:rsidR="00C72525" w:rsidRPr="001F1452" w14:paraId="76E0CC39" w14:textId="77777777" w:rsidTr="001B74C7">
        <w:tc>
          <w:tcPr>
            <w:cnfStyle w:val="001000000000" w:firstRow="0" w:lastRow="0" w:firstColumn="1" w:lastColumn="0" w:oddVBand="0" w:evenVBand="0" w:oddHBand="0" w:evenHBand="0" w:firstRowFirstColumn="0" w:firstRowLastColumn="0" w:lastRowFirstColumn="0" w:lastRowLastColumn="0"/>
            <w:tcW w:w="1133" w:type="dxa"/>
          </w:tcPr>
          <w:p w14:paraId="21FF3009" w14:textId="77777777" w:rsidR="00C72525" w:rsidRPr="002E20A3" w:rsidRDefault="00C72525" w:rsidP="00450E19">
            <w:pPr>
              <w:pStyle w:val="ListParagraph"/>
              <w:numPr>
                <w:ilvl w:val="0"/>
                <w:numId w:val="17"/>
              </w:numPr>
              <w:jc w:val="both"/>
              <w:rPr>
                <w:rFonts w:cstheme="minorHAnsi"/>
                <w:b w:val="0"/>
                <w:bCs w:val="0"/>
                <w:lang w:val="en-GB"/>
              </w:rPr>
            </w:pPr>
          </w:p>
        </w:tc>
        <w:tc>
          <w:tcPr>
            <w:tcW w:w="7934" w:type="dxa"/>
          </w:tcPr>
          <w:p w14:paraId="6EF66164" w14:textId="1F7049A2" w:rsidR="00F73706" w:rsidRPr="00BA0A78" w:rsidRDefault="00F73706" w:rsidP="00F73706">
            <w:pPr>
              <w:jc w:val="both"/>
              <w:cnfStyle w:val="000000000000" w:firstRow="0" w:lastRow="0" w:firstColumn="0" w:lastColumn="0" w:oddVBand="0" w:evenVBand="0" w:oddHBand="0" w:evenHBand="0" w:firstRowFirstColumn="0" w:firstRowLastColumn="0" w:lastRowFirstColumn="0" w:lastRowLastColumn="0"/>
              <w:rPr>
                <w:rFonts w:cstheme="minorHAnsi"/>
                <w:i/>
                <w:iCs/>
                <w:lang w:val="en-GB"/>
                <w:rPrChange w:id="2408" w:author="Author" w:date="2023-04-12T17:56:00Z">
                  <w:rPr>
                    <w:rFonts w:cstheme="minorHAnsi"/>
                    <w:lang w:val="en-GB"/>
                  </w:rPr>
                </w:rPrChange>
              </w:rPr>
            </w:pPr>
            <w:r w:rsidRPr="002E20A3">
              <w:rPr>
                <w:rFonts w:cstheme="minorHAnsi"/>
                <w:lang w:val="en-GB"/>
              </w:rPr>
              <w:t>PowerPoint presentations 1.1 (Integrating gender into the work of the military) and 1.3 (Carrying out gender-responsive planning for military operations</w:t>
            </w:r>
            <w:r w:rsidR="002E20A3">
              <w:rPr>
                <w:rFonts w:cstheme="minorHAnsi"/>
                <w:lang w:val="en-GB"/>
              </w:rPr>
              <w:t xml:space="preserve"> – </w:t>
            </w:r>
            <w:r w:rsidR="00DF17D5" w:rsidRPr="002E20A3">
              <w:rPr>
                <w:rFonts w:cstheme="minorHAnsi"/>
                <w:lang w:val="en-GB"/>
              </w:rPr>
              <w:t>Enacted</w:t>
            </w:r>
            <w:r w:rsidRPr="002E20A3">
              <w:rPr>
                <w:rFonts w:cstheme="minorHAnsi"/>
                <w:lang w:val="en-GB"/>
              </w:rPr>
              <w:t xml:space="preserve">), including notes pages </w:t>
            </w:r>
            <w:r w:rsidRPr="00BA0A78">
              <w:rPr>
                <w:rFonts w:cstheme="minorHAnsi"/>
                <w:i/>
                <w:iCs/>
                <w:lang w:val="en-GB"/>
                <w:rPrChange w:id="2409" w:author="Author" w:date="2023-04-12T17:56:00Z">
                  <w:rPr>
                    <w:rFonts w:cstheme="minorHAnsi"/>
                    <w:lang w:val="en-GB"/>
                  </w:rPr>
                </w:rPrChange>
              </w:rPr>
              <w:t>(for facilitator/s who will deliver case study)</w:t>
            </w:r>
            <w:del w:id="2410" w:author="Author" w:date="2023-04-12T17:56:00Z">
              <w:r w:rsidRPr="00BA0A78" w:rsidDel="00BA0A78">
                <w:rPr>
                  <w:rFonts w:cstheme="minorHAnsi"/>
                  <w:i/>
                  <w:iCs/>
                  <w:lang w:val="en-GB"/>
                  <w:rPrChange w:id="2411" w:author="Author" w:date="2023-04-12T17:56:00Z">
                    <w:rPr>
                      <w:rFonts w:cstheme="minorHAnsi"/>
                      <w:lang w:val="en-GB"/>
                    </w:rPr>
                  </w:rPrChange>
                </w:rPr>
                <w:delText>.</w:delText>
              </w:r>
            </w:del>
          </w:p>
          <w:p w14:paraId="70B55091"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b/>
                <w:bCs/>
                <w:lang w:val="en-GB"/>
              </w:rPr>
            </w:pPr>
          </w:p>
        </w:tc>
      </w:tr>
      <w:tr w:rsidR="006070CD" w:rsidRPr="001F1452" w14:paraId="04D3E9A0" w14:textId="77777777" w:rsidTr="00255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14:paraId="7E5D9AD8" w14:textId="075AAE2D" w:rsidR="006070CD" w:rsidRPr="00111C6D" w:rsidRDefault="006070CD" w:rsidP="006070CD">
            <w:pPr>
              <w:rPr>
                <w:rFonts w:cstheme="minorHAnsi"/>
                <w:b w:val="0"/>
                <w:bCs w:val="0"/>
                <w:lang w:val="en-GB"/>
              </w:rPr>
            </w:pPr>
            <w:commentRangeStart w:id="2412"/>
            <w:r w:rsidRPr="002E20A3">
              <w:rPr>
                <w:rFonts w:cstheme="minorHAnsi"/>
                <w:lang w:val="en-GB"/>
              </w:rPr>
              <w:t>Note!</w:t>
            </w:r>
            <w:r w:rsidRPr="002E20A3">
              <w:rPr>
                <w:rFonts w:cstheme="minorHAnsi"/>
                <w:b w:val="0"/>
                <w:bCs w:val="0"/>
                <w:lang w:val="en-GB"/>
              </w:rPr>
              <w:t xml:space="preserve"> </w:t>
            </w:r>
            <w:commentRangeEnd w:id="2412"/>
            <w:r w:rsidR="00BA0A78">
              <w:rPr>
                <w:rStyle w:val="CommentReference"/>
                <w:b w:val="0"/>
                <w:bCs w:val="0"/>
              </w:rPr>
              <w:commentReference w:id="2412"/>
            </w:r>
            <w:r w:rsidRPr="00111C6D">
              <w:rPr>
                <w:rFonts w:cstheme="minorHAnsi"/>
                <w:lang w:val="en-GB"/>
              </w:rPr>
              <w:t xml:space="preserve">All support materials are available in facilitator resource package under </w:t>
            </w:r>
            <w:ins w:id="2413" w:author="Author" w:date="2023-04-12T17:57:00Z">
              <w:r w:rsidR="00BA0A78" w:rsidRPr="00111C6D">
                <w:rPr>
                  <w:rFonts w:cstheme="minorHAnsi"/>
                  <w:lang w:val="en-GB"/>
                </w:rPr>
                <w:t xml:space="preserve">the </w:t>
              </w:r>
            </w:ins>
            <w:r w:rsidRPr="00111C6D">
              <w:rPr>
                <w:rFonts w:cstheme="minorHAnsi"/>
                <w:lang w:val="en-GB"/>
              </w:rPr>
              <w:t xml:space="preserve">folder entitled “Case </w:t>
            </w:r>
            <w:del w:id="2414" w:author="Author" w:date="2023-04-12T17:57:00Z">
              <w:r w:rsidRPr="00111C6D" w:rsidDel="00BA0A78">
                <w:rPr>
                  <w:rFonts w:cstheme="minorHAnsi"/>
                  <w:lang w:val="en-GB"/>
                </w:rPr>
                <w:delText>S</w:delText>
              </w:r>
            </w:del>
            <w:ins w:id="2415" w:author="Author" w:date="2023-04-12T17:57:00Z">
              <w:r w:rsidR="00BA0A78" w:rsidRPr="00111C6D">
                <w:rPr>
                  <w:rFonts w:cstheme="minorHAnsi"/>
                  <w:lang w:val="en-GB"/>
                </w:rPr>
                <w:t>s</w:t>
              </w:r>
            </w:ins>
            <w:r w:rsidRPr="00111C6D">
              <w:rPr>
                <w:rFonts w:cstheme="minorHAnsi"/>
                <w:lang w:val="en-GB"/>
              </w:rPr>
              <w:t>tudy 1</w:t>
            </w:r>
            <w:ins w:id="2416" w:author="Amy FRUCHTER" w:date="2023-04-14T17:53:00Z">
              <w:r w:rsidR="00314AA8">
                <w:rPr>
                  <w:rFonts w:cstheme="minorHAnsi"/>
                  <w:lang w:val="en-GB"/>
                </w:rPr>
                <w:t>:</w:t>
              </w:r>
            </w:ins>
            <w:del w:id="2417" w:author="Amy FRUCHTER" w:date="2023-04-14T17:53:00Z">
              <w:r w:rsidR="006147EE" w:rsidRPr="00111C6D" w:rsidDel="00314AA8">
                <w:rPr>
                  <w:rFonts w:cstheme="minorHAnsi"/>
                  <w:lang w:val="en-GB"/>
                </w:rPr>
                <w:delText xml:space="preserve"> –</w:delText>
              </w:r>
            </w:del>
            <w:r w:rsidR="006147EE" w:rsidRPr="00111C6D">
              <w:rPr>
                <w:rFonts w:cstheme="minorHAnsi"/>
                <w:lang w:val="en-GB"/>
              </w:rPr>
              <w:t xml:space="preserve"> </w:t>
            </w:r>
            <w:del w:id="2418" w:author="Amy FRUCHTER" w:date="2023-04-14T17:53:00Z">
              <w:r w:rsidR="000E0100" w:rsidRPr="00111C6D" w:rsidDel="00314AA8">
                <w:rPr>
                  <w:rFonts w:cstheme="minorHAnsi"/>
                  <w:lang w:val="en-GB"/>
                </w:rPr>
                <w:delText>C</w:delText>
              </w:r>
            </w:del>
            <w:ins w:id="2419" w:author="Amy FRUCHTER" w:date="2023-04-14T17:53:00Z">
              <w:r w:rsidR="00314AA8">
                <w:rPr>
                  <w:rFonts w:cstheme="minorHAnsi"/>
                  <w:lang w:val="en-GB"/>
                </w:rPr>
                <w:t>c</w:t>
              </w:r>
            </w:ins>
            <w:r w:rsidR="000E0100" w:rsidRPr="00111C6D">
              <w:rPr>
                <w:rFonts w:cstheme="minorHAnsi"/>
                <w:lang w:val="en-GB"/>
              </w:rPr>
              <w:t>arrying out g</w:t>
            </w:r>
            <w:r w:rsidRPr="00111C6D">
              <w:rPr>
                <w:rFonts w:cstheme="minorHAnsi"/>
                <w:lang w:val="en-GB"/>
              </w:rPr>
              <w:t>ender-responsive planning for military operations</w:t>
            </w:r>
            <w:del w:id="2420" w:author="Author" w:date="2023-04-12T17:57:00Z">
              <w:r w:rsidR="002E20A3" w:rsidRPr="00111C6D" w:rsidDel="00BA0A78">
                <w:rPr>
                  <w:rFonts w:cstheme="minorHAnsi"/>
                  <w:lang w:val="en-GB"/>
                </w:rPr>
                <w:delText>.</w:delText>
              </w:r>
            </w:del>
            <w:r w:rsidR="002E20A3" w:rsidRPr="00111C6D">
              <w:rPr>
                <w:rFonts w:cstheme="minorHAnsi"/>
                <w:lang w:val="en-GB"/>
              </w:rPr>
              <w:t>”</w:t>
            </w:r>
            <w:ins w:id="2421" w:author="Author" w:date="2023-04-12T17:57:00Z">
              <w:r w:rsidR="00BA0A78" w:rsidRPr="00111C6D">
                <w:rPr>
                  <w:rFonts w:cstheme="minorHAnsi"/>
                  <w:lang w:val="en-GB"/>
                </w:rPr>
                <w:t>.</w:t>
              </w:r>
            </w:ins>
          </w:p>
          <w:p w14:paraId="016B1A13" w14:textId="77777777" w:rsidR="006070CD" w:rsidRPr="002E20A3" w:rsidRDefault="006070CD" w:rsidP="001B74C7">
            <w:pPr>
              <w:jc w:val="both"/>
              <w:rPr>
                <w:rFonts w:cstheme="minorHAnsi"/>
                <w:lang w:val="en-GB"/>
              </w:rPr>
            </w:pPr>
          </w:p>
        </w:tc>
      </w:tr>
    </w:tbl>
    <w:p w14:paraId="2907A929" w14:textId="77777777" w:rsidR="00C72525" w:rsidRPr="002E20A3" w:rsidRDefault="00C72525" w:rsidP="00DC34BB">
      <w:pPr>
        <w:rPr>
          <w:lang w:val="en-GB"/>
        </w:rPr>
      </w:pPr>
    </w:p>
    <w:p w14:paraId="29B5C537" w14:textId="77777777" w:rsidR="004928C1" w:rsidRPr="002E20A3" w:rsidRDefault="004928C1">
      <w:pPr>
        <w:rPr>
          <w:rFonts w:asciiTheme="majorHAnsi" w:eastAsiaTheme="majorEastAsia" w:hAnsiTheme="majorHAnsi" w:cstheme="majorBidi"/>
          <w:color w:val="1F3763" w:themeColor="accent1" w:themeShade="7F"/>
          <w:sz w:val="24"/>
          <w:szCs w:val="24"/>
          <w:lang w:val="en-GB"/>
        </w:rPr>
      </w:pPr>
      <w:r w:rsidRPr="002E20A3">
        <w:rPr>
          <w:lang w:val="en-GB"/>
        </w:rPr>
        <w:br w:type="page"/>
      </w:r>
    </w:p>
    <w:p w14:paraId="25F14683" w14:textId="5B96227C" w:rsidR="00C72525" w:rsidRPr="002E20A3" w:rsidRDefault="00AF66A4">
      <w:pPr>
        <w:pStyle w:val="Heading3"/>
        <w:rPr>
          <w:lang w:val="en-GB"/>
        </w:rPr>
      </w:pPr>
      <w:r w:rsidRPr="002E20A3">
        <w:rPr>
          <w:lang w:val="en-GB"/>
        </w:rPr>
        <w:lastRenderedPageBreak/>
        <w:t xml:space="preserve">FACILITATOR CHECKLIST </w:t>
      </w:r>
    </w:p>
    <w:p w14:paraId="7FC19975" w14:textId="77777777" w:rsidR="004928C1" w:rsidRPr="002E20A3" w:rsidRDefault="004928C1" w:rsidP="00A216AC">
      <w:pPr>
        <w:rPr>
          <w:lang w:val="en-GB"/>
        </w:rPr>
      </w:pPr>
    </w:p>
    <w:tbl>
      <w:tblPr>
        <w:tblStyle w:val="GridTable4-Accent1"/>
        <w:tblW w:w="9634" w:type="dxa"/>
        <w:tblLook w:val="04A0" w:firstRow="1" w:lastRow="0" w:firstColumn="1" w:lastColumn="0" w:noHBand="0" w:noVBand="1"/>
      </w:tblPr>
      <w:tblGrid>
        <w:gridCol w:w="1051"/>
        <w:gridCol w:w="7533"/>
        <w:gridCol w:w="1050"/>
      </w:tblGrid>
      <w:tr w:rsidR="00A3730E" w:rsidRPr="002E20A3" w14:paraId="1B355FA3" w14:textId="77777777" w:rsidTr="00DC3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3"/>
            <w:shd w:val="clear" w:color="auto" w:fill="0070C0"/>
          </w:tcPr>
          <w:p w14:paraId="7B11C401" w14:textId="281C7CB5" w:rsidR="00A3730E" w:rsidRPr="002E20A3" w:rsidRDefault="00A3730E" w:rsidP="00DC34BB">
            <w:pPr>
              <w:jc w:val="center"/>
              <w:rPr>
                <w:rFonts w:cstheme="minorHAnsi"/>
                <w:lang w:val="en-GB"/>
              </w:rPr>
            </w:pPr>
            <w:r w:rsidRPr="002E20A3">
              <w:rPr>
                <w:rFonts w:cstheme="minorHAnsi"/>
                <w:lang w:val="en-GB"/>
              </w:rPr>
              <w:t>FACILITATOR CHECKLIST</w:t>
            </w:r>
            <w:ins w:id="2422" w:author="Amy FRUCHTER" w:date="2023-04-14T18:04:00Z">
              <w:r w:rsidR="002E66F9">
                <w:rPr>
                  <w:rFonts w:cstheme="minorHAnsi"/>
                  <w:lang w:val="en-GB"/>
                </w:rPr>
                <w:t>:</w:t>
              </w:r>
            </w:ins>
            <w:del w:id="2423" w:author="Amy FRUCHTER" w:date="2023-04-14T18:04:00Z">
              <w:r w:rsidRPr="002E20A3" w:rsidDel="002E66F9">
                <w:rPr>
                  <w:rFonts w:cstheme="minorHAnsi"/>
                  <w:lang w:val="en-GB"/>
                </w:rPr>
                <w:delText xml:space="preserve"> –</w:delText>
              </w:r>
            </w:del>
            <w:r w:rsidRPr="002E20A3">
              <w:rPr>
                <w:rFonts w:cstheme="minorHAnsi"/>
                <w:lang w:val="en-GB"/>
              </w:rPr>
              <w:t xml:space="preserve"> ENACTED LEARNING </w:t>
            </w:r>
            <w:del w:id="2424" w:author="Amy FRUCHTER" w:date="2023-04-14T18:04:00Z">
              <w:r w:rsidRPr="002E20A3" w:rsidDel="002E66F9">
                <w:rPr>
                  <w:rFonts w:cstheme="minorHAnsi"/>
                  <w:lang w:val="en-GB"/>
                </w:rPr>
                <w:delText>MODALITY</w:delText>
              </w:r>
            </w:del>
          </w:p>
          <w:p w14:paraId="65D0ED88" w14:textId="7CAFB077" w:rsidR="00AE23DE" w:rsidRPr="002E20A3" w:rsidRDefault="00AE23DE" w:rsidP="00DC34BB">
            <w:pPr>
              <w:jc w:val="center"/>
              <w:rPr>
                <w:rFonts w:cstheme="minorHAnsi"/>
                <w:lang w:val="en-GB"/>
              </w:rPr>
            </w:pPr>
          </w:p>
        </w:tc>
      </w:tr>
      <w:tr w:rsidR="00C72525" w:rsidRPr="002E20A3" w14:paraId="7D0A9D25"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3"/>
          </w:tcPr>
          <w:p w14:paraId="15FF456D" w14:textId="77777777" w:rsidR="00C72525" w:rsidRPr="002E20A3" w:rsidRDefault="00C72525" w:rsidP="001B74C7">
            <w:pPr>
              <w:jc w:val="both"/>
              <w:rPr>
                <w:rFonts w:cstheme="minorHAnsi"/>
                <w:lang w:val="en-GB"/>
              </w:rPr>
            </w:pPr>
            <w:r w:rsidRPr="002E20A3">
              <w:rPr>
                <w:rFonts w:cstheme="minorHAnsi"/>
                <w:lang w:val="en-GB"/>
              </w:rPr>
              <w:t>TO PRINT</w:t>
            </w:r>
          </w:p>
          <w:p w14:paraId="7D172C47" w14:textId="77777777" w:rsidR="00C72525" w:rsidRPr="002E20A3" w:rsidRDefault="00C72525" w:rsidP="001B74C7">
            <w:pPr>
              <w:jc w:val="both"/>
              <w:rPr>
                <w:rFonts w:cstheme="minorHAnsi"/>
                <w:b w:val="0"/>
                <w:bCs w:val="0"/>
                <w:lang w:val="en-GB"/>
              </w:rPr>
            </w:pPr>
          </w:p>
        </w:tc>
      </w:tr>
      <w:tr w:rsidR="00C72525" w:rsidRPr="001F1452" w14:paraId="36C29135"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1B3B904D"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571B9730" w14:textId="3C448F3C"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Print C</w:t>
            </w:r>
            <w:ins w:id="2425" w:author="Author" w:date="2023-04-13T10:10:00Z">
              <w:r w:rsidR="00FB08E8">
                <w:rPr>
                  <w:rFonts w:cstheme="minorHAnsi"/>
                  <w:lang w:val="en-GB"/>
                </w:rPr>
                <w:t>arana</w:t>
              </w:r>
            </w:ins>
            <w:del w:id="2426" w:author="Author" w:date="2023-04-13T10:10:00Z">
              <w:r w:rsidRPr="002E20A3" w:rsidDel="00FB08E8">
                <w:rPr>
                  <w:rFonts w:cstheme="minorHAnsi"/>
                  <w:lang w:val="en-GB"/>
                </w:rPr>
                <w:delText>ARANA</w:delText>
              </w:r>
            </w:del>
            <w:r w:rsidRPr="002E20A3">
              <w:rPr>
                <w:rFonts w:cstheme="minorHAnsi"/>
                <w:lang w:val="en-GB"/>
              </w:rPr>
              <w:t xml:space="preserve"> country summary </w:t>
            </w:r>
            <w:r w:rsidRPr="00FB08E8">
              <w:rPr>
                <w:rFonts w:cstheme="minorHAnsi"/>
                <w:i/>
                <w:iCs/>
                <w:lang w:val="en-GB"/>
                <w:rPrChange w:id="2427" w:author="Author" w:date="2023-04-13T10:06:00Z">
                  <w:rPr>
                    <w:rFonts w:cstheme="minorHAnsi"/>
                    <w:lang w:val="en-GB"/>
                  </w:rPr>
                </w:rPrChange>
              </w:rPr>
              <w:t>(for all participants)</w:t>
            </w:r>
          </w:p>
          <w:p w14:paraId="5883F5A3"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597348F4"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6EDF7377"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496C8D"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58D6564E"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Print case study setting </w:t>
            </w:r>
            <w:r w:rsidRPr="00FB08E8">
              <w:rPr>
                <w:rFonts w:cstheme="minorHAnsi"/>
                <w:i/>
                <w:iCs/>
                <w:lang w:val="en-GB"/>
                <w:rPrChange w:id="2428" w:author="Author" w:date="2023-04-13T10:06:00Z">
                  <w:rPr>
                    <w:rFonts w:cstheme="minorHAnsi"/>
                    <w:lang w:val="en-GB"/>
                  </w:rPr>
                </w:rPrChange>
              </w:rPr>
              <w:t>(for all participants)</w:t>
            </w:r>
          </w:p>
          <w:p w14:paraId="31B9DC8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424F14D8"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4F1B372E"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0D5D83A3"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578FAAC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Print exercise overview </w:t>
            </w:r>
            <w:r w:rsidRPr="00FB08E8">
              <w:rPr>
                <w:rFonts w:cstheme="minorHAnsi"/>
                <w:i/>
                <w:iCs/>
                <w:lang w:val="en-GB"/>
                <w:rPrChange w:id="2429" w:author="Author" w:date="2023-04-13T10:06:00Z">
                  <w:rPr>
                    <w:rFonts w:cstheme="minorHAnsi"/>
                    <w:lang w:val="en-GB"/>
                  </w:rPr>
                </w:rPrChange>
              </w:rPr>
              <w:t>(for all participants)</w:t>
            </w:r>
          </w:p>
          <w:p w14:paraId="3D986938"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1B094EA8"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2F893D84"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220C9BC"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1EE80BF6" w14:textId="033CB7DC"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Print </w:t>
            </w:r>
            <w:r w:rsidR="006D001D">
              <w:rPr>
                <w:rFonts w:cstheme="minorHAnsi"/>
                <w:lang w:val="en-GB"/>
              </w:rPr>
              <w:t>c</w:t>
            </w:r>
            <w:r w:rsidR="00A86788" w:rsidRPr="002E20A3">
              <w:rPr>
                <w:rFonts w:cstheme="minorHAnsi"/>
                <w:lang w:val="en-GB"/>
              </w:rPr>
              <w:t>hecklist</w:t>
            </w:r>
            <w:r w:rsidRPr="002E20A3">
              <w:rPr>
                <w:rFonts w:cstheme="minorHAnsi"/>
                <w:lang w:val="en-GB"/>
              </w:rPr>
              <w:t xml:space="preserve"> </w:t>
            </w:r>
            <w:r w:rsidRPr="00FB08E8">
              <w:rPr>
                <w:rFonts w:cstheme="minorHAnsi"/>
                <w:i/>
                <w:iCs/>
                <w:lang w:val="en-GB"/>
                <w:rPrChange w:id="2430" w:author="Author" w:date="2023-04-13T10:06:00Z">
                  <w:rPr>
                    <w:rFonts w:cstheme="minorHAnsi"/>
                    <w:lang w:val="en-GB"/>
                  </w:rPr>
                </w:rPrChange>
              </w:rPr>
              <w:t>(for all participants)</w:t>
            </w:r>
          </w:p>
          <w:p w14:paraId="471FADF7"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2561AF27"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4F882D36"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3F09BC55"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738AD860"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Print and cut out individual role instructions </w:t>
            </w:r>
            <w:r w:rsidRPr="00FB08E8">
              <w:rPr>
                <w:rFonts w:cstheme="minorHAnsi"/>
                <w:i/>
                <w:iCs/>
                <w:lang w:val="en-GB"/>
                <w:rPrChange w:id="2431" w:author="Author" w:date="2023-04-13T10:06:00Z">
                  <w:rPr>
                    <w:rFonts w:cstheme="minorHAnsi"/>
                    <w:lang w:val="en-GB"/>
                  </w:rPr>
                </w:rPrChange>
              </w:rPr>
              <w:t>(one role per participant)</w:t>
            </w:r>
          </w:p>
          <w:p w14:paraId="309BD05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6495526E"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3F92BA0B"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63B55FF"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1D5EE843" w14:textId="5F035522"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Print and cut out injects </w:t>
            </w:r>
            <w:r w:rsidRPr="00FB08E8">
              <w:rPr>
                <w:rFonts w:cstheme="minorHAnsi"/>
                <w:i/>
                <w:iCs/>
                <w:lang w:val="en-GB"/>
                <w:rPrChange w:id="2432" w:author="Author" w:date="2023-04-13T10:10:00Z">
                  <w:rPr>
                    <w:rFonts w:cstheme="minorHAnsi"/>
                    <w:lang w:val="en-GB"/>
                  </w:rPr>
                </w:rPrChange>
              </w:rPr>
              <w:t>(one set for all participants</w:t>
            </w:r>
            <w:ins w:id="2433" w:author="Author" w:date="2023-04-13T10:10:00Z">
              <w:r w:rsidR="00FB08E8">
                <w:rPr>
                  <w:rFonts w:cstheme="minorHAnsi"/>
                  <w:i/>
                  <w:iCs/>
                  <w:lang w:val="en-GB"/>
                </w:rPr>
                <w:t>,</w:t>
              </w:r>
            </w:ins>
            <w:del w:id="2434" w:author="Author" w:date="2023-04-13T10:10:00Z">
              <w:r w:rsidRPr="00FB08E8" w:rsidDel="00FB08E8">
                <w:rPr>
                  <w:rFonts w:cstheme="minorHAnsi"/>
                  <w:i/>
                  <w:iCs/>
                  <w:lang w:val="en-GB"/>
                  <w:rPrChange w:id="2435" w:author="Author" w:date="2023-04-13T10:10:00Z">
                    <w:rPr>
                      <w:rFonts w:cstheme="minorHAnsi"/>
                      <w:lang w:val="en-GB"/>
                    </w:rPr>
                  </w:rPrChange>
                </w:rPr>
                <w:delText>.</w:delText>
              </w:r>
            </w:del>
            <w:r w:rsidRPr="00FB08E8">
              <w:rPr>
                <w:rFonts w:cstheme="minorHAnsi"/>
                <w:i/>
                <w:iCs/>
                <w:lang w:val="en-GB"/>
                <w:rPrChange w:id="2436" w:author="Author" w:date="2023-04-13T10:10:00Z">
                  <w:rPr>
                    <w:rFonts w:cstheme="minorHAnsi"/>
                    <w:lang w:val="en-GB"/>
                  </w:rPr>
                </w:rPrChange>
              </w:rPr>
              <w:t xml:space="preserve"> </w:t>
            </w:r>
            <w:del w:id="2437" w:author="Author" w:date="2023-04-13T10:10:00Z">
              <w:r w:rsidRPr="00FB08E8" w:rsidDel="00FB08E8">
                <w:rPr>
                  <w:rFonts w:cstheme="minorHAnsi"/>
                  <w:i/>
                  <w:iCs/>
                  <w:lang w:val="en-GB"/>
                  <w:rPrChange w:id="2438" w:author="Author" w:date="2023-04-13T10:10:00Z">
                    <w:rPr>
                      <w:rFonts w:cstheme="minorHAnsi"/>
                      <w:lang w:val="en-GB"/>
                    </w:rPr>
                  </w:rPrChange>
                </w:rPr>
                <w:delText>T</w:delText>
              </w:r>
            </w:del>
            <w:ins w:id="2439" w:author="Author" w:date="2023-04-13T10:10:00Z">
              <w:r w:rsidR="00FB08E8">
                <w:rPr>
                  <w:rFonts w:cstheme="minorHAnsi"/>
                  <w:i/>
                  <w:iCs/>
                  <w:lang w:val="en-GB"/>
                </w:rPr>
                <w:t>t</w:t>
              </w:r>
            </w:ins>
            <w:r w:rsidRPr="00FB08E8">
              <w:rPr>
                <w:rFonts w:cstheme="minorHAnsi"/>
                <w:i/>
                <w:iCs/>
                <w:lang w:val="en-GB"/>
                <w:rPrChange w:id="2440" w:author="Author" w:date="2023-04-13T10:10:00Z">
                  <w:rPr>
                    <w:rFonts w:cstheme="minorHAnsi"/>
                    <w:lang w:val="en-GB"/>
                  </w:rPr>
                </w:rPrChange>
              </w:rPr>
              <w:t>o be distributed later during exercise</w:t>
            </w:r>
            <w:ins w:id="2441" w:author="Author" w:date="2023-04-13T10:11:00Z">
              <w:r w:rsidR="00FB08E8">
                <w:rPr>
                  <w:rFonts w:cstheme="minorHAnsi"/>
                  <w:i/>
                  <w:iCs/>
                  <w:lang w:val="en-GB"/>
                </w:rPr>
                <w:t>, simultaneously or sequentially</w:t>
              </w:r>
            </w:ins>
            <w:del w:id="2442" w:author="Author" w:date="2023-04-13T10:11:00Z">
              <w:r w:rsidRPr="00FB08E8" w:rsidDel="00FB08E8">
                <w:rPr>
                  <w:rFonts w:cstheme="minorHAnsi"/>
                  <w:i/>
                  <w:iCs/>
                  <w:lang w:val="en-GB"/>
                  <w:rPrChange w:id="2443" w:author="Author" w:date="2023-04-13T10:10:00Z">
                    <w:rPr>
                      <w:rFonts w:cstheme="minorHAnsi"/>
                      <w:lang w:val="en-GB"/>
                    </w:rPr>
                  </w:rPrChange>
                </w:rPr>
                <w:delText xml:space="preserve"> together or at separate moments</w:delText>
              </w:r>
            </w:del>
            <w:r w:rsidRPr="00FB08E8">
              <w:rPr>
                <w:rFonts w:cstheme="minorHAnsi"/>
                <w:i/>
                <w:iCs/>
                <w:lang w:val="en-GB"/>
                <w:rPrChange w:id="2444" w:author="Author" w:date="2023-04-13T10:10:00Z">
                  <w:rPr>
                    <w:rFonts w:cstheme="minorHAnsi"/>
                    <w:lang w:val="en-GB"/>
                  </w:rPr>
                </w:rPrChange>
              </w:rPr>
              <w:t>)</w:t>
            </w:r>
          </w:p>
          <w:p w14:paraId="5D0116E6"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0DD8571D"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758D92E8"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7AF80EE9"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1960F576" w14:textId="221BD81B" w:rsidR="00C72525" w:rsidRPr="002E20A3" w:rsidRDefault="00FD093B"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If desired, print</w:t>
            </w:r>
            <w:r w:rsidR="00C72525" w:rsidRPr="002E20A3">
              <w:rPr>
                <w:rFonts w:cstheme="minorHAnsi"/>
                <w:lang w:val="en-GB"/>
              </w:rPr>
              <w:t xml:space="preserve"> or have available the facilitator instructions of this case study </w:t>
            </w:r>
            <w:r w:rsidR="00C72525" w:rsidRPr="00FB08E8">
              <w:rPr>
                <w:rFonts w:cstheme="minorHAnsi"/>
                <w:i/>
                <w:iCs/>
                <w:lang w:val="en-GB"/>
                <w:rPrChange w:id="2445" w:author="Author" w:date="2023-04-13T10:12:00Z">
                  <w:rPr>
                    <w:rFonts w:cstheme="minorHAnsi"/>
                    <w:lang w:val="en-GB"/>
                  </w:rPr>
                </w:rPrChange>
              </w:rPr>
              <w:t xml:space="preserve">(for facilitator/s who will deliver </w:t>
            </w:r>
            <w:ins w:id="2446" w:author="Author" w:date="2023-04-13T10:11:00Z">
              <w:r w:rsidR="00FB08E8" w:rsidRPr="00FB08E8">
                <w:rPr>
                  <w:rFonts w:cstheme="minorHAnsi"/>
                  <w:i/>
                  <w:iCs/>
                  <w:lang w:val="en-GB"/>
                  <w:rPrChange w:id="2447" w:author="Author" w:date="2023-04-13T10:12:00Z">
                    <w:rPr>
                      <w:rFonts w:cstheme="minorHAnsi"/>
                      <w:lang w:val="en-GB"/>
                    </w:rPr>
                  </w:rPrChange>
                </w:rPr>
                <w:t xml:space="preserve">the </w:t>
              </w:r>
            </w:ins>
            <w:r w:rsidR="00C72525" w:rsidRPr="00FB08E8">
              <w:rPr>
                <w:rFonts w:cstheme="minorHAnsi"/>
                <w:i/>
                <w:iCs/>
                <w:lang w:val="en-GB"/>
                <w:rPrChange w:id="2448" w:author="Author" w:date="2023-04-13T10:12:00Z">
                  <w:rPr>
                    <w:rFonts w:cstheme="minorHAnsi"/>
                    <w:lang w:val="en-GB"/>
                  </w:rPr>
                </w:rPrChange>
              </w:rPr>
              <w:t>case study)</w:t>
            </w:r>
          </w:p>
          <w:p w14:paraId="37B56A3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45B96CBE"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756E4A0C"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349BEF9"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5CB3348D" w14:textId="0EDF8EB2" w:rsidR="004D0043" w:rsidRPr="00FB08E8" w:rsidRDefault="00FD093B" w:rsidP="004D0043">
            <w:pPr>
              <w:jc w:val="both"/>
              <w:cnfStyle w:val="000000100000" w:firstRow="0" w:lastRow="0" w:firstColumn="0" w:lastColumn="0" w:oddVBand="0" w:evenVBand="0" w:oddHBand="1" w:evenHBand="0" w:firstRowFirstColumn="0" w:firstRowLastColumn="0" w:lastRowFirstColumn="0" w:lastRowLastColumn="0"/>
              <w:rPr>
                <w:rFonts w:cstheme="minorHAnsi"/>
                <w:i/>
                <w:iCs/>
                <w:lang w:val="en-GB"/>
                <w:rPrChange w:id="2449" w:author="Author" w:date="2023-04-13T10:12:00Z">
                  <w:rPr>
                    <w:rFonts w:cstheme="minorHAnsi"/>
                    <w:lang w:val="en-GB"/>
                  </w:rPr>
                </w:rPrChange>
              </w:rPr>
            </w:pPr>
            <w:r w:rsidRPr="002E20A3">
              <w:rPr>
                <w:rFonts w:cstheme="minorHAnsi"/>
                <w:lang w:val="en-GB"/>
              </w:rPr>
              <w:t xml:space="preserve">If desired, print </w:t>
            </w:r>
            <w:r w:rsidR="004D0043" w:rsidRPr="002E20A3">
              <w:rPr>
                <w:rFonts w:cstheme="minorHAnsi"/>
                <w:lang w:val="en-GB"/>
              </w:rPr>
              <w:t>PowerPoint presentations 1.1 (Integrating gender into the work of the military) and 1.3 (Carrying out gender-responsive planning for military operations</w:t>
            </w:r>
            <w:r w:rsidR="002E20A3">
              <w:rPr>
                <w:rFonts w:cstheme="minorHAnsi"/>
                <w:lang w:val="en-GB"/>
              </w:rPr>
              <w:t xml:space="preserve"> – </w:t>
            </w:r>
            <w:r w:rsidR="004D0043" w:rsidRPr="002E20A3">
              <w:rPr>
                <w:rFonts w:cstheme="minorHAnsi"/>
                <w:lang w:val="en-GB"/>
              </w:rPr>
              <w:t xml:space="preserve">Enacted), including notes pages </w:t>
            </w:r>
            <w:r w:rsidR="004D0043" w:rsidRPr="00FB08E8">
              <w:rPr>
                <w:rFonts w:cstheme="minorHAnsi"/>
                <w:i/>
                <w:iCs/>
                <w:lang w:val="en-GB"/>
                <w:rPrChange w:id="2450" w:author="Author" w:date="2023-04-13T10:12:00Z">
                  <w:rPr>
                    <w:rFonts w:cstheme="minorHAnsi"/>
                    <w:lang w:val="en-GB"/>
                  </w:rPr>
                </w:rPrChange>
              </w:rPr>
              <w:t xml:space="preserve">(for facilitator/s who will deliver </w:t>
            </w:r>
            <w:ins w:id="2451" w:author="Author" w:date="2023-04-13T10:12:00Z">
              <w:r w:rsidR="00FB08E8" w:rsidRPr="00FB08E8">
                <w:rPr>
                  <w:rFonts w:cstheme="minorHAnsi"/>
                  <w:i/>
                  <w:iCs/>
                  <w:lang w:val="en-GB"/>
                  <w:rPrChange w:id="2452" w:author="Author" w:date="2023-04-13T10:12:00Z">
                    <w:rPr>
                      <w:rFonts w:cstheme="minorHAnsi"/>
                      <w:lang w:val="en-GB"/>
                    </w:rPr>
                  </w:rPrChange>
                </w:rPr>
                <w:t xml:space="preserve">the </w:t>
              </w:r>
            </w:ins>
            <w:r w:rsidR="004D0043" w:rsidRPr="00FB08E8">
              <w:rPr>
                <w:rFonts w:cstheme="minorHAnsi"/>
                <w:i/>
                <w:iCs/>
                <w:lang w:val="en-GB"/>
                <w:rPrChange w:id="2453" w:author="Author" w:date="2023-04-13T10:12:00Z">
                  <w:rPr>
                    <w:rFonts w:cstheme="minorHAnsi"/>
                    <w:lang w:val="en-GB"/>
                  </w:rPr>
                </w:rPrChange>
              </w:rPr>
              <w:t>case study)</w:t>
            </w:r>
            <w:del w:id="2454" w:author="Author" w:date="2023-04-13T10:12:00Z">
              <w:r w:rsidR="004D0043" w:rsidRPr="00FB08E8" w:rsidDel="00FB08E8">
                <w:rPr>
                  <w:rFonts w:cstheme="minorHAnsi"/>
                  <w:i/>
                  <w:iCs/>
                  <w:lang w:val="en-GB"/>
                  <w:rPrChange w:id="2455" w:author="Author" w:date="2023-04-13T10:12:00Z">
                    <w:rPr>
                      <w:rFonts w:cstheme="minorHAnsi"/>
                      <w:lang w:val="en-GB"/>
                    </w:rPr>
                  </w:rPrChange>
                </w:rPr>
                <w:delText>.</w:delText>
              </w:r>
            </w:del>
          </w:p>
          <w:p w14:paraId="4F30377D" w14:textId="3746BF40"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07CD98DF"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2E20A3" w14:paraId="56719262" w14:textId="77777777" w:rsidTr="00DC34BB">
        <w:tc>
          <w:tcPr>
            <w:cnfStyle w:val="001000000000" w:firstRow="0" w:lastRow="0" w:firstColumn="1" w:lastColumn="0" w:oddVBand="0" w:evenVBand="0" w:oddHBand="0" w:evenHBand="0" w:firstRowFirstColumn="0" w:firstRowLastColumn="0" w:lastRowFirstColumn="0" w:lastRowLastColumn="0"/>
            <w:tcW w:w="0" w:type="dxa"/>
            <w:gridSpan w:val="3"/>
          </w:tcPr>
          <w:p w14:paraId="231BA08D" w14:textId="3023CACD" w:rsidR="00C72525" w:rsidRPr="002E20A3" w:rsidRDefault="00C72525" w:rsidP="001B74C7">
            <w:pPr>
              <w:jc w:val="both"/>
              <w:rPr>
                <w:rFonts w:cstheme="minorHAnsi"/>
                <w:lang w:val="en-GB"/>
              </w:rPr>
            </w:pPr>
            <w:r w:rsidRPr="002E20A3">
              <w:rPr>
                <w:rFonts w:cstheme="minorHAnsi"/>
                <w:lang w:val="en-GB"/>
              </w:rPr>
              <w:t xml:space="preserve">TO </w:t>
            </w:r>
            <w:r w:rsidR="00030C71" w:rsidRPr="002E20A3">
              <w:rPr>
                <w:rFonts w:cstheme="minorHAnsi"/>
                <w:lang w:val="en-GB"/>
              </w:rPr>
              <w:t>PREPARE</w:t>
            </w:r>
          </w:p>
          <w:p w14:paraId="75EB142A" w14:textId="77777777" w:rsidR="00C72525" w:rsidRPr="002E20A3" w:rsidRDefault="00C72525" w:rsidP="001B74C7">
            <w:pPr>
              <w:jc w:val="both"/>
              <w:rPr>
                <w:rFonts w:cstheme="minorHAnsi"/>
                <w:lang w:val="en-GB"/>
              </w:rPr>
            </w:pPr>
          </w:p>
        </w:tc>
      </w:tr>
      <w:tr w:rsidR="00C72525" w:rsidRPr="001F1452" w14:paraId="56E24D56"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E098EA5"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680E79F3" w14:textId="4F48880B" w:rsidR="00030C71" w:rsidRPr="002E20A3" w:rsidRDefault="00030C71" w:rsidP="00030C71">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Familiari</w:t>
            </w:r>
            <w:ins w:id="2456" w:author="Author" w:date="2023-04-13T10:12:00Z">
              <w:r w:rsidR="00FB08E8">
                <w:rPr>
                  <w:rFonts w:cstheme="minorHAnsi"/>
                  <w:lang w:val="en-GB"/>
                </w:rPr>
                <w:t>ze</w:t>
              </w:r>
            </w:ins>
            <w:del w:id="2457" w:author="Author" w:date="2023-04-13T10:12:00Z">
              <w:r w:rsidRPr="002E20A3" w:rsidDel="00FB08E8">
                <w:rPr>
                  <w:rFonts w:cstheme="minorHAnsi"/>
                  <w:lang w:val="en-GB"/>
                </w:rPr>
                <w:delText>se</w:delText>
              </w:r>
            </w:del>
            <w:r w:rsidRPr="002E20A3">
              <w:rPr>
                <w:rFonts w:cstheme="minorHAnsi"/>
                <w:lang w:val="en-GB"/>
              </w:rPr>
              <w:t xml:space="preserve"> yourself with relevant documents (C</w:t>
            </w:r>
            <w:ins w:id="2458" w:author="Author" w:date="2023-04-13T10:12:00Z">
              <w:r w:rsidR="00FB08E8">
                <w:rPr>
                  <w:rFonts w:cstheme="minorHAnsi"/>
                  <w:lang w:val="en-GB"/>
                </w:rPr>
                <w:t>arana</w:t>
              </w:r>
            </w:ins>
            <w:del w:id="2459" w:author="Author" w:date="2023-04-13T10:12:00Z">
              <w:r w:rsidRPr="002E20A3" w:rsidDel="00FB08E8">
                <w:rPr>
                  <w:rFonts w:cstheme="minorHAnsi"/>
                  <w:lang w:val="en-GB"/>
                </w:rPr>
                <w:delText>ARANA</w:delText>
              </w:r>
            </w:del>
            <w:r w:rsidRPr="002E20A3">
              <w:rPr>
                <w:rFonts w:cstheme="minorHAnsi"/>
                <w:lang w:val="en-GB"/>
              </w:rPr>
              <w:t xml:space="preserve"> country summary</w:t>
            </w:r>
            <w:del w:id="2460" w:author="Author" w:date="2023-04-13T10:12:00Z">
              <w:r w:rsidRPr="002E20A3" w:rsidDel="00FB08E8">
                <w:rPr>
                  <w:rFonts w:cstheme="minorHAnsi"/>
                  <w:lang w:val="en-GB"/>
                </w:rPr>
                <w:delText>,</w:delText>
              </w:r>
            </w:del>
            <w:r w:rsidRPr="002E20A3">
              <w:rPr>
                <w:rFonts w:cstheme="minorHAnsi"/>
                <w:lang w:val="en-GB"/>
              </w:rPr>
              <w:t xml:space="preserve"> and – where possible – the complete C</w:t>
            </w:r>
            <w:ins w:id="2461" w:author="Author" w:date="2023-04-13T10:40:00Z">
              <w:r w:rsidR="00841393">
                <w:rPr>
                  <w:rFonts w:cstheme="minorHAnsi"/>
                  <w:lang w:val="en-GB"/>
                </w:rPr>
                <w:t>arana</w:t>
              </w:r>
            </w:ins>
            <w:del w:id="2462" w:author="Author" w:date="2023-04-13T10:40:00Z">
              <w:r w:rsidRPr="002E20A3" w:rsidDel="00841393">
                <w:rPr>
                  <w:rFonts w:cstheme="minorHAnsi"/>
                  <w:lang w:val="en-GB"/>
                </w:rPr>
                <w:delText>ARANA</w:delText>
              </w:r>
            </w:del>
            <w:r w:rsidRPr="002E20A3">
              <w:rPr>
                <w:rFonts w:cstheme="minorHAnsi"/>
                <w:lang w:val="en-GB"/>
              </w:rPr>
              <w:t xml:space="preserve"> scenario, as well as </w:t>
            </w:r>
            <w:ins w:id="2463" w:author="Author" w:date="2023-04-13T10:40:00Z">
              <w:r w:rsidR="00841393">
                <w:rPr>
                  <w:rFonts w:cstheme="minorHAnsi"/>
                  <w:lang w:val="en-GB"/>
                </w:rPr>
                <w:t xml:space="preserve">the </w:t>
              </w:r>
            </w:ins>
            <w:r w:rsidRPr="002E20A3">
              <w:rPr>
                <w:rFonts w:cstheme="minorHAnsi"/>
                <w:lang w:val="en-GB"/>
              </w:rPr>
              <w:t xml:space="preserve">facilitator instructions, case study setting, exercise instructions, </w:t>
            </w:r>
            <w:r w:rsidR="006D001D">
              <w:rPr>
                <w:rFonts w:cstheme="minorHAnsi"/>
                <w:lang w:val="en-GB"/>
              </w:rPr>
              <w:t>c</w:t>
            </w:r>
            <w:r w:rsidR="00A86788" w:rsidRPr="002E20A3">
              <w:rPr>
                <w:rFonts w:cstheme="minorHAnsi"/>
                <w:lang w:val="en-GB"/>
              </w:rPr>
              <w:t>hecklist</w:t>
            </w:r>
            <w:r w:rsidRPr="002E20A3">
              <w:rPr>
                <w:rFonts w:cstheme="minorHAnsi"/>
                <w:lang w:val="en-GB"/>
              </w:rPr>
              <w:t>, common analysis frameworks document</w:t>
            </w:r>
            <w:r w:rsidR="003D5802" w:rsidRPr="002E20A3">
              <w:rPr>
                <w:rFonts w:cstheme="minorHAnsi"/>
                <w:lang w:val="en-GB"/>
              </w:rPr>
              <w:t>,</w:t>
            </w:r>
            <w:r w:rsidRPr="002E20A3">
              <w:rPr>
                <w:rFonts w:cstheme="minorHAnsi"/>
                <w:lang w:val="en-GB"/>
              </w:rPr>
              <w:t xml:space="preserve"> etc.)</w:t>
            </w:r>
            <w:del w:id="2464" w:author="Author" w:date="2023-04-13T10:40:00Z">
              <w:r w:rsidRPr="002E20A3" w:rsidDel="00841393">
                <w:rPr>
                  <w:rFonts w:cstheme="minorHAnsi"/>
                  <w:lang w:val="en-GB"/>
                </w:rPr>
                <w:delText>.</w:delText>
              </w:r>
            </w:del>
          </w:p>
          <w:p w14:paraId="61E84498"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269C57D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64FE636D"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42BDB69B"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03133466" w14:textId="60EC134A"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Have </w:t>
            </w:r>
            <w:r w:rsidR="00D52E6B" w:rsidRPr="002E20A3">
              <w:rPr>
                <w:rFonts w:cstheme="minorHAnsi"/>
                <w:lang w:val="en-GB"/>
              </w:rPr>
              <w:t>PowerPoint</w:t>
            </w:r>
            <w:r w:rsidRPr="002E20A3">
              <w:rPr>
                <w:rFonts w:cstheme="minorHAnsi"/>
                <w:lang w:val="en-GB"/>
              </w:rPr>
              <w:t xml:space="preserve"> Presentation ready on a USB stick/</w:t>
            </w:r>
            <w:del w:id="2465" w:author="Author" w:date="2023-04-13T10:40:00Z">
              <w:r w:rsidRPr="002E20A3" w:rsidDel="00841393">
                <w:rPr>
                  <w:rFonts w:cstheme="minorHAnsi"/>
                  <w:lang w:val="en-GB"/>
                </w:rPr>
                <w:delText xml:space="preserve"> </w:delText>
              </w:r>
            </w:del>
            <w:r w:rsidRPr="002E20A3">
              <w:rPr>
                <w:rFonts w:cstheme="minorHAnsi"/>
                <w:lang w:val="en-GB"/>
              </w:rPr>
              <w:t>computer for delivery</w:t>
            </w:r>
            <w:del w:id="2466" w:author="Author" w:date="2023-04-13T10:40:00Z">
              <w:r w:rsidRPr="002E20A3" w:rsidDel="00841393">
                <w:rPr>
                  <w:rFonts w:cstheme="minorHAnsi"/>
                  <w:lang w:val="en-GB"/>
                </w:rPr>
                <w:delText>.</w:delText>
              </w:r>
            </w:del>
          </w:p>
          <w:p w14:paraId="12CDE99A"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00876370"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3EC4778F"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E393F18"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45362946" w14:textId="5B172BF9"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Prepare props for simulation and injects. Where will the simulation take place (makeshift office, with the local </w:t>
            </w:r>
            <w:r w:rsidR="003D5802" w:rsidRPr="002E20A3">
              <w:rPr>
                <w:rFonts w:cstheme="minorHAnsi"/>
                <w:lang w:val="en-GB"/>
              </w:rPr>
              <w:t>population,</w:t>
            </w:r>
            <w:r w:rsidRPr="002E20A3">
              <w:rPr>
                <w:rFonts w:cstheme="minorHAnsi"/>
                <w:lang w:val="en-GB"/>
              </w:rPr>
              <w:t xml:space="preserve"> etc</w:t>
            </w:r>
            <w:r w:rsidR="00A9380C" w:rsidRPr="002E20A3">
              <w:rPr>
                <w:rFonts w:cstheme="minorHAnsi"/>
                <w:lang w:val="en-GB"/>
              </w:rPr>
              <w:t>.</w:t>
            </w:r>
            <w:r w:rsidRPr="002E20A3">
              <w:rPr>
                <w:rFonts w:cstheme="minorHAnsi"/>
                <w:lang w:val="en-GB"/>
              </w:rPr>
              <w:t>)? How will the injects be presented (as newspaper/</w:t>
            </w:r>
            <w:del w:id="2467" w:author="Author" w:date="2023-04-13T11:40:00Z">
              <w:r w:rsidRPr="002E20A3" w:rsidDel="001B368D">
                <w:rPr>
                  <w:rFonts w:cstheme="minorHAnsi"/>
                  <w:lang w:val="en-GB"/>
                </w:rPr>
                <w:delText xml:space="preserve"> </w:delText>
              </w:r>
            </w:del>
            <w:r w:rsidRPr="002E20A3">
              <w:rPr>
                <w:rFonts w:cstheme="minorHAnsi"/>
                <w:lang w:val="en-GB"/>
              </w:rPr>
              <w:t xml:space="preserve">television reports, </w:t>
            </w:r>
            <w:del w:id="2468" w:author="Author" w:date="2023-04-13T11:40:00Z">
              <w:r w:rsidRPr="002E20A3" w:rsidDel="001B368D">
                <w:rPr>
                  <w:rFonts w:cstheme="minorHAnsi"/>
                  <w:lang w:val="en-GB"/>
                </w:rPr>
                <w:delText>as a</w:delText>
              </w:r>
            </w:del>
            <w:ins w:id="2469" w:author="Author" w:date="2023-04-13T11:40:00Z">
              <w:r w:rsidR="001B368D">
                <w:rPr>
                  <w:rFonts w:cstheme="minorHAnsi"/>
                  <w:lang w:val="en-GB"/>
                </w:rPr>
                <w:t>by someone playing the role of</w:t>
              </w:r>
            </w:ins>
            <w:r w:rsidRPr="002E20A3">
              <w:rPr>
                <w:rFonts w:cstheme="minorHAnsi"/>
                <w:lang w:val="en-GB"/>
              </w:rPr>
              <w:t xml:space="preserve"> broadcaster, </w:t>
            </w:r>
            <w:ins w:id="2470" w:author="Author" w:date="2023-04-13T11:40:00Z">
              <w:r w:rsidR="001B368D">
                <w:rPr>
                  <w:rFonts w:cstheme="minorHAnsi"/>
                  <w:lang w:val="en-GB"/>
                </w:rPr>
                <w:t xml:space="preserve">in </w:t>
              </w:r>
            </w:ins>
            <w:r w:rsidRPr="002E20A3">
              <w:rPr>
                <w:rFonts w:cstheme="minorHAnsi"/>
                <w:lang w:val="en-GB"/>
              </w:rPr>
              <w:t>poster</w:t>
            </w:r>
            <w:del w:id="2471" w:author="Author" w:date="2023-04-13T11:40:00Z">
              <w:r w:rsidR="003D5802" w:rsidRPr="002E20A3" w:rsidDel="001B368D">
                <w:rPr>
                  <w:rFonts w:cstheme="minorHAnsi"/>
                  <w:lang w:val="en-GB"/>
                </w:rPr>
                <w:delText>s</w:delText>
              </w:r>
            </w:del>
            <w:ins w:id="2472" w:author="Author" w:date="2023-04-13T11:40:00Z">
              <w:r w:rsidR="001B368D">
                <w:rPr>
                  <w:rFonts w:cstheme="minorHAnsi"/>
                  <w:lang w:val="en-GB"/>
                </w:rPr>
                <w:t xml:space="preserve"> form</w:t>
              </w:r>
            </w:ins>
            <w:r w:rsidR="003D5802" w:rsidRPr="002E20A3">
              <w:rPr>
                <w:rFonts w:cstheme="minorHAnsi"/>
                <w:lang w:val="en-GB"/>
              </w:rPr>
              <w:t>,</w:t>
            </w:r>
            <w:r w:rsidRPr="002E20A3">
              <w:rPr>
                <w:rFonts w:cstheme="minorHAnsi"/>
                <w:lang w:val="en-GB"/>
              </w:rPr>
              <w:t xml:space="preserve"> </w:t>
            </w:r>
            <w:r w:rsidR="00A9380C" w:rsidRPr="002E20A3">
              <w:rPr>
                <w:rFonts w:cstheme="minorHAnsi"/>
                <w:lang w:val="en-GB"/>
              </w:rPr>
              <w:t>etc.)</w:t>
            </w:r>
            <w:r w:rsidRPr="002E20A3">
              <w:rPr>
                <w:rFonts w:cstheme="minorHAnsi"/>
                <w:lang w:val="en-GB"/>
              </w:rPr>
              <w:t>? At what moment of the exercise will the injects be presented (mid</w:t>
            </w:r>
            <w:del w:id="2473" w:author="Author" w:date="2023-04-13T11:40:00Z">
              <w:r w:rsidRPr="002E20A3" w:rsidDel="001B368D">
                <w:rPr>
                  <w:rFonts w:cstheme="minorHAnsi"/>
                  <w:lang w:val="en-GB"/>
                </w:rPr>
                <w:delText>-</w:delText>
              </w:r>
            </w:del>
            <w:r w:rsidRPr="002E20A3">
              <w:rPr>
                <w:rFonts w:cstheme="minorHAnsi"/>
                <w:lang w:val="en-GB"/>
              </w:rPr>
              <w:t xml:space="preserve">way </w:t>
            </w:r>
            <w:del w:id="2474" w:author="Author" w:date="2023-04-13T11:40:00Z">
              <w:r w:rsidRPr="002E20A3" w:rsidDel="001B368D">
                <w:rPr>
                  <w:rFonts w:cstheme="minorHAnsi"/>
                  <w:lang w:val="en-GB"/>
                </w:rPr>
                <w:delText>during</w:delText>
              </w:r>
            </w:del>
            <w:ins w:id="2475" w:author="Author" w:date="2023-04-13T11:40:00Z">
              <w:r w:rsidR="001B368D">
                <w:rPr>
                  <w:rFonts w:cstheme="minorHAnsi"/>
                  <w:lang w:val="en-GB"/>
                </w:rPr>
                <w:t>through the</w:t>
              </w:r>
            </w:ins>
            <w:r w:rsidRPr="002E20A3">
              <w:rPr>
                <w:rFonts w:cstheme="minorHAnsi"/>
                <w:lang w:val="en-GB"/>
              </w:rPr>
              <w:t xml:space="preserve"> exercise, just before the end, if a specific incident takes place, etc.)</w:t>
            </w:r>
            <w:r w:rsidR="00A9380C" w:rsidRPr="002E20A3">
              <w:rPr>
                <w:rFonts w:cstheme="minorHAnsi"/>
                <w:lang w:val="en-GB"/>
              </w:rPr>
              <w:t>?</w:t>
            </w:r>
          </w:p>
          <w:p w14:paraId="49DA4D0D"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56CAD7C5"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1EA7B8D8"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122B7E5F"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299BB8B0" w14:textId="2A58E948"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Consider where the simulation exercise can be run. Is the classroom large enough to conduct the exercise? Is it possible to run simulation exercises outdoors? Does the weather permit </w:t>
            </w:r>
            <w:del w:id="2476" w:author="Author" w:date="2023-04-13T11:41:00Z">
              <w:r w:rsidRPr="002E20A3" w:rsidDel="001B368D">
                <w:rPr>
                  <w:rFonts w:cstheme="minorHAnsi"/>
                  <w:lang w:val="en-GB"/>
                </w:rPr>
                <w:delText>such activity</w:delText>
              </w:r>
            </w:del>
            <w:ins w:id="2477" w:author="Author" w:date="2023-04-13T11:41:00Z">
              <w:r w:rsidR="001B368D">
                <w:rPr>
                  <w:rFonts w:cstheme="minorHAnsi"/>
                  <w:lang w:val="en-GB"/>
                </w:rPr>
                <w:t>outdoor work</w:t>
              </w:r>
            </w:ins>
            <w:r w:rsidRPr="002E20A3">
              <w:rPr>
                <w:rFonts w:cstheme="minorHAnsi"/>
                <w:lang w:val="en-GB"/>
              </w:rPr>
              <w:t xml:space="preserve">? </w:t>
            </w:r>
          </w:p>
          <w:p w14:paraId="5608F7ED"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311C1D95"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4F8B0142"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36AF689"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5980A4DC"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 xml:space="preserve">How many simulation exercises will you run in parallel (depending on size of group)? </w:t>
            </w:r>
          </w:p>
          <w:p w14:paraId="37416384"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62937F64"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2E20A3" w14:paraId="09C4E3A9"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22BC2A54"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27B09AD4" w14:textId="719BA634"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How will you allocate individual roles? Will you randomly hand out roles, invite participants to pick a role or allocate specific roles to specific participants? The latter option will require prior knowledge of participant profiles. Do you have </w:t>
            </w:r>
            <w:del w:id="2478" w:author="Author" w:date="2023-04-13T11:45:00Z">
              <w:r w:rsidRPr="002E20A3" w:rsidDel="001B368D">
                <w:rPr>
                  <w:rFonts w:cstheme="minorHAnsi"/>
                  <w:lang w:val="en-GB"/>
                </w:rPr>
                <w:delText>such</w:delText>
              </w:r>
            </w:del>
            <w:ins w:id="2479" w:author="Author" w:date="2023-04-13T11:45:00Z">
              <w:r w:rsidR="001B368D">
                <w:rPr>
                  <w:rFonts w:cstheme="minorHAnsi"/>
                  <w:lang w:val="en-GB"/>
                </w:rPr>
                <w:t>that</w:t>
              </w:r>
            </w:ins>
            <w:r w:rsidRPr="002E20A3">
              <w:rPr>
                <w:rFonts w:cstheme="minorHAnsi"/>
                <w:lang w:val="en-GB"/>
              </w:rPr>
              <w:t xml:space="preserve"> information?</w:t>
            </w:r>
          </w:p>
        </w:tc>
        <w:tc>
          <w:tcPr>
            <w:tcW w:w="0" w:type="dxa"/>
          </w:tcPr>
          <w:p w14:paraId="3D308757"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51BECA04" w14:textId="77777777" w:rsidTr="00DC3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15E6FB5"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7EF05E1F" w14:textId="2E73C511"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How will you run the debrief of the exercise? Which questions will you focus on</w:t>
            </w:r>
            <w:del w:id="2480" w:author="Author" w:date="2023-04-13T11:45:00Z">
              <w:r w:rsidRPr="002E20A3" w:rsidDel="001B368D">
                <w:rPr>
                  <w:rFonts w:cstheme="minorHAnsi"/>
                  <w:lang w:val="en-GB"/>
                </w:rPr>
                <w:delText xml:space="preserve"> for the debrief</w:delText>
              </w:r>
            </w:del>
            <w:r w:rsidRPr="002E20A3">
              <w:rPr>
                <w:rFonts w:cstheme="minorHAnsi"/>
                <w:lang w:val="en-GB"/>
              </w:rPr>
              <w:t xml:space="preserve">? Are there any participants with thematic expertise that you can draw </w:t>
            </w:r>
            <w:del w:id="2481" w:author="Author" w:date="2023-04-13T11:45:00Z">
              <w:r w:rsidRPr="002E20A3" w:rsidDel="001B368D">
                <w:rPr>
                  <w:rFonts w:cstheme="minorHAnsi"/>
                  <w:lang w:val="en-GB"/>
                </w:rPr>
                <w:delText>on</w:delText>
              </w:r>
            </w:del>
            <w:ins w:id="2482" w:author="Author" w:date="2023-04-13T11:45:00Z">
              <w:r w:rsidR="001B368D">
                <w:rPr>
                  <w:rFonts w:cstheme="minorHAnsi"/>
                  <w:lang w:val="en-GB"/>
                </w:rPr>
                <w:t>from</w:t>
              </w:r>
            </w:ins>
            <w:r w:rsidRPr="002E20A3">
              <w:rPr>
                <w:rFonts w:cstheme="minorHAnsi"/>
                <w:lang w:val="en-GB"/>
              </w:rPr>
              <w:t xml:space="preserve"> during the debrief? </w:t>
            </w:r>
          </w:p>
          <w:p w14:paraId="6657D6A0"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c>
          <w:tcPr>
            <w:tcW w:w="0" w:type="dxa"/>
          </w:tcPr>
          <w:p w14:paraId="52D1B2A2" w14:textId="77777777"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p>
        </w:tc>
      </w:tr>
      <w:tr w:rsidR="00C72525" w:rsidRPr="001F1452" w14:paraId="518D3CB6" w14:textId="77777777" w:rsidTr="00DC34BB">
        <w:tc>
          <w:tcPr>
            <w:cnfStyle w:val="001000000000" w:firstRow="0" w:lastRow="0" w:firstColumn="1" w:lastColumn="0" w:oddVBand="0" w:evenVBand="0" w:oddHBand="0" w:evenHBand="0" w:firstRowFirstColumn="0" w:firstRowLastColumn="0" w:lastRowFirstColumn="0" w:lastRowLastColumn="0"/>
            <w:tcW w:w="0" w:type="dxa"/>
          </w:tcPr>
          <w:p w14:paraId="1F58DB24" w14:textId="77777777" w:rsidR="00C72525" w:rsidRPr="002E20A3" w:rsidRDefault="00C72525" w:rsidP="00450E19">
            <w:pPr>
              <w:pStyle w:val="ListParagraph"/>
              <w:numPr>
                <w:ilvl w:val="0"/>
                <w:numId w:val="23"/>
              </w:numPr>
              <w:jc w:val="both"/>
              <w:rPr>
                <w:rFonts w:cstheme="minorHAnsi"/>
                <w:b w:val="0"/>
                <w:bCs w:val="0"/>
                <w:lang w:val="en-GB"/>
              </w:rPr>
            </w:pPr>
          </w:p>
        </w:tc>
        <w:tc>
          <w:tcPr>
            <w:tcW w:w="0" w:type="dxa"/>
          </w:tcPr>
          <w:p w14:paraId="2EDBA5D5" w14:textId="07700E50"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What other elements could you add to the conclusion? Do you have any personal experiences </w:t>
            </w:r>
            <w:ins w:id="2483" w:author="Author" w:date="2023-04-13T11:45:00Z">
              <w:r w:rsidR="001B368D">
                <w:rPr>
                  <w:rFonts w:cstheme="minorHAnsi"/>
                  <w:lang w:val="en-GB"/>
                </w:rPr>
                <w:t xml:space="preserve">or anecdotes </w:t>
              </w:r>
            </w:ins>
            <w:r w:rsidRPr="002E20A3">
              <w:rPr>
                <w:rFonts w:cstheme="minorHAnsi"/>
                <w:lang w:val="en-GB"/>
              </w:rPr>
              <w:t xml:space="preserve">to share? </w:t>
            </w:r>
          </w:p>
          <w:p w14:paraId="3B75A73C"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c>
          <w:tcPr>
            <w:tcW w:w="0" w:type="dxa"/>
          </w:tcPr>
          <w:p w14:paraId="2B9D6DE2" w14:textId="77777777"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p>
        </w:tc>
      </w:tr>
    </w:tbl>
    <w:p w14:paraId="325EE224" w14:textId="77777777" w:rsidR="00C72525" w:rsidRPr="002E20A3" w:rsidRDefault="00C72525" w:rsidP="00C72525">
      <w:pPr>
        <w:jc w:val="both"/>
        <w:rPr>
          <w:rFonts w:cstheme="minorHAnsi"/>
          <w:lang w:val="en-GB"/>
        </w:rPr>
      </w:pPr>
    </w:p>
    <w:p w14:paraId="7D16589D" w14:textId="77777777" w:rsidR="00C72525" w:rsidRPr="002E20A3" w:rsidRDefault="00C72525" w:rsidP="00C72525">
      <w:pPr>
        <w:rPr>
          <w:rFonts w:cstheme="minorHAnsi"/>
          <w:lang w:val="en-GB"/>
        </w:rPr>
      </w:pPr>
    </w:p>
    <w:p w14:paraId="5D52818F" w14:textId="77777777" w:rsidR="00C72525" w:rsidRPr="002E20A3" w:rsidRDefault="00C72525" w:rsidP="00C72525">
      <w:pPr>
        <w:rPr>
          <w:rFonts w:cstheme="minorHAnsi"/>
          <w:lang w:val="en-GB"/>
        </w:rPr>
      </w:pPr>
    </w:p>
    <w:p w14:paraId="414134F9" w14:textId="0DF5D451" w:rsidR="00C72525" w:rsidRPr="002E20A3" w:rsidRDefault="00C72525" w:rsidP="00C72525">
      <w:pPr>
        <w:rPr>
          <w:rFonts w:cstheme="minorHAnsi"/>
          <w:lang w:val="en-GB"/>
        </w:rPr>
      </w:pPr>
    </w:p>
    <w:p w14:paraId="2ADECF11" w14:textId="40BA7606" w:rsidR="00AC23F4" w:rsidRPr="002E20A3" w:rsidRDefault="00AC23F4" w:rsidP="00C72525">
      <w:pPr>
        <w:rPr>
          <w:rFonts w:cstheme="minorHAnsi"/>
          <w:lang w:val="en-GB"/>
        </w:rPr>
      </w:pPr>
    </w:p>
    <w:p w14:paraId="4C4E9C85" w14:textId="77777777" w:rsidR="00AC23F4" w:rsidRPr="002E20A3" w:rsidRDefault="00AC23F4" w:rsidP="00C72525">
      <w:pPr>
        <w:rPr>
          <w:rFonts w:cstheme="minorHAnsi"/>
          <w:lang w:val="en-GB"/>
        </w:rPr>
      </w:pPr>
    </w:p>
    <w:p w14:paraId="7D9A0F1E" w14:textId="77777777" w:rsidR="00C72525" w:rsidRPr="002E20A3" w:rsidRDefault="00C72525" w:rsidP="00C72525">
      <w:pPr>
        <w:rPr>
          <w:rFonts w:cstheme="minorHAnsi"/>
          <w:lang w:val="en-GB"/>
        </w:rPr>
      </w:pPr>
    </w:p>
    <w:p w14:paraId="1A42E9DC" w14:textId="1DFC51BB" w:rsidR="00C72525" w:rsidRPr="002E20A3" w:rsidRDefault="00EA207A" w:rsidP="00DC34BB">
      <w:pPr>
        <w:pStyle w:val="InSectionHeading1"/>
        <w:rPr>
          <w:lang w:val="en-GB"/>
        </w:rPr>
      </w:pPr>
      <w:r w:rsidRPr="002E20A3">
        <w:rPr>
          <w:lang w:val="en-GB"/>
        </w:rPr>
        <w:br w:type="page"/>
      </w:r>
      <w:commentRangeStart w:id="2484"/>
      <w:r w:rsidR="00C72525" w:rsidRPr="002E20A3">
        <w:rPr>
          <w:rStyle w:val="IntenseEmphasis"/>
          <w:i w:val="0"/>
          <w:iCs w:val="0"/>
          <w:noProof/>
          <w:color w:val="auto"/>
          <w:lang w:val="en-GB"/>
        </w:rPr>
        <w:lastRenderedPageBreak/>
        <mc:AlternateContent>
          <mc:Choice Requires="wps">
            <w:drawing>
              <wp:anchor distT="0" distB="0" distL="114300" distR="114300" simplePos="0" relativeHeight="251658272" behindDoc="0" locked="0" layoutInCell="1" allowOverlap="1" wp14:anchorId="571F6E0F" wp14:editId="6BCE137B">
                <wp:simplePos x="0" y="0"/>
                <wp:positionH relativeFrom="margin">
                  <wp:posOffset>5335491</wp:posOffset>
                </wp:positionH>
                <wp:positionV relativeFrom="paragraph">
                  <wp:posOffset>-618379</wp:posOffset>
                </wp:positionV>
                <wp:extent cx="1123950" cy="1155700"/>
                <wp:effectExtent l="19050" t="19050" r="38100" b="44450"/>
                <wp:wrapNone/>
                <wp:docPr id="33" name="Étoile : 6 branches 33"/>
                <wp:cNvGraphicFramePr/>
                <a:graphic xmlns:a="http://schemas.openxmlformats.org/drawingml/2006/main">
                  <a:graphicData uri="http://schemas.microsoft.com/office/word/2010/wordprocessingShape">
                    <wps:wsp>
                      <wps:cNvSpPr/>
                      <wps:spPr>
                        <a:xfrm>
                          <a:off x="0" y="0"/>
                          <a:ext cx="1123950" cy="1155700"/>
                        </a:xfrm>
                        <a:prstGeom prst="star6">
                          <a:avLst/>
                        </a:prstGeom>
                        <a:solidFill>
                          <a:schemeClr val="accent5"/>
                        </a:solidFill>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7C593E" w14:textId="77777777" w:rsidR="00C72525" w:rsidRPr="003C7AFB" w:rsidRDefault="00C72525" w:rsidP="00C72525">
                            <w:pPr>
                              <w:jc w:val="center"/>
                              <w:rPr>
                                <w:b/>
                                <w:bCs/>
                              </w:rPr>
                            </w:pPr>
                            <w:r>
                              <w:rPr>
                                <w:b/>
                                <w:bCs/>
                              </w:rPr>
                              <w:t>PRINT</w:t>
                            </w:r>
                            <w:r w:rsidRPr="003C7AFB">
                              <w:rPr>
                                <w:b/>
                                <w:bCs/>
                              </w:rPr>
                              <w:t xml:space="preserve"> AND CUT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F6E0F" id="Étoile : 6 branches 33" o:spid="_x0000_s1027" style="position:absolute;margin-left:420.1pt;margin-top:-48.7pt;width:88.5pt;height:91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23950,1155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" adj="-11796480,,5400" path="m,288925r374647,-5l561975,,749303,288920r374647,5l936631,577850r187319,288925l749303,866780,561975,1155700,374647,866780,,866775,187319,577850,,288925xe" fillcolor="#5b9bd5 [3208]" strokecolor="#1f3763 [1604]" strokeweight="1pt">
                <v:stroke joinstyle="miter"/>
                <v:formulas/>
                <v:path arrowok="t" o:connecttype="custom" o:connectlocs="0,288925;374647,288920;561975,0;749303,288920;1123950,288925;936631,577850;1123950,866775;749303,866780;561975,1155700;374647,866780;0,866775;187319,577850;0,288925" o:connectangles="0,0,0,0,0,0,0,0,0,0,0,0,0" textboxrect="0,0,1123950,1155700"/>
                <v:textbox>
                  <w:txbxContent>
                    <w:p w14:paraId="557C593E" w14:textId="77777777" w:rsidR="00C72525" w:rsidRPr="003C7AFB" w:rsidRDefault="00C72525" w:rsidP="00C72525">
                      <w:pPr>
                        <w:jc w:val="center"/>
                        <w:rPr>
                          <w:b/>
                          <w:bCs/>
                        </w:rPr>
                      </w:pPr>
                      <w:r>
                        <w:rPr>
                          <w:b/>
                          <w:bCs/>
                        </w:rPr>
                        <w:t>PRINT</w:t>
                      </w:r>
                      <w:r w:rsidRPr="003C7AFB">
                        <w:rPr>
                          <w:b/>
                          <w:bCs/>
                        </w:rPr>
                        <w:t xml:space="preserve"> AND CUT</w:t>
                      </w:r>
                    </w:p>
                  </w:txbxContent>
                </v:textbox>
                <w10:wrap anchorx="margin"/>
              </v:shape>
            </w:pict>
          </mc:Fallback>
        </mc:AlternateContent>
      </w:r>
      <w:r w:rsidR="00C72525" w:rsidRPr="002E20A3">
        <w:rPr>
          <w:rStyle w:val="IntenseEmphasis"/>
          <w:i w:val="0"/>
          <w:iCs w:val="0"/>
          <w:color w:val="auto"/>
          <w:lang w:val="en-GB"/>
        </w:rPr>
        <w:t>ROLE INSTRUCTIONS</w:t>
      </w:r>
      <w:commentRangeEnd w:id="2484"/>
      <w:r w:rsidR="001B368D">
        <w:rPr>
          <w:rStyle w:val="CommentReference"/>
          <w:rFonts w:asciiTheme="minorHAnsi" w:eastAsiaTheme="minorHAnsi" w:hAnsiTheme="minorHAnsi" w:cstheme="minorBidi"/>
          <w:b w:val="0"/>
          <w:bCs w:val="0"/>
          <w:lang w:eastAsia="en-US"/>
        </w:rPr>
        <w:commentReference w:id="2484"/>
      </w:r>
    </w:p>
    <w:p w14:paraId="14126F6C" w14:textId="77777777" w:rsidR="00C72525" w:rsidRPr="002E20A3" w:rsidRDefault="00C72525" w:rsidP="00C72525">
      <w:pPr>
        <w:rPr>
          <w:rFonts w:cstheme="minorHAnsi"/>
          <w:lang w:val="en-GB"/>
        </w:rPr>
      </w:pPr>
    </w:p>
    <w:p w14:paraId="08D31E5F" w14:textId="77777777" w:rsidR="007D5E45" w:rsidRDefault="00C72525" w:rsidP="00C72525">
      <w:pPr>
        <w:jc w:val="both"/>
        <w:rPr>
          <w:ins w:id="2485" w:author="Author" w:date="2023-04-13T11:51:00Z"/>
          <w:rFonts w:cstheme="minorHAnsi"/>
          <w:lang w:val="en-GB"/>
        </w:rPr>
      </w:pPr>
      <w:del w:id="2486" w:author="Author" w:date="2023-04-13T11:50:00Z">
        <w:r w:rsidRPr="002E20A3" w:rsidDel="007D5E45">
          <w:rPr>
            <w:rFonts w:cstheme="minorHAnsi"/>
            <w:b/>
            <w:bCs/>
            <w:lang w:val="en-GB"/>
          </w:rPr>
          <w:delText>UN</w:delText>
        </w:r>
      </w:del>
      <w:ins w:id="2487" w:author="Author" w:date="2023-04-13T11:50:00Z">
        <w:r w:rsidR="007D5E45">
          <w:rPr>
            <w:rFonts w:cstheme="minorHAnsi"/>
            <w:b/>
            <w:bCs/>
            <w:lang w:val="en-GB"/>
          </w:rPr>
          <w:t>United Nations</w:t>
        </w:r>
      </w:ins>
      <w:r w:rsidRPr="002E20A3">
        <w:rPr>
          <w:rFonts w:cstheme="minorHAnsi"/>
          <w:b/>
          <w:bCs/>
          <w:lang w:val="en-GB"/>
        </w:rPr>
        <w:t xml:space="preserve"> </w:t>
      </w:r>
      <w:r w:rsidR="00604F08" w:rsidRPr="002E20A3">
        <w:rPr>
          <w:rFonts w:cstheme="minorHAnsi"/>
          <w:b/>
          <w:bCs/>
          <w:lang w:val="en-GB"/>
        </w:rPr>
        <w:t xml:space="preserve">Military </w:t>
      </w:r>
      <w:r w:rsidRPr="002E20A3">
        <w:rPr>
          <w:rFonts w:cstheme="minorHAnsi"/>
          <w:b/>
          <w:bCs/>
          <w:lang w:val="en-GB"/>
        </w:rPr>
        <w:t xml:space="preserve">Planning </w:t>
      </w:r>
      <w:commentRangeStart w:id="2488"/>
      <w:r w:rsidRPr="002E20A3">
        <w:rPr>
          <w:rFonts w:cstheme="minorHAnsi"/>
          <w:b/>
          <w:bCs/>
          <w:lang w:val="en-GB"/>
        </w:rPr>
        <w:t>Officer</w:t>
      </w:r>
      <w:del w:id="2489" w:author="Author" w:date="2023-04-13T11:51:00Z">
        <w:r w:rsidRPr="002E20A3" w:rsidDel="007D5E45">
          <w:rPr>
            <w:rFonts w:cstheme="minorHAnsi"/>
            <w:lang w:val="en-GB"/>
          </w:rPr>
          <w:delText>:</w:delText>
        </w:r>
      </w:del>
      <w:commentRangeEnd w:id="2488"/>
      <w:r w:rsidR="007D5E45">
        <w:rPr>
          <w:rStyle w:val="CommentReference"/>
        </w:rPr>
        <w:commentReference w:id="2488"/>
      </w:r>
    </w:p>
    <w:p w14:paraId="22493530" w14:textId="307F324D" w:rsidR="00C72525" w:rsidRPr="002E20A3" w:rsidRDefault="00C72525" w:rsidP="00C72525">
      <w:pPr>
        <w:jc w:val="both"/>
        <w:rPr>
          <w:rFonts w:cstheme="minorHAnsi"/>
          <w:lang w:val="en-GB"/>
        </w:rPr>
      </w:pPr>
      <w:r w:rsidRPr="002E20A3">
        <w:rPr>
          <w:rFonts w:cstheme="minorHAnsi"/>
          <w:lang w:val="en-GB"/>
        </w:rPr>
        <w:t xml:space="preserve"> Your aim is to consult with as many pe</w:t>
      </w:r>
      <w:ins w:id="2490" w:author="Author" w:date="2023-04-13T11:56:00Z">
        <w:r w:rsidR="007D5E45">
          <w:rPr>
            <w:rFonts w:cstheme="minorHAnsi"/>
            <w:lang w:val="en-GB"/>
          </w:rPr>
          <w:t>ople</w:t>
        </w:r>
      </w:ins>
      <w:del w:id="2491" w:author="Author" w:date="2023-04-13T11:56:00Z">
        <w:r w:rsidRPr="002E20A3" w:rsidDel="007D5E45">
          <w:rPr>
            <w:rFonts w:cstheme="minorHAnsi"/>
            <w:lang w:val="en-GB"/>
          </w:rPr>
          <w:delText>rsons</w:delText>
        </w:r>
      </w:del>
      <w:r w:rsidRPr="002E20A3">
        <w:rPr>
          <w:rFonts w:cstheme="minorHAnsi"/>
          <w:lang w:val="en-GB"/>
        </w:rPr>
        <w:t xml:space="preserve"> as possible. You solicit the support of the </w:t>
      </w:r>
      <w:ins w:id="2492" w:author="Author" w:date="2023-04-14T10:33:00Z">
        <w:r w:rsidR="00686CC3">
          <w:rPr>
            <w:rFonts w:cstheme="minorHAnsi"/>
            <w:lang w:val="en-GB"/>
          </w:rPr>
          <w:t xml:space="preserve">Military Peacekeeping </w:t>
        </w:r>
      </w:ins>
      <w:r w:rsidRPr="002E20A3">
        <w:rPr>
          <w:rFonts w:cstheme="minorHAnsi"/>
          <w:lang w:val="en-GB"/>
        </w:rPr>
        <w:t>Intelligence Officer, the Operations Officers</w:t>
      </w:r>
      <w:del w:id="2493" w:author="Author" w:date="2023-04-13T11:57:00Z">
        <w:r w:rsidRPr="002E20A3" w:rsidDel="007D5E45">
          <w:rPr>
            <w:rFonts w:cstheme="minorHAnsi"/>
            <w:lang w:val="en-GB"/>
          </w:rPr>
          <w:delText>,</w:delText>
        </w:r>
      </w:del>
      <w:r w:rsidRPr="002E20A3">
        <w:rPr>
          <w:rFonts w:cstheme="minorHAnsi"/>
          <w:lang w:val="en-GB"/>
        </w:rPr>
        <w:t xml:space="preserve"> </w:t>
      </w:r>
      <w:del w:id="2494" w:author="Author" w:date="2023-04-13T11:57:00Z">
        <w:r w:rsidRPr="002E20A3" w:rsidDel="007D5E45">
          <w:rPr>
            <w:rFonts w:cstheme="minorHAnsi"/>
            <w:lang w:val="en-GB"/>
          </w:rPr>
          <w:delText>as well as</w:delText>
        </w:r>
      </w:del>
      <w:ins w:id="2495" w:author="Author" w:date="2023-04-13T11:57:00Z">
        <w:r w:rsidR="007D5E45">
          <w:rPr>
            <w:rFonts w:cstheme="minorHAnsi"/>
            <w:lang w:val="en-GB"/>
          </w:rPr>
          <w:t>and</w:t>
        </w:r>
      </w:ins>
      <w:r w:rsidRPr="002E20A3">
        <w:rPr>
          <w:rFonts w:cstheme="minorHAnsi"/>
          <w:lang w:val="en-GB"/>
        </w:rPr>
        <w:t xml:space="preserve"> the UN-CIMIC Officer. You decide on the best strategy </w:t>
      </w:r>
      <w:del w:id="2496" w:author="Author" w:date="2023-04-13T12:00:00Z">
        <w:r w:rsidRPr="002E20A3" w:rsidDel="007A2104">
          <w:rPr>
            <w:rFonts w:cstheme="minorHAnsi"/>
            <w:lang w:val="en-GB"/>
          </w:rPr>
          <w:delText>to</w:delText>
        </w:r>
      </w:del>
      <w:ins w:id="2497" w:author="Author" w:date="2023-04-13T12:00:00Z">
        <w:r w:rsidR="007A2104">
          <w:rPr>
            <w:rFonts w:cstheme="minorHAnsi"/>
            <w:lang w:val="en-GB"/>
          </w:rPr>
          <w:t>for</w:t>
        </w:r>
      </w:ins>
      <w:r w:rsidRPr="002E20A3">
        <w:rPr>
          <w:rFonts w:cstheme="minorHAnsi"/>
          <w:lang w:val="en-GB"/>
        </w:rPr>
        <w:t xml:space="preserve"> </w:t>
      </w:r>
      <w:r w:rsidR="00016FBA" w:rsidRPr="002E20A3">
        <w:rPr>
          <w:rFonts w:cstheme="minorHAnsi"/>
          <w:lang w:val="en-GB"/>
        </w:rPr>
        <w:t>acquir</w:t>
      </w:r>
      <w:ins w:id="2498" w:author="Author" w:date="2023-04-13T12:00:00Z">
        <w:r w:rsidR="007A2104">
          <w:rPr>
            <w:rFonts w:cstheme="minorHAnsi"/>
            <w:lang w:val="en-GB"/>
          </w:rPr>
          <w:t>ing</w:t>
        </w:r>
      </w:ins>
      <w:del w:id="2499" w:author="Author" w:date="2023-04-13T12:00:00Z">
        <w:r w:rsidR="00016FBA" w:rsidRPr="002E20A3" w:rsidDel="007A2104">
          <w:rPr>
            <w:rFonts w:cstheme="minorHAnsi"/>
            <w:lang w:val="en-GB"/>
          </w:rPr>
          <w:delText>e</w:delText>
        </w:r>
      </w:del>
      <w:r w:rsidR="00016FBA" w:rsidRPr="002E20A3">
        <w:rPr>
          <w:rFonts w:cstheme="minorHAnsi"/>
          <w:lang w:val="en-GB"/>
        </w:rPr>
        <w:t xml:space="preserve"> </w:t>
      </w:r>
      <w:r w:rsidRPr="002E20A3">
        <w:rPr>
          <w:rFonts w:cstheme="minorHAnsi"/>
          <w:lang w:val="en-GB"/>
        </w:rPr>
        <w:t>and analys</w:t>
      </w:r>
      <w:ins w:id="2500" w:author="Author" w:date="2023-04-13T12:00:00Z">
        <w:r w:rsidR="007A2104">
          <w:rPr>
            <w:rFonts w:cstheme="minorHAnsi"/>
            <w:lang w:val="en-GB"/>
          </w:rPr>
          <w:t>ing</w:t>
        </w:r>
      </w:ins>
      <w:del w:id="2501" w:author="Author" w:date="2023-04-13T12:00:00Z">
        <w:r w:rsidRPr="002E20A3" w:rsidDel="007A2104">
          <w:rPr>
            <w:rFonts w:cstheme="minorHAnsi"/>
            <w:lang w:val="en-GB"/>
          </w:rPr>
          <w:delText>e</w:delText>
        </w:r>
      </w:del>
      <w:r w:rsidRPr="002E20A3">
        <w:rPr>
          <w:rFonts w:cstheme="minorHAnsi"/>
          <w:lang w:val="en-GB"/>
        </w:rPr>
        <w:t xml:space="preserve"> information and brief your colleagues on what they should do. </w:t>
      </w:r>
    </w:p>
    <w:p w14:paraId="023F2EEC" w14:textId="3BC5193E" w:rsidR="00425B9B" w:rsidRPr="002E20A3" w:rsidRDefault="00C72525" w:rsidP="00C72525">
      <w:pPr>
        <w:jc w:val="both"/>
        <w:rPr>
          <w:rFonts w:cstheme="minorHAnsi"/>
          <w:lang w:val="en-GB"/>
        </w:rPr>
      </w:pPr>
      <w:r w:rsidRPr="002E20A3">
        <w:rPr>
          <w:rFonts w:cstheme="minorHAnsi"/>
          <w:lang w:val="en-GB"/>
        </w:rPr>
        <w:t xml:space="preserve">You cannot directly involve the local population in the planning process but you can </w:t>
      </w:r>
      <w:r w:rsidR="00016FBA" w:rsidRPr="002E20A3">
        <w:rPr>
          <w:rFonts w:cstheme="minorHAnsi"/>
          <w:lang w:val="en-GB"/>
        </w:rPr>
        <w:t xml:space="preserve">acquire </w:t>
      </w:r>
      <w:r w:rsidRPr="002E20A3">
        <w:rPr>
          <w:rFonts w:cstheme="minorHAnsi"/>
          <w:lang w:val="en-GB"/>
        </w:rPr>
        <w:t>information on the local population</w:t>
      </w:r>
      <w:r w:rsidR="00425B9B" w:rsidRPr="002E20A3">
        <w:rPr>
          <w:rFonts w:cstheme="minorHAnsi"/>
          <w:lang w:val="en-GB"/>
        </w:rPr>
        <w:t xml:space="preserve"> from the S-2 (MPKI) branch who would usually collect information from multiple sources such as the S-9 (UN-CIMIC) branch, the Military </w:t>
      </w:r>
      <w:del w:id="2502" w:author="Amy FRUCHTER" w:date="2023-04-14T15:10:00Z">
        <w:r w:rsidR="00425B9B" w:rsidRPr="002E20A3" w:rsidDel="00B90D11">
          <w:rPr>
            <w:rFonts w:cstheme="minorHAnsi"/>
            <w:lang w:val="en-GB"/>
          </w:rPr>
          <w:delText xml:space="preserve">Gender Focal Points </w:delText>
        </w:r>
      </w:del>
      <w:ins w:id="2503" w:author="Amy FRUCHTER" w:date="2023-04-14T15:10:00Z">
        <w:r w:rsidR="00B90D11">
          <w:rPr>
            <w:rFonts w:cstheme="minorHAnsi"/>
            <w:lang w:val="en-GB"/>
          </w:rPr>
          <w:t xml:space="preserve">GFPs </w:t>
        </w:r>
      </w:ins>
      <w:r w:rsidR="00425B9B" w:rsidRPr="002E20A3">
        <w:rPr>
          <w:rFonts w:cstheme="minorHAnsi"/>
          <w:lang w:val="en-GB"/>
        </w:rPr>
        <w:t>and the Engagement Platoons.</w:t>
      </w:r>
      <w:r w:rsidR="00142BCE">
        <w:rPr>
          <w:rFonts w:cstheme="minorHAnsi"/>
          <w:lang w:val="en-GB"/>
        </w:rPr>
        <w:t xml:space="preserve"> </w:t>
      </w:r>
      <w:r w:rsidRPr="002E20A3">
        <w:rPr>
          <w:rFonts w:cstheme="minorHAnsi"/>
          <w:lang w:val="en-GB"/>
        </w:rPr>
        <w:t xml:space="preserve">You identify the type of information that you require from the local population and request the UN-CIMIC Officer to </w:t>
      </w:r>
      <w:r w:rsidR="00016FBA" w:rsidRPr="002E20A3">
        <w:rPr>
          <w:rFonts w:cstheme="minorHAnsi"/>
          <w:lang w:val="en-GB"/>
        </w:rPr>
        <w:t xml:space="preserve">acquire </w:t>
      </w:r>
      <w:r w:rsidRPr="002E20A3">
        <w:rPr>
          <w:rFonts w:cstheme="minorHAnsi"/>
          <w:lang w:val="en-GB"/>
        </w:rPr>
        <w:t xml:space="preserve">this information for you. </w:t>
      </w:r>
    </w:p>
    <w:p w14:paraId="6AD43189" w14:textId="77777777" w:rsidR="00C72525" w:rsidRPr="002E20A3" w:rsidRDefault="00C72525" w:rsidP="00C72525">
      <w:pPr>
        <w:jc w:val="both"/>
        <w:rPr>
          <w:rFonts w:cstheme="minorHAnsi"/>
          <w:lang w:val="en-GB"/>
        </w:rPr>
      </w:pPr>
    </w:p>
    <w:p w14:paraId="697D46E2" w14:textId="77777777" w:rsidR="00C72525" w:rsidRPr="002E20A3" w:rsidRDefault="00C72525" w:rsidP="00C72525">
      <w:pPr>
        <w:jc w:val="both"/>
        <w:rPr>
          <w:rFonts w:cstheme="minorHAnsi"/>
          <w:lang w:val="en-GB"/>
        </w:rPr>
      </w:pPr>
      <w:r w:rsidRPr="002E20A3">
        <w:rPr>
          <w:rFonts w:cstheme="minorHAnsi"/>
          <w:noProof/>
          <w:lang w:val="en-GB"/>
        </w:rPr>
        <mc:AlternateContent>
          <mc:Choice Requires="wps">
            <w:drawing>
              <wp:anchor distT="0" distB="0" distL="114300" distR="114300" simplePos="0" relativeHeight="251658258" behindDoc="0" locked="0" layoutInCell="1" allowOverlap="1" wp14:anchorId="5BCE5450" wp14:editId="15855A01">
                <wp:simplePos x="0" y="0"/>
                <wp:positionH relativeFrom="column">
                  <wp:posOffset>58420</wp:posOffset>
                </wp:positionH>
                <wp:positionV relativeFrom="paragraph">
                  <wp:posOffset>52070</wp:posOffset>
                </wp:positionV>
                <wp:extent cx="5568950" cy="12700"/>
                <wp:effectExtent l="0" t="0" r="31750" b="25400"/>
                <wp:wrapNone/>
                <wp:docPr id="18" name="Connecteur droit 18"/>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197F9D60" id="Connecteur droit 18" o:spid="_x0000_s1026" style="position:absolute;flip:y;z-index:251558912;visibility:visible;mso-wrap-style:square;mso-wrap-distance-left:9pt;mso-wrap-distance-top:0;mso-wrap-distance-right:9pt;mso-wrap-distance-bottom:0;mso-position-horizontal:absolute;mso-position-horizontal-relative:text;mso-position-vertical:absolute;mso-position-vertical-relative:text" from="4.6pt,4.1pt" to="443.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" strokecolor="#5b9bd5 [3208]">
                <v:stroke dashstyle="dash"/>
              </v:line>
            </w:pict>
          </mc:Fallback>
        </mc:AlternateContent>
      </w:r>
    </w:p>
    <w:p w14:paraId="06153E85" w14:textId="77777777" w:rsidR="00C72525" w:rsidRPr="002E20A3" w:rsidRDefault="00C72525" w:rsidP="00C72525">
      <w:pPr>
        <w:jc w:val="both"/>
        <w:rPr>
          <w:rFonts w:cstheme="minorHAnsi"/>
          <w:b/>
          <w:bCs/>
          <w:lang w:val="en-GB"/>
        </w:rPr>
      </w:pPr>
    </w:p>
    <w:p w14:paraId="5BBC0BD6" w14:textId="69B24408" w:rsidR="007D5E45" w:rsidRDefault="00C72525" w:rsidP="00C72525">
      <w:pPr>
        <w:jc w:val="both"/>
        <w:rPr>
          <w:ins w:id="2504" w:author="Author" w:date="2023-04-13T11:51:00Z"/>
          <w:rFonts w:cstheme="minorHAnsi"/>
          <w:b/>
          <w:bCs/>
          <w:lang w:val="en-GB"/>
        </w:rPr>
      </w:pPr>
      <w:del w:id="2505" w:author="Author" w:date="2023-04-13T11:51:00Z">
        <w:r w:rsidRPr="002E20A3" w:rsidDel="007D5E45">
          <w:rPr>
            <w:rFonts w:cstheme="minorHAnsi"/>
            <w:b/>
            <w:bCs/>
            <w:lang w:val="en-GB"/>
          </w:rPr>
          <w:delText>UN</w:delText>
        </w:r>
      </w:del>
      <w:ins w:id="2506" w:author="Author" w:date="2023-04-13T11:51:00Z">
        <w:r w:rsidR="007D5E45">
          <w:rPr>
            <w:rFonts w:cstheme="minorHAnsi"/>
            <w:b/>
            <w:bCs/>
            <w:lang w:val="en-GB"/>
          </w:rPr>
          <w:t>United Nations</w:t>
        </w:r>
      </w:ins>
      <w:r w:rsidRPr="002E20A3">
        <w:rPr>
          <w:rFonts w:cstheme="minorHAnsi"/>
          <w:b/>
          <w:bCs/>
          <w:lang w:val="en-GB"/>
        </w:rPr>
        <w:t xml:space="preserve"> Operations Officer 1</w:t>
      </w:r>
      <w:del w:id="2507" w:author="Author" w:date="2023-04-13T11:51:00Z">
        <w:r w:rsidRPr="002E20A3" w:rsidDel="007D5E45">
          <w:rPr>
            <w:rFonts w:cstheme="minorHAnsi"/>
            <w:b/>
            <w:bCs/>
            <w:lang w:val="en-GB"/>
          </w:rPr>
          <w:delText>:</w:delText>
        </w:r>
      </w:del>
    </w:p>
    <w:p w14:paraId="780C35CD" w14:textId="41000518" w:rsidR="00C72525" w:rsidRPr="002E20A3" w:rsidRDefault="00C72525" w:rsidP="00C72525">
      <w:pPr>
        <w:jc w:val="both"/>
        <w:rPr>
          <w:rFonts w:cstheme="minorHAnsi"/>
          <w:b/>
          <w:bCs/>
          <w:lang w:val="en-GB"/>
        </w:rPr>
      </w:pPr>
      <w:r w:rsidRPr="002E20A3">
        <w:rPr>
          <w:rFonts w:cstheme="minorHAnsi"/>
          <w:b/>
          <w:bCs/>
          <w:lang w:val="en-GB"/>
        </w:rPr>
        <w:t xml:space="preserve"> </w:t>
      </w:r>
      <w:r w:rsidRPr="002E20A3">
        <w:rPr>
          <w:rFonts w:cstheme="minorHAnsi"/>
          <w:lang w:val="en-GB"/>
        </w:rPr>
        <w:t xml:space="preserve">You are supporting the </w:t>
      </w:r>
      <w:r w:rsidR="00556BD5" w:rsidRPr="002E20A3">
        <w:rPr>
          <w:rFonts w:cstheme="minorHAnsi"/>
          <w:lang w:val="en-GB"/>
        </w:rPr>
        <w:t xml:space="preserve">acquisition </w:t>
      </w:r>
      <w:r w:rsidRPr="002E20A3">
        <w:rPr>
          <w:rFonts w:cstheme="minorHAnsi"/>
          <w:lang w:val="en-GB"/>
        </w:rPr>
        <w:t>and analysis of information for a planned operation. Together with the other Operations Officer, you follow the guidance provided to you by</w:t>
      </w:r>
      <w:ins w:id="2508" w:author="Author" w:date="2023-04-13T12:07:00Z">
        <w:r w:rsidR="007A2104">
          <w:rPr>
            <w:rFonts w:cstheme="minorHAnsi"/>
            <w:lang w:val="en-GB"/>
          </w:rPr>
          <w:t xml:space="preserve"> the Military</w:t>
        </w:r>
      </w:ins>
      <w:r w:rsidRPr="002E20A3">
        <w:rPr>
          <w:rFonts w:cstheme="minorHAnsi"/>
          <w:lang w:val="en-GB"/>
        </w:rPr>
        <w:t xml:space="preserve"> Planning Officer</w:t>
      </w:r>
      <w:del w:id="2509" w:author="Author" w:date="2023-04-13T12:07:00Z">
        <w:r w:rsidRPr="002E20A3" w:rsidDel="007A2104">
          <w:rPr>
            <w:rFonts w:cstheme="minorHAnsi"/>
            <w:lang w:val="en-GB"/>
          </w:rPr>
          <w:delText xml:space="preserve"> 1</w:delText>
        </w:r>
      </w:del>
      <w:r w:rsidRPr="002E20A3">
        <w:rPr>
          <w:rFonts w:cstheme="minorHAnsi"/>
          <w:lang w:val="en-GB"/>
        </w:rPr>
        <w:t xml:space="preserve">. You also speak to your Infantry Battalion’s </w:t>
      </w:r>
      <w:del w:id="2510" w:author="Amy FRUCHTER" w:date="2023-04-14T15:10:00Z">
        <w:r w:rsidRPr="002E20A3" w:rsidDel="00B90D11">
          <w:rPr>
            <w:rFonts w:cstheme="minorHAnsi"/>
            <w:lang w:val="en-GB"/>
          </w:rPr>
          <w:delText xml:space="preserve">Gender Focal Point </w:delText>
        </w:r>
      </w:del>
      <w:ins w:id="2511" w:author="Amy FRUCHTER" w:date="2023-04-14T15:10:00Z">
        <w:r w:rsidR="00B90D11">
          <w:rPr>
            <w:rFonts w:cstheme="minorHAnsi"/>
            <w:lang w:val="en-GB"/>
          </w:rPr>
          <w:t xml:space="preserve">GFP </w:t>
        </w:r>
      </w:ins>
      <w:r w:rsidRPr="002E20A3">
        <w:rPr>
          <w:rFonts w:cstheme="minorHAnsi"/>
          <w:lang w:val="en-GB"/>
        </w:rPr>
        <w:t>for advice.</w:t>
      </w:r>
      <w:r w:rsidR="00A936E7" w:rsidRPr="002E20A3">
        <w:rPr>
          <w:rFonts w:cstheme="minorHAnsi"/>
          <w:lang w:val="en-GB"/>
        </w:rPr>
        <w:t xml:space="preserve"> </w:t>
      </w:r>
    </w:p>
    <w:p w14:paraId="0778F03D" w14:textId="77777777" w:rsidR="00C72525" w:rsidRPr="002E20A3" w:rsidRDefault="00C72525" w:rsidP="00C72525">
      <w:pPr>
        <w:jc w:val="both"/>
        <w:rPr>
          <w:rFonts w:cstheme="minorHAnsi"/>
          <w:b/>
          <w:bCs/>
          <w:lang w:val="en-GB"/>
        </w:rPr>
      </w:pPr>
    </w:p>
    <w:p w14:paraId="45A503E4"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59" behindDoc="0" locked="0" layoutInCell="1" allowOverlap="1" wp14:anchorId="37DAA324" wp14:editId="59B1808E">
                <wp:simplePos x="0" y="0"/>
                <wp:positionH relativeFrom="column">
                  <wp:posOffset>0</wp:posOffset>
                </wp:positionH>
                <wp:positionV relativeFrom="paragraph">
                  <wp:posOffset>0</wp:posOffset>
                </wp:positionV>
                <wp:extent cx="5568950" cy="12700"/>
                <wp:effectExtent l="0" t="0" r="31750" b="25400"/>
                <wp:wrapNone/>
                <wp:docPr id="19" name="Connecteur droit 19"/>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3E647C09" id="Connecteur droit 19" o:spid="_x0000_s1026" style="position:absolute;flip:y;z-index:251559936;visibility:visible;mso-wrap-style:square;mso-wrap-distance-left:9pt;mso-wrap-distance-top:0;mso-wrap-distance-right:9pt;mso-wrap-distance-bottom:0;mso-position-horizontal:absolute;mso-position-horizontal-relative:text;mso-position-vertical:absolute;mso-position-vertical-relative:text" from="0,0" to="43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" strokecolor="#5b9bd5 [3208]">
                <v:stroke dashstyle="dash"/>
              </v:line>
            </w:pict>
          </mc:Fallback>
        </mc:AlternateContent>
      </w:r>
    </w:p>
    <w:p w14:paraId="6693105A" w14:textId="77777777" w:rsidR="00C72525" w:rsidRPr="002E20A3" w:rsidRDefault="00C72525" w:rsidP="00C72525">
      <w:pPr>
        <w:jc w:val="both"/>
        <w:rPr>
          <w:rFonts w:cstheme="minorHAnsi"/>
          <w:b/>
          <w:bCs/>
          <w:lang w:val="en-GB"/>
        </w:rPr>
      </w:pPr>
    </w:p>
    <w:p w14:paraId="02E855AE" w14:textId="77777777" w:rsidR="007D5E45" w:rsidRDefault="00C72525" w:rsidP="00C72525">
      <w:pPr>
        <w:jc w:val="both"/>
        <w:rPr>
          <w:ins w:id="2512" w:author="Author" w:date="2023-04-13T11:51:00Z"/>
          <w:rFonts w:cstheme="minorHAnsi"/>
          <w:b/>
          <w:bCs/>
          <w:lang w:val="en-GB"/>
        </w:rPr>
      </w:pPr>
      <w:del w:id="2513" w:author="Author" w:date="2023-04-13T11:51:00Z">
        <w:r w:rsidRPr="002E20A3" w:rsidDel="007D5E45">
          <w:rPr>
            <w:rFonts w:cstheme="minorHAnsi"/>
            <w:b/>
            <w:bCs/>
            <w:lang w:val="en-GB"/>
          </w:rPr>
          <w:delText>UN</w:delText>
        </w:r>
      </w:del>
      <w:ins w:id="2514" w:author="Author" w:date="2023-04-13T11:51:00Z">
        <w:r w:rsidR="007D5E45">
          <w:rPr>
            <w:rFonts w:cstheme="minorHAnsi"/>
            <w:b/>
            <w:bCs/>
            <w:lang w:val="en-GB"/>
          </w:rPr>
          <w:t>United Nations</w:t>
        </w:r>
      </w:ins>
      <w:r w:rsidRPr="002E20A3">
        <w:rPr>
          <w:rFonts w:cstheme="minorHAnsi"/>
          <w:b/>
          <w:bCs/>
          <w:lang w:val="en-GB"/>
        </w:rPr>
        <w:t xml:space="preserve"> Operations Officer 2</w:t>
      </w:r>
      <w:del w:id="2515" w:author="Author" w:date="2023-04-13T11:51:00Z">
        <w:r w:rsidRPr="002E20A3" w:rsidDel="007D5E45">
          <w:rPr>
            <w:rFonts w:cstheme="minorHAnsi"/>
            <w:b/>
            <w:bCs/>
            <w:lang w:val="en-GB"/>
          </w:rPr>
          <w:delText>:</w:delText>
        </w:r>
      </w:del>
    </w:p>
    <w:p w14:paraId="32E73452" w14:textId="2661AC16" w:rsidR="00C72525" w:rsidRPr="002E20A3" w:rsidRDefault="00C72525" w:rsidP="00C72525">
      <w:pPr>
        <w:jc w:val="both"/>
        <w:rPr>
          <w:rFonts w:cstheme="minorHAnsi"/>
          <w:b/>
          <w:bCs/>
          <w:lang w:val="en-GB"/>
        </w:rPr>
      </w:pPr>
      <w:r w:rsidRPr="002E20A3">
        <w:rPr>
          <w:rFonts w:cstheme="minorHAnsi"/>
          <w:b/>
          <w:bCs/>
          <w:lang w:val="en-GB"/>
        </w:rPr>
        <w:t xml:space="preserve"> </w:t>
      </w:r>
      <w:r w:rsidRPr="002E20A3">
        <w:rPr>
          <w:rFonts w:cstheme="minorHAnsi"/>
          <w:lang w:val="en-GB"/>
        </w:rPr>
        <w:t xml:space="preserve">You are supporting the </w:t>
      </w:r>
      <w:r w:rsidR="000B2C41" w:rsidRPr="002E20A3">
        <w:rPr>
          <w:rFonts w:cstheme="minorHAnsi"/>
          <w:lang w:val="en-GB"/>
        </w:rPr>
        <w:t xml:space="preserve">acquisition </w:t>
      </w:r>
      <w:r w:rsidRPr="002E20A3">
        <w:rPr>
          <w:rFonts w:cstheme="minorHAnsi"/>
          <w:lang w:val="en-GB"/>
        </w:rPr>
        <w:t xml:space="preserve">and analysis of information for a planned operation. Together with the other Operations Officer, you follow the guidance provided to you by the </w:t>
      </w:r>
      <w:ins w:id="2516" w:author="Author" w:date="2023-04-13T12:12:00Z">
        <w:r w:rsidR="00A6415F">
          <w:rPr>
            <w:rFonts w:cstheme="minorHAnsi"/>
            <w:lang w:val="en-GB"/>
          </w:rPr>
          <w:t>Military</w:t>
        </w:r>
        <w:r w:rsidR="00A6415F" w:rsidRPr="002E20A3">
          <w:rPr>
            <w:rFonts w:cstheme="minorHAnsi"/>
            <w:lang w:val="en-GB"/>
          </w:rPr>
          <w:t xml:space="preserve"> </w:t>
        </w:r>
      </w:ins>
      <w:r w:rsidRPr="002E20A3">
        <w:rPr>
          <w:rFonts w:cstheme="minorHAnsi"/>
          <w:lang w:val="en-GB"/>
        </w:rPr>
        <w:t>Planning Officer.</w:t>
      </w:r>
      <w:r w:rsidR="00A936E7" w:rsidRPr="002E20A3">
        <w:rPr>
          <w:rFonts w:cstheme="minorHAnsi"/>
          <w:lang w:val="en-GB"/>
        </w:rPr>
        <w:t xml:space="preserve"> </w:t>
      </w:r>
    </w:p>
    <w:p w14:paraId="6ACF0FA5" w14:textId="77777777" w:rsidR="00C72525" w:rsidRPr="002E20A3" w:rsidRDefault="00C72525" w:rsidP="00C72525">
      <w:pPr>
        <w:jc w:val="both"/>
        <w:rPr>
          <w:rFonts w:cstheme="minorHAnsi"/>
          <w:lang w:val="en-GB"/>
        </w:rPr>
      </w:pPr>
    </w:p>
    <w:p w14:paraId="24980F53"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0" behindDoc="0" locked="0" layoutInCell="1" allowOverlap="1" wp14:anchorId="099DB7AF" wp14:editId="029C5DDD">
                <wp:simplePos x="0" y="0"/>
                <wp:positionH relativeFrom="column">
                  <wp:posOffset>0</wp:posOffset>
                </wp:positionH>
                <wp:positionV relativeFrom="paragraph">
                  <wp:posOffset>-635</wp:posOffset>
                </wp:positionV>
                <wp:extent cx="5568950" cy="12700"/>
                <wp:effectExtent l="0" t="0" r="31750" b="25400"/>
                <wp:wrapNone/>
                <wp:docPr id="21" name="Connecteur droit 21"/>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2861CAF4" id="Connecteur droit 21" o:spid="_x0000_s1026" style="position:absolute;flip:y;z-index:251560960;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1DB8CD30" w14:textId="3E61E3EB" w:rsidR="007D5E45" w:rsidRPr="001257C5" w:rsidRDefault="00C72525" w:rsidP="00C72525">
      <w:pPr>
        <w:jc w:val="both"/>
        <w:rPr>
          <w:ins w:id="2517" w:author="Author" w:date="2023-04-13T11:51:00Z"/>
          <w:rFonts w:cstheme="minorHAnsi"/>
          <w:lang w:val="en-GB"/>
        </w:rPr>
      </w:pPr>
      <w:del w:id="2518" w:author="Author" w:date="2023-04-13T11:51:00Z">
        <w:r w:rsidRPr="001257C5" w:rsidDel="007D5E45">
          <w:rPr>
            <w:rFonts w:cstheme="minorHAnsi"/>
            <w:b/>
            <w:bCs/>
            <w:lang w:val="en-GB"/>
          </w:rPr>
          <w:delText>UN</w:delText>
        </w:r>
      </w:del>
      <w:ins w:id="2519" w:author="Author" w:date="2023-04-13T11:51:00Z">
        <w:r w:rsidR="007D5E45" w:rsidRPr="001257C5">
          <w:rPr>
            <w:rFonts w:cstheme="minorHAnsi"/>
            <w:b/>
            <w:bCs/>
            <w:lang w:val="en-GB"/>
          </w:rPr>
          <w:t xml:space="preserve"> United Nations</w:t>
        </w:r>
      </w:ins>
      <w:r w:rsidRPr="001257C5">
        <w:rPr>
          <w:rFonts w:cstheme="minorHAnsi"/>
          <w:b/>
          <w:bCs/>
          <w:lang w:val="en-GB"/>
        </w:rPr>
        <w:t xml:space="preserve"> </w:t>
      </w:r>
      <w:del w:id="2520" w:author="Amy FRUCHTER" w:date="2023-04-14T15:08:00Z">
        <w:r w:rsidRPr="001257C5" w:rsidDel="004F03A7">
          <w:rPr>
            <w:rFonts w:cstheme="minorHAnsi"/>
            <w:b/>
            <w:bCs/>
            <w:lang w:val="en-GB"/>
          </w:rPr>
          <w:delText>Military Peacekeeping Intelligence (</w:delText>
        </w:r>
      </w:del>
      <w:r w:rsidRPr="001257C5">
        <w:rPr>
          <w:rFonts w:cstheme="minorHAnsi"/>
          <w:b/>
          <w:bCs/>
          <w:lang w:val="en-GB"/>
        </w:rPr>
        <w:t>MPKI</w:t>
      </w:r>
      <w:del w:id="2521" w:author="Amy FRUCHTER" w:date="2023-04-14T15:08:00Z">
        <w:r w:rsidRPr="001257C5" w:rsidDel="004F03A7">
          <w:rPr>
            <w:rFonts w:cstheme="minorHAnsi"/>
            <w:b/>
            <w:bCs/>
            <w:lang w:val="en-GB"/>
          </w:rPr>
          <w:delText>)</w:delText>
        </w:r>
      </w:del>
      <w:r w:rsidRPr="001257C5">
        <w:rPr>
          <w:rFonts w:cstheme="minorHAnsi"/>
          <w:b/>
          <w:bCs/>
          <w:lang w:val="en-GB"/>
        </w:rPr>
        <w:t xml:space="preserve"> Officer</w:t>
      </w:r>
      <w:del w:id="2522" w:author="Author" w:date="2023-04-13T11:51:00Z">
        <w:r w:rsidRPr="001257C5" w:rsidDel="007D5E45">
          <w:rPr>
            <w:rFonts w:cstheme="minorHAnsi"/>
            <w:lang w:val="en-GB"/>
          </w:rPr>
          <w:delText>:</w:delText>
        </w:r>
      </w:del>
    </w:p>
    <w:p w14:paraId="7890A9A8" w14:textId="76604A4B" w:rsidR="00C72525" w:rsidRPr="002E20A3" w:rsidRDefault="00C72525" w:rsidP="00C72525">
      <w:pPr>
        <w:jc w:val="both"/>
        <w:rPr>
          <w:rFonts w:cstheme="minorHAnsi"/>
          <w:lang w:val="en-GB"/>
        </w:rPr>
      </w:pPr>
      <w:r w:rsidRPr="001257C5">
        <w:rPr>
          <w:rFonts w:cstheme="minorHAnsi"/>
          <w:lang w:val="en-GB"/>
        </w:rPr>
        <w:t xml:space="preserve"> In addition to the information included in the setting, you mention that as a result of clashes in C</w:t>
      </w:r>
      <w:ins w:id="2523" w:author="Author" w:date="2023-04-13T12:38:00Z">
        <w:r w:rsidR="00C24069" w:rsidRPr="001257C5">
          <w:rPr>
            <w:rFonts w:cstheme="minorHAnsi"/>
            <w:lang w:val="en-GB"/>
          </w:rPr>
          <w:t>orma</w:t>
        </w:r>
      </w:ins>
      <w:del w:id="2524" w:author="Author" w:date="2023-04-13T12:38:00Z">
        <w:r w:rsidRPr="001257C5" w:rsidDel="00C24069">
          <w:rPr>
            <w:rFonts w:cstheme="minorHAnsi"/>
            <w:lang w:val="en-GB"/>
          </w:rPr>
          <w:delText>ORMA</w:delText>
        </w:r>
      </w:del>
      <w:r w:rsidRPr="001257C5">
        <w:rPr>
          <w:rFonts w:cstheme="minorHAnsi"/>
          <w:lang w:val="en-GB"/>
        </w:rPr>
        <w:t>, the transport of copper from X</w:t>
      </w:r>
      <w:ins w:id="2525" w:author="Author" w:date="2023-04-13T12:38:00Z">
        <w:r w:rsidR="00C24069" w:rsidRPr="001257C5">
          <w:rPr>
            <w:rFonts w:cstheme="minorHAnsi"/>
            <w:lang w:val="en-GB"/>
          </w:rPr>
          <w:t>allosa</w:t>
        </w:r>
      </w:ins>
      <w:del w:id="2526" w:author="Author" w:date="2023-04-13T12:38:00Z">
        <w:r w:rsidRPr="001257C5" w:rsidDel="00C24069">
          <w:rPr>
            <w:rFonts w:cstheme="minorHAnsi"/>
            <w:lang w:val="en-GB"/>
          </w:rPr>
          <w:delText>ALLOSA</w:delText>
        </w:r>
      </w:del>
      <w:r w:rsidRPr="001257C5">
        <w:rPr>
          <w:rFonts w:cstheme="minorHAnsi"/>
          <w:lang w:val="en-GB"/>
        </w:rPr>
        <w:t xml:space="preserve"> to the port in M</w:t>
      </w:r>
      <w:ins w:id="2527" w:author="Author" w:date="2023-04-13T12:38:00Z">
        <w:r w:rsidR="00C24069" w:rsidRPr="001257C5">
          <w:rPr>
            <w:rFonts w:cstheme="minorHAnsi"/>
            <w:lang w:val="en-GB"/>
          </w:rPr>
          <w:t>aldosa</w:t>
        </w:r>
      </w:ins>
      <w:del w:id="2528" w:author="Author" w:date="2023-04-13T12:38:00Z">
        <w:r w:rsidRPr="001257C5" w:rsidDel="00C24069">
          <w:rPr>
            <w:rFonts w:cstheme="minorHAnsi"/>
            <w:lang w:val="en-GB"/>
          </w:rPr>
          <w:delText>ALDOSA</w:delText>
        </w:r>
      </w:del>
      <w:r w:rsidRPr="001257C5">
        <w:rPr>
          <w:rFonts w:cstheme="minorHAnsi"/>
          <w:lang w:val="en-GB"/>
        </w:rPr>
        <w:t xml:space="preserve"> has been suspended. </w:t>
      </w:r>
      <w:del w:id="2529" w:author="Author" w:date="2023-04-13T16:09:00Z">
        <w:r w:rsidRPr="001257C5" w:rsidDel="00C23D11">
          <w:rPr>
            <w:rFonts w:cstheme="minorHAnsi"/>
            <w:lang w:val="en-GB"/>
          </w:rPr>
          <w:delText xml:space="preserve">Together </w:delText>
        </w:r>
      </w:del>
      <w:ins w:id="2530" w:author="Author" w:date="2023-04-13T16:09:00Z">
        <w:r w:rsidR="00C23D11">
          <w:rPr>
            <w:rFonts w:cstheme="minorHAnsi"/>
            <w:lang w:val="en-GB"/>
          </w:rPr>
          <w:t xml:space="preserve">Combined </w:t>
        </w:r>
      </w:ins>
      <w:r w:rsidRPr="001257C5">
        <w:rPr>
          <w:rFonts w:cstheme="minorHAnsi"/>
          <w:lang w:val="en-GB"/>
        </w:rPr>
        <w:t>with the current economic difficulties resulting from the drought, you fear that this could ignite further hostilities among the Falins and the Tatsis.</w:t>
      </w:r>
      <w:r w:rsidRPr="002E20A3">
        <w:rPr>
          <w:rFonts w:cstheme="minorHAnsi"/>
          <w:lang w:val="en-GB"/>
        </w:rPr>
        <w:t xml:space="preserve"> </w:t>
      </w:r>
    </w:p>
    <w:p w14:paraId="60C98F4F" w14:textId="77777777" w:rsidR="00C72525" w:rsidRPr="002E20A3" w:rsidRDefault="00C72525" w:rsidP="00C72525">
      <w:pPr>
        <w:jc w:val="both"/>
        <w:rPr>
          <w:rFonts w:cstheme="minorHAnsi"/>
          <w:b/>
          <w:bCs/>
          <w:lang w:val="en-GB"/>
        </w:rPr>
      </w:pPr>
    </w:p>
    <w:p w14:paraId="2F8BBE84"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1" behindDoc="0" locked="0" layoutInCell="1" allowOverlap="1" wp14:anchorId="43C99DFC" wp14:editId="28BE96F4">
                <wp:simplePos x="0" y="0"/>
                <wp:positionH relativeFrom="column">
                  <wp:posOffset>0</wp:posOffset>
                </wp:positionH>
                <wp:positionV relativeFrom="paragraph">
                  <wp:posOffset>-635</wp:posOffset>
                </wp:positionV>
                <wp:extent cx="5568950" cy="12700"/>
                <wp:effectExtent l="0" t="0" r="31750" b="25400"/>
                <wp:wrapNone/>
                <wp:docPr id="22" name="Connecteur droit 22"/>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5E15D110" id="Connecteur droit 22" o:spid="_x0000_s1026" style="position:absolute;flip:y;z-index:251561984;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3EB0ED99" w14:textId="45C6C2A6" w:rsidR="007D5E45" w:rsidRDefault="007D5E45" w:rsidP="00C72525">
      <w:pPr>
        <w:jc w:val="both"/>
        <w:rPr>
          <w:ins w:id="2531" w:author="Author" w:date="2023-04-13T11:51:00Z"/>
          <w:rFonts w:cstheme="minorHAnsi"/>
          <w:lang w:val="en-GB"/>
        </w:rPr>
      </w:pPr>
      <w:ins w:id="2532" w:author="Author" w:date="2023-04-13T11:51:00Z">
        <w:r>
          <w:rPr>
            <w:rFonts w:cstheme="minorHAnsi"/>
            <w:b/>
            <w:bCs/>
            <w:lang w:val="en-GB"/>
          </w:rPr>
          <w:t>United Nations</w:t>
        </w:r>
        <w:r w:rsidRPr="002E20A3">
          <w:rPr>
            <w:rFonts w:cstheme="minorHAnsi"/>
            <w:b/>
            <w:bCs/>
            <w:lang w:val="en-GB"/>
          </w:rPr>
          <w:t xml:space="preserve"> </w:t>
        </w:r>
      </w:ins>
      <w:del w:id="2533" w:author="Author" w:date="2023-04-13T11:51:00Z">
        <w:r w:rsidR="00C72525" w:rsidRPr="002E20A3" w:rsidDel="007D5E45">
          <w:rPr>
            <w:rFonts w:cstheme="minorHAnsi"/>
            <w:b/>
            <w:bCs/>
            <w:lang w:val="en-GB"/>
          </w:rPr>
          <w:delText>UN</w:delText>
        </w:r>
      </w:del>
      <w:r w:rsidR="00C72525" w:rsidRPr="002E20A3">
        <w:rPr>
          <w:rFonts w:cstheme="minorHAnsi"/>
          <w:b/>
          <w:bCs/>
          <w:lang w:val="en-GB"/>
        </w:rPr>
        <w:t xml:space="preserve"> </w:t>
      </w:r>
      <w:r w:rsidR="002037EE" w:rsidRPr="002E20A3">
        <w:rPr>
          <w:rFonts w:cstheme="minorHAnsi"/>
          <w:b/>
          <w:bCs/>
          <w:lang w:val="en-GB"/>
        </w:rPr>
        <w:t xml:space="preserve">Military </w:t>
      </w:r>
      <w:del w:id="2534" w:author="Amy FRUCHTER" w:date="2023-04-14T15:10:00Z">
        <w:r w:rsidR="002037EE" w:rsidRPr="002E20A3" w:rsidDel="00B90D11">
          <w:rPr>
            <w:rFonts w:cstheme="minorHAnsi"/>
            <w:b/>
            <w:bCs/>
            <w:lang w:val="en-GB"/>
          </w:rPr>
          <w:delText xml:space="preserve">Gender </w:delText>
        </w:r>
        <w:commentRangeStart w:id="2535"/>
        <w:r w:rsidR="002037EE" w:rsidRPr="002E20A3" w:rsidDel="00B90D11">
          <w:rPr>
            <w:rFonts w:cstheme="minorHAnsi"/>
            <w:b/>
            <w:bCs/>
            <w:lang w:val="en-GB"/>
          </w:rPr>
          <w:delText>Focal Point</w:delText>
        </w:r>
      </w:del>
      <w:ins w:id="2536" w:author="Amy FRUCHTER" w:date="2023-04-14T15:10:00Z">
        <w:r w:rsidR="00B90D11">
          <w:rPr>
            <w:rFonts w:cstheme="minorHAnsi"/>
            <w:b/>
            <w:bCs/>
            <w:lang w:val="en-GB"/>
          </w:rPr>
          <w:t>GFP</w:t>
        </w:r>
      </w:ins>
      <w:del w:id="2537" w:author="Author" w:date="2023-04-13T11:51:00Z">
        <w:r w:rsidR="00C72525" w:rsidRPr="002E20A3" w:rsidDel="007D5E45">
          <w:rPr>
            <w:rFonts w:cstheme="minorHAnsi"/>
            <w:lang w:val="en-GB"/>
          </w:rPr>
          <w:delText>:</w:delText>
        </w:r>
      </w:del>
      <w:commentRangeEnd w:id="2535"/>
      <w:r>
        <w:rPr>
          <w:rStyle w:val="CommentReference"/>
        </w:rPr>
        <w:commentReference w:id="2535"/>
      </w:r>
    </w:p>
    <w:p w14:paraId="450A8A67" w14:textId="4294C7D6" w:rsidR="00CC6DAC" w:rsidRPr="002E20A3" w:rsidRDefault="00C72525" w:rsidP="00C72525">
      <w:pPr>
        <w:jc w:val="both"/>
        <w:rPr>
          <w:rFonts w:cstheme="minorHAnsi"/>
          <w:lang w:val="en-GB"/>
        </w:rPr>
      </w:pPr>
      <w:r w:rsidRPr="002E20A3">
        <w:rPr>
          <w:rFonts w:cstheme="minorHAnsi"/>
          <w:lang w:val="en-GB"/>
        </w:rPr>
        <w:lastRenderedPageBreak/>
        <w:t xml:space="preserve"> You explain that engaging in acts of violence and dissidence is seen as a rite of passage into manhood, particularly among the Tatsis. You provide </w:t>
      </w:r>
      <w:ins w:id="2538" w:author="Author" w:date="2023-04-13T16:09:00Z">
        <w:r w:rsidR="00C23D11">
          <w:rPr>
            <w:rFonts w:cstheme="minorHAnsi"/>
            <w:lang w:val="en-GB"/>
          </w:rPr>
          <w:t xml:space="preserve">data disaggregated by </w:t>
        </w:r>
      </w:ins>
      <w:r w:rsidRPr="002E20A3">
        <w:rPr>
          <w:rFonts w:cstheme="minorHAnsi"/>
          <w:lang w:val="en-GB"/>
        </w:rPr>
        <w:t>gender</w:t>
      </w:r>
      <w:r w:rsidR="00831153" w:rsidRPr="002E20A3">
        <w:rPr>
          <w:rFonts w:cstheme="minorHAnsi"/>
          <w:lang w:val="en-GB"/>
        </w:rPr>
        <w:t xml:space="preserve"> and age</w:t>
      </w:r>
      <w:del w:id="2539" w:author="Author" w:date="2023-04-13T16:09:00Z">
        <w:r w:rsidR="00825D46" w:rsidRPr="002E20A3" w:rsidDel="00C23D11">
          <w:rPr>
            <w:rFonts w:cstheme="minorHAnsi"/>
            <w:lang w:val="en-GB"/>
          </w:rPr>
          <w:delText>-</w:delText>
        </w:r>
        <w:r w:rsidRPr="002E20A3" w:rsidDel="00C23D11">
          <w:rPr>
            <w:rFonts w:cstheme="minorHAnsi"/>
            <w:lang w:val="en-GB"/>
          </w:rPr>
          <w:delText>disaggregated data</w:delText>
        </w:r>
      </w:del>
      <w:r w:rsidRPr="002E20A3">
        <w:rPr>
          <w:rFonts w:cstheme="minorHAnsi"/>
          <w:lang w:val="en-GB"/>
        </w:rPr>
        <w:t xml:space="preserve"> on the number of victims in the </w:t>
      </w:r>
      <w:ins w:id="2540" w:author="Author" w:date="2023-04-13T16:10:00Z">
        <w:r w:rsidR="0003670C">
          <w:rPr>
            <w:rFonts w:cstheme="minorHAnsi"/>
            <w:lang w:val="en-GB"/>
          </w:rPr>
          <w:t xml:space="preserve">most </w:t>
        </w:r>
      </w:ins>
      <w:r w:rsidRPr="002E20A3">
        <w:rPr>
          <w:rFonts w:cstheme="minorHAnsi"/>
          <w:lang w:val="en-GB"/>
        </w:rPr>
        <w:t xml:space="preserve">recent clashes: </w:t>
      </w:r>
      <w:r w:rsidR="00CC6DAC" w:rsidRPr="002E20A3">
        <w:rPr>
          <w:rFonts w:cstheme="minorHAnsi"/>
          <w:lang w:val="en-GB"/>
        </w:rPr>
        <w:t>120 pe</w:t>
      </w:r>
      <w:ins w:id="2541" w:author="Author" w:date="2023-04-13T16:09:00Z">
        <w:r w:rsidR="00C23D11">
          <w:rPr>
            <w:rFonts w:cstheme="minorHAnsi"/>
            <w:lang w:val="en-GB"/>
          </w:rPr>
          <w:t>ople</w:t>
        </w:r>
      </w:ins>
      <w:del w:id="2542" w:author="Author" w:date="2023-04-13T16:09:00Z">
        <w:r w:rsidR="00CC6DAC" w:rsidRPr="002E20A3" w:rsidDel="00C23D11">
          <w:rPr>
            <w:rFonts w:cstheme="minorHAnsi"/>
            <w:lang w:val="en-GB"/>
          </w:rPr>
          <w:delText>r</w:delText>
        </w:r>
      </w:del>
      <w:del w:id="2543" w:author="Author" w:date="2023-04-13T16:10:00Z">
        <w:r w:rsidR="00CC6DAC" w:rsidRPr="002E20A3" w:rsidDel="00C23D11">
          <w:rPr>
            <w:rFonts w:cstheme="minorHAnsi"/>
            <w:lang w:val="en-GB"/>
          </w:rPr>
          <w:delText>sons</w:delText>
        </w:r>
      </w:del>
      <w:r w:rsidR="00CC6DAC" w:rsidRPr="002E20A3">
        <w:rPr>
          <w:rFonts w:cstheme="minorHAnsi"/>
          <w:lang w:val="en-GB"/>
        </w:rPr>
        <w:t>, including 35 women, 3 girls and 5 boys were injured</w:t>
      </w:r>
      <w:r w:rsidR="00CC6DAC" w:rsidRPr="002E20A3" w:rsidDel="00CC6DAC">
        <w:rPr>
          <w:rFonts w:cstheme="minorHAnsi"/>
          <w:lang w:val="en-GB"/>
        </w:rPr>
        <w:t xml:space="preserve"> </w:t>
      </w:r>
      <w:r w:rsidRPr="002E20A3">
        <w:rPr>
          <w:rFonts w:cstheme="minorHAnsi"/>
          <w:lang w:val="en-GB"/>
        </w:rPr>
        <w:t xml:space="preserve">(compared to </w:t>
      </w:r>
      <w:r w:rsidR="00970938" w:rsidRPr="002E20A3">
        <w:rPr>
          <w:rFonts w:cstheme="minorHAnsi"/>
          <w:lang w:val="en-GB"/>
        </w:rPr>
        <w:t xml:space="preserve">70 </w:t>
      </w:r>
      <w:r w:rsidRPr="002E20A3">
        <w:rPr>
          <w:rFonts w:cstheme="minorHAnsi"/>
          <w:lang w:val="en-GB"/>
        </w:rPr>
        <w:t>men the day before). This is an important development</w:t>
      </w:r>
      <w:ins w:id="2544" w:author="Author" w:date="2023-04-13T16:10:00Z">
        <w:r w:rsidR="0003670C">
          <w:rPr>
            <w:rFonts w:cstheme="minorHAnsi"/>
            <w:lang w:val="en-GB"/>
          </w:rPr>
          <w:t>,</w:t>
        </w:r>
      </w:ins>
      <w:r w:rsidRPr="002E20A3">
        <w:rPr>
          <w:rFonts w:cstheme="minorHAnsi"/>
          <w:lang w:val="en-GB"/>
        </w:rPr>
        <w:t xml:space="preserve"> since women</w:t>
      </w:r>
      <w:r w:rsidR="00831153" w:rsidRPr="002E20A3">
        <w:rPr>
          <w:rFonts w:cstheme="minorHAnsi"/>
          <w:lang w:val="en-GB"/>
        </w:rPr>
        <w:t xml:space="preserve"> and children</w:t>
      </w:r>
      <w:r w:rsidRPr="002E20A3">
        <w:rPr>
          <w:rFonts w:cstheme="minorHAnsi"/>
          <w:lang w:val="en-GB"/>
        </w:rPr>
        <w:t xml:space="preserve"> had not been </w:t>
      </w:r>
      <w:r w:rsidR="0042139B" w:rsidRPr="002E20A3">
        <w:rPr>
          <w:rFonts w:cstheme="minorHAnsi"/>
          <w:lang w:val="en-GB"/>
        </w:rPr>
        <w:t xml:space="preserve">harmed </w:t>
      </w:r>
      <w:ins w:id="2545" w:author="Author" w:date="2023-04-13T16:10:00Z">
        <w:r w:rsidR="0003670C">
          <w:rPr>
            <w:rFonts w:cstheme="minorHAnsi"/>
            <w:lang w:val="en-GB"/>
          </w:rPr>
          <w:t xml:space="preserve">on </w:t>
        </w:r>
      </w:ins>
      <w:r w:rsidRPr="002E20A3">
        <w:rPr>
          <w:rFonts w:cstheme="minorHAnsi"/>
          <w:lang w:val="en-GB"/>
        </w:rPr>
        <w:t>previous</w:t>
      </w:r>
      <w:del w:id="2546" w:author="Author" w:date="2023-04-13T16:10:00Z">
        <w:r w:rsidRPr="002E20A3" w:rsidDel="0003670C">
          <w:rPr>
            <w:rFonts w:cstheme="minorHAnsi"/>
            <w:lang w:val="en-GB"/>
          </w:rPr>
          <w:delText>ly</w:delText>
        </w:r>
      </w:del>
      <w:ins w:id="2547" w:author="Author" w:date="2023-04-13T16:10:00Z">
        <w:r w:rsidR="0003670C">
          <w:rPr>
            <w:rFonts w:cstheme="minorHAnsi"/>
            <w:lang w:val="en-GB"/>
          </w:rPr>
          <w:t xml:space="preserve"> occasions</w:t>
        </w:r>
      </w:ins>
      <w:r w:rsidRPr="002E20A3">
        <w:rPr>
          <w:rFonts w:cstheme="minorHAnsi"/>
          <w:lang w:val="en-GB"/>
        </w:rPr>
        <w:t xml:space="preserve">. You explain that the women </w:t>
      </w:r>
      <w:ins w:id="2548" w:author="Author" w:date="2023-04-13T16:10:00Z">
        <w:r w:rsidR="0003670C">
          <w:rPr>
            <w:rFonts w:cstheme="minorHAnsi"/>
            <w:lang w:val="en-GB"/>
          </w:rPr>
          <w:t xml:space="preserve">who </w:t>
        </w:r>
      </w:ins>
      <w:r w:rsidRPr="002E20A3">
        <w:rPr>
          <w:rFonts w:cstheme="minorHAnsi"/>
          <w:lang w:val="en-GB"/>
        </w:rPr>
        <w:t>were</w:t>
      </w:r>
      <w:r w:rsidR="00F07A30" w:rsidRPr="002E20A3">
        <w:rPr>
          <w:rFonts w:cstheme="minorHAnsi"/>
          <w:lang w:val="en-GB"/>
        </w:rPr>
        <w:t xml:space="preserve"> injured are</w:t>
      </w:r>
      <w:r w:rsidRPr="002E20A3">
        <w:rPr>
          <w:rFonts w:cstheme="minorHAnsi"/>
          <w:lang w:val="en-GB"/>
        </w:rPr>
        <w:t xml:space="preserve"> the owners of shops that were looted. </w:t>
      </w:r>
      <w:r w:rsidR="00861642" w:rsidRPr="002E20A3">
        <w:rPr>
          <w:rFonts w:cstheme="minorHAnsi"/>
          <w:lang w:val="en-GB"/>
        </w:rPr>
        <w:t xml:space="preserve">Information </w:t>
      </w:r>
      <w:del w:id="2549" w:author="Author" w:date="2023-04-13T16:10:00Z">
        <w:r w:rsidR="00861642" w:rsidRPr="002E20A3" w:rsidDel="0003670C">
          <w:rPr>
            <w:rFonts w:cstheme="minorHAnsi"/>
            <w:lang w:val="en-GB"/>
          </w:rPr>
          <w:delText>on</w:delText>
        </w:r>
      </w:del>
      <w:ins w:id="2550" w:author="Author" w:date="2023-04-13T16:10:00Z">
        <w:r w:rsidR="0003670C">
          <w:rPr>
            <w:rFonts w:cstheme="minorHAnsi"/>
            <w:lang w:val="en-GB"/>
          </w:rPr>
          <w:t>re</w:t>
        </w:r>
      </w:ins>
      <w:ins w:id="2551" w:author="Author" w:date="2023-04-13T16:11:00Z">
        <w:r w:rsidR="0003670C">
          <w:rPr>
            <w:rFonts w:cstheme="minorHAnsi"/>
            <w:lang w:val="en-GB"/>
          </w:rPr>
          <w:t>garding</w:t>
        </w:r>
      </w:ins>
      <w:r w:rsidR="00861642" w:rsidRPr="002E20A3">
        <w:rPr>
          <w:rFonts w:cstheme="minorHAnsi"/>
          <w:lang w:val="en-GB"/>
        </w:rPr>
        <w:t xml:space="preserve"> the boys who were injured remains unavailable. </w:t>
      </w:r>
    </w:p>
    <w:p w14:paraId="0B2FBEDE" w14:textId="77777777" w:rsidR="00C72525" w:rsidRPr="002E20A3" w:rsidRDefault="00C72525" w:rsidP="00C72525">
      <w:pPr>
        <w:jc w:val="both"/>
        <w:rPr>
          <w:rFonts w:cstheme="minorHAnsi"/>
          <w:lang w:val="en-GB"/>
        </w:rPr>
      </w:pPr>
    </w:p>
    <w:p w14:paraId="41BA064B" w14:textId="77777777" w:rsidR="00C72525" w:rsidRPr="002E20A3" w:rsidRDefault="00C72525" w:rsidP="00C72525">
      <w:pPr>
        <w:jc w:val="both"/>
        <w:rPr>
          <w:rFonts w:cstheme="minorHAnsi"/>
          <w:lang w:val="en-GB"/>
        </w:rPr>
      </w:pPr>
      <w:r w:rsidRPr="002E20A3">
        <w:rPr>
          <w:rFonts w:cstheme="minorHAnsi"/>
          <w:noProof/>
          <w:lang w:val="en-GB"/>
        </w:rPr>
        <mc:AlternateContent>
          <mc:Choice Requires="wps">
            <w:drawing>
              <wp:anchor distT="0" distB="0" distL="114300" distR="114300" simplePos="0" relativeHeight="251658262" behindDoc="0" locked="0" layoutInCell="1" allowOverlap="1" wp14:anchorId="32B1E748" wp14:editId="6E028A6C">
                <wp:simplePos x="0" y="0"/>
                <wp:positionH relativeFrom="column">
                  <wp:posOffset>0</wp:posOffset>
                </wp:positionH>
                <wp:positionV relativeFrom="paragraph">
                  <wp:posOffset>-635</wp:posOffset>
                </wp:positionV>
                <wp:extent cx="5568950" cy="12700"/>
                <wp:effectExtent l="0" t="0" r="31750" b="25400"/>
                <wp:wrapNone/>
                <wp:docPr id="23" name="Connecteur droit 23"/>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7C7C1F70" id="Connecteur droit 23" o:spid="_x0000_s1026" style="position:absolute;flip:y;z-index:251563008;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026A303C" w14:textId="77777777" w:rsidR="007D5E45" w:rsidRDefault="00C72525" w:rsidP="00C72525">
      <w:pPr>
        <w:jc w:val="both"/>
        <w:rPr>
          <w:ins w:id="2552" w:author="Author" w:date="2023-04-13T11:52:00Z"/>
          <w:rFonts w:cstheme="minorHAnsi"/>
          <w:lang w:val="en-GB"/>
        </w:rPr>
      </w:pPr>
      <w:r w:rsidRPr="002E20A3">
        <w:rPr>
          <w:rFonts w:cstheme="minorHAnsi"/>
          <w:b/>
          <w:bCs/>
          <w:lang w:val="en-GB"/>
        </w:rPr>
        <w:t>UN-CIMIC Officer</w:t>
      </w:r>
      <w:del w:id="2553" w:author="Author" w:date="2023-04-13T11:52:00Z">
        <w:r w:rsidRPr="002E20A3" w:rsidDel="007D5E45">
          <w:rPr>
            <w:rFonts w:cstheme="minorHAnsi"/>
            <w:lang w:val="en-GB"/>
          </w:rPr>
          <w:delText>:</w:delText>
        </w:r>
      </w:del>
    </w:p>
    <w:p w14:paraId="18903534" w14:textId="283937D1" w:rsidR="00C72525" w:rsidRPr="002E20A3" w:rsidRDefault="00C72525" w:rsidP="00C72525">
      <w:pPr>
        <w:jc w:val="both"/>
        <w:rPr>
          <w:rFonts w:cstheme="minorHAnsi"/>
          <w:lang w:val="en-GB"/>
        </w:rPr>
      </w:pPr>
      <w:r w:rsidRPr="002E20A3">
        <w:rPr>
          <w:rFonts w:cstheme="minorHAnsi"/>
          <w:lang w:val="en-GB"/>
        </w:rPr>
        <w:t xml:space="preserve"> You speak with the local population and </w:t>
      </w:r>
      <w:r w:rsidR="00C33D88" w:rsidRPr="002E20A3">
        <w:rPr>
          <w:rFonts w:cstheme="minorHAnsi"/>
          <w:lang w:val="en-GB"/>
        </w:rPr>
        <w:t xml:space="preserve">acquire </w:t>
      </w:r>
      <w:r w:rsidRPr="002E20A3">
        <w:rPr>
          <w:rFonts w:cstheme="minorHAnsi"/>
          <w:lang w:val="en-GB"/>
        </w:rPr>
        <w:t>the information requested by the Planning Officer. When you have the necessary information, you transmit this to the Planning Officer and/</w:t>
      </w:r>
      <w:del w:id="2554" w:author="Author" w:date="2023-04-13T16:11:00Z">
        <w:r w:rsidRPr="002E20A3" w:rsidDel="0003670C">
          <w:rPr>
            <w:rFonts w:cstheme="minorHAnsi"/>
            <w:lang w:val="en-GB"/>
          </w:rPr>
          <w:delText xml:space="preserve"> </w:delText>
        </w:r>
      </w:del>
      <w:r w:rsidRPr="002E20A3">
        <w:rPr>
          <w:rFonts w:cstheme="minorHAnsi"/>
          <w:lang w:val="en-GB"/>
        </w:rPr>
        <w:t>or Planning Team. You complement the information with your analysis</w:t>
      </w:r>
      <w:ins w:id="2555" w:author="Author" w:date="2023-04-13T16:11:00Z">
        <w:r w:rsidR="0003670C">
          <w:rPr>
            <w:rFonts w:cstheme="minorHAnsi"/>
            <w:lang w:val="en-GB"/>
          </w:rPr>
          <w:t>,</w:t>
        </w:r>
      </w:ins>
      <w:r w:rsidRPr="002E20A3">
        <w:rPr>
          <w:rFonts w:cstheme="minorHAnsi"/>
          <w:lang w:val="en-GB"/>
        </w:rPr>
        <w:t xml:space="preserve"> if needed.</w:t>
      </w:r>
      <w:r w:rsidR="00A936E7" w:rsidRPr="002E20A3">
        <w:rPr>
          <w:rFonts w:cstheme="minorHAnsi"/>
          <w:lang w:val="en-GB"/>
        </w:rPr>
        <w:t xml:space="preserve"> </w:t>
      </w:r>
    </w:p>
    <w:p w14:paraId="6F55CA14" w14:textId="77777777" w:rsidR="00C72525" w:rsidRPr="002E20A3" w:rsidRDefault="00C72525" w:rsidP="00C72525">
      <w:pPr>
        <w:jc w:val="both"/>
        <w:rPr>
          <w:rFonts w:cstheme="minorHAnsi"/>
          <w:lang w:val="en-GB"/>
        </w:rPr>
      </w:pPr>
    </w:p>
    <w:p w14:paraId="49365854" w14:textId="77777777" w:rsidR="00C72525" w:rsidRPr="002E20A3" w:rsidRDefault="00C72525" w:rsidP="00C72525">
      <w:pPr>
        <w:jc w:val="both"/>
        <w:rPr>
          <w:rFonts w:cstheme="minorHAnsi"/>
          <w:lang w:val="en-GB"/>
        </w:rPr>
      </w:pPr>
      <w:r w:rsidRPr="002E20A3">
        <w:rPr>
          <w:rFonts w:cstheme="minorHAnsi"/>
          <w:noProof/>
          <w:lang w:val="en-GB"/>
        </w:rPr>
        <mc:AlternateContent>
          <mc:Choice Requires="wps">
            <w:drawing>
              <wp:anchor distT="0" distB="0" distL="114300" distR="114300" simplePos="0" relativeHeight="251658263" behindDoc="0" locked="0" layoutInCell="1" allowOverlap="1" wp14:anchorId="72854632" wp14:editId="7DE2DAD4">
                <wp:simplePos x="0" y="0"/>
                <wp:positionH relativeFrom="column">
                  <wp:posOffset>0</wp:posOffset>
                </wp:positionH>
                <wp:positionV relativeFrom="paragraph">
                  <wp:posOffset>-635</wp:posOffset>
                </wp:positionV>
                <wp:extent cx="5568950" cy="12700"/>
                <wp:effectExtent l="0" t="0" r="31750" b="25400"/>
                <wp:wrapNone/>
                <wp:docPr id="24" name="Connecteur droit 24"/>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00A027AF" id="Connecteur droit 24" o:spid="_x0000_s1026" style="position:absolute;flip:y;z-index:251564032;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50C49F3E" w14:textId="77777777" w:rsidR="007D5E45" w:rsidRDefault="00C72525" w:rsidP="00C72525">
      <w:pPr>
        <w:jc w:val="both"/>
        <w:rPr>
          <w:ins w:id="2556" w:author="Author" w:date="2023-04-13T11:51:00Z"/>
          <w:rFonts w:cstheme="minorHAnsi"/>
          <w:lang w:val="en-GB"/>
        </w:rPr>
      </w:pPr>
      <w:del w:id="2557" w:author="Author" w:date="2023-04-13T11:51:00Z">
        <w:r w:rsidRPr="002E20A3" w:rsidDel="007D5E45">
          <w:rPr>
            <w:rFonts w:cstheme="minorHAnsi"/>
            <w:b/>
            <w:bCs/>
            <w:lang w:val="en-GB"/>
          </w:rPr>
          <w:delText>UN</w:delText>
        </w:r>
      </w:del>
      <w:ins w:id="2558" w:author="Author" w:date="2023-04-13T11:51:00Z">
        <w:r w:rsidR="007D5E45">
          <w:rPr>
            <w:rFonts w:cstheme="minorHAnsi"/>
            <w:b/>
            <w:bCs/>
            <w:lang w:val="en-GB"/>
          </w:rPr>
          <w:t>United Nations</w:t>
        </w:r>
      </w:ins>
      <w:r w:rsidRPr="002E20A3">
        <w:rPr>
          <w:rFonts w:cstheme="minorHAnsi"/>
          <w:b/>
          <w:bCs/>
          <w:lang w:val="en-GB"/>
        </w:rPr>
        <w:t xml:space="preserve"> Language Assistant</w:t>
      </w:r>
      <w:del w:id="2559" w:author="Author" w:date="2023-04-13T11:51:00Z">
        <w:r w:rsidRPr="002E20A3" w:rsidDel="007D5E45">
          <w:rPr>
            <w:rFonts w:cstheme="minorHAnsi"/>
            <w:lang w:val="en-GB"/>
          </w:rPr>
          <w:delText>:</w:delText>
        </w:r>
      </w:del>
    </w:p>
    <w:p w14:paraId="44E75A1E" w14:textId="50BBD419" w:rsidR="00C72525" w:rsidRPr="002E20A3" w:rsidRDefault="00C72525" w:rsidP="00C72525">
      <w:pPr>
        <w:jc w:val="both"/>
        <w:rPr>
          <w:rFonts w:cstheme="minorHAnsi"/>
          <w:lang w:val="en-GB"/>
        </w:rPr>
      </w:pPr>
      <w:r w:rsidRPr="002E20A3">
        <w:rPr>
          <w:rFonts w:cstheme="minorHAnsi"/>
          <w:lang w:val="en-GB"/>
        </w:rPr>
        <w:t xml:space="preserve"> You facilitate communication between the local population and the peacekeepers. You are from the Falin ethnic community and at times add your personal analysis to what the local women say. </w:t>
      </w:r>
    </w:p>
    <w:p w14:paraId="7A79154D" w14:textId="77777777" w:rsidR="00C72525" w:rsidRPr="002E20A3" w:rsidRDefault="00C72525" w:rsidP="00C72525">
      <w:pPr>
        <w:jc w:val="both"/>
        <w:rPr>
          <w:rFonts w:cstheme="minorHAnsi"/>
          <w:lang w:val="en-GB"/>
        </w:rPr>
      </w:pPr>
    </w:p>
    <w:p w14:paraId="1233141A" w14:textId="77777777" w:rsidR="00C72525" w:rsidRPr="002E20A3" w:rsidRDefault="00C72525" w:rsidP="00C72525">
      <w:pPr>
        <w:jc w:val="both"/>
        <w:rPr>
          <w:rFonts w:cstheme="minorHAnsi"/>
          <w:lang w:val="en-GB"/>
        </w:rPr>
      </w:pPr>
      <w:r w:rsidRPr="002E20A3">
        <w:rPr>
          <w:rFonts w:cstheme="minorHAnsi"/>
          <w:noProof/>
          <w:lang w:val="en-GB"/>
        </w:rPr>
        <mc:AlternateContent>
          <mc:Choice Requires="wps">
            <w:drawing>
              <wp:anchor distT="0" distB="0" distL="114300" distR="114300" simplePos="0" relativeHeight="251658264" behindDoc="0" locked="0" layoutInCell="1" allowOverlap="1" wp14:anchorId="02F20229" wp14:editId="19499E36">
                <wp:simplePos x="0" y="0"/>
                <wp:positionH relativeFrom="column">
                  <wp:posOffset>0</wp:posOffset>
                </wp:positionH>
                <wp:positionV relativeFrom="paragraph">
                  <wp:posOffset>-635</wp:posOffset>
                </wp:positionV>
                <wp:extent cx="5568950" cy="12700"/>
                <wp:effectExtent l="0" t="0" r="31750" b="25400"/>
                <wp:wrapNone/>
                <wp:docPr id="25" name="Connecteur droit 25"/>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3FC51AF3" id="Connecteur droit 25" o:spid="_x0000_s1026" style="position:absolute;flip:y;z-index:251565056;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718AC03A" w14:textId="77777777" w:rsidR="007D5E45" w:rsidRDefault="00C72525" w:rsidP="00C72525">
      <w:pPr>
        <w:jc w:val="both"/>
        <w:rPr>
          <w:ins w:id="2560" w:author="Author" w:date="2023-04-13T11:52:00Z"/>
          <w:rFonts w:cstheme="minorHAnsi"/>
          <w:lang w:val="en-GB"/>
        </w:rPr>
      </w:pPr>
      <w:r w:rsidRPr="002E20A3">
        <w:rPr>
          <w:rFonts w:cstheme="minorHAnsi"/>
          <w:b/>
          <w:bCs/>
          <w:lang w:val="en-GB"/>
        </w:rPr>
        <w:t>UNICEF representative</w:t>
      </w:r>
      <w:del w:id="2561" w:author="Author" w:date="2023-04-13T11:52:00Z">
        <w:r w:rsidRPr="002E20A3" w:rsidDel="007D5E45">
          <w:rPr>
            <w:rFonts w:cstheme="minorHAnsi"/>
            <w:lang w:val="en-GB"/>
          </w:rPr>
          <w:delText>:</w:delText>
        </w:r>
      </w:del>
    </w:p>
    <w:p w14:paraId="4C96D6ED" w14:textId="2AF47D86" w:rsidR="00C72525" w:rsidRPr="002E20A3" w:rsidRDefault="00C72525" w:rsidP="00C72525">
      <w:pPr>
        <w:jc w:val="both"/>
        <w:rPr>
          <w:rFonts w:cstheme="minorHAnsi"/>
          <w:lang w:val="en-GB"/>
        </w:rPr>
      </w:pPr>
      <w:r w:rsidRPr="002E20A3">
        <w:rPr>
          <w:rFonts w:cstheme="minorHAnsi"/>
          <w:lang w:val="en-GB"/>
        </w:rPr>
        <w:t xml:space="preserve"> You mention that one of the major security concerns in C</w:t>
      </w:r>
      <w:ins w:id="2562" w:author="Author" w:date="2023-04-13T16:11:00Z">
        <w:r w:rsidR="0003670C">
          <w:rPr>
            <w:rFonts w:cstheme="minorHAnsi"/>
            <w:lang w:val="en-GB"/>
          </w:rPr>
          <w:t>orma</w:t>
        </w:r>
      </w:ins>
      <w:del w:id="2563" w:author="Author" w:date="2023-04-13T16:11:00Z">
        <w:r w:rsidRPr="002E20A3" w:rsidDel="0003670C">
          <w:rPr>
            <w:rFonts w:cstheme="minorHAnsi"/>
            <w:lang w:val="en-GB"/>
          </w:rPr>
          <w:delText>ORMA</w:delText>
        </w:r>
      </w:del>
      <w:r w:rsidRPr="002E20A3">
        <w:rPr>
          <w:rFonts w:cstheme="minorHAnsi"/>
          <w:lang w:val="en-GB"/>
        </w:rPr>
        <w:t xml:space="preserve"> is the alarming increase </w:t>
      </w:r>
      <w:ins w:id="2564" w:author="Author" w:date="2023-04-13T16:11:00Z">
        <w:r w:rsidR="0003670C">
          <w:rPr>
            <w:rFonts w:cstheme="minorHAnsi"/>
            <w:lang w:val="en-GB"/>
          </w:rPr>
          <w:t xml:space="preserve">in the number </w:t>
        </w:r>
      </w:ins>
      <w:r w:rsidRPr="002E20A3">
        <w:rPr>
          <w:rFonts w:cstheme="minorHAnsi"/>
          <w:lang w:val="en-GB"/>
        </w:rPr>
        <w:t>of</w:t>
      </w:r>
      <w:r w:rsidR="003450F4" w:rsidRPr="002E20A3">
        <w:rPr>
          <w:rFonts w:cstheme="minorHAnsi"/>
          <w:lang w:val="en-GB"/>
        </w:rPr>
        <w:t xml:space="preserve"> young adults who are unemployed and who continue to </w:t>
      </w:r>
      <w:r w:rsidRPr="002E20A3">
        <w:rPr>
          <w:rFonts w:cstheme="minorHAnsi"/>
          <w:lang w:val="en-GB"/>
        </w:rPr>
        <w:t>join armed groups. Numerous attempts by UNICEF to end the recruitment of youth have not yielded the desired results.</w:t>
      </w:r>
    </w:p>
    <w:p w14:paraId="51C025C0" w14:textId="77777777" w:rsidR="00C72525" w:rsidRPr="002E20A3" w:rsidRDefault="00C72525" w:rsidP="00C72525">
      <w:pPr>
        <w:jc w:val="both"/>
        <w:rPr>
          <w:rFonts w:cstheme="minorHAnsi"/>
          <w:b/>
          <w:bCs/>
          <w:lang w:val="en-GB"/>
        </w:rPr>
      </w:pPr>
    </w:p>
    <w:p w14:paraId="537526EB"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5" behindDoc="0" locked="0" layoutInCell="1" allowOverlap="1" wp14:anchorId="384743C1" wp14:editId="20FF0E32">
                <wp:simplePos x="0" y="0"/>
                <wp:positionH relativeFrom="column">
                  <wp:posOffset>0</wp:posOffset>
                </wp:positionH>
                <wp:positionV relativeFrom="paragraph">
                  <wp:posOffset>-635</wp:posOffset>
                </wp:positionV>
                <wp:extent cx="5568950" cy="12700"/>
                <wp:effectExtent l="0" t="0" r="31750" b="25400"/>
                <wp:wrapNone/>
                <wp:docPr id="26" name="Connecteur droit 26"/>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02983954" id="Connecteur droit 26" o:spid="_x0000_s1026" style="position:absolute;flip:y;z-index:251566080;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0C9C0F55" w14:textId="77777777" w:rsidR="007D5E45" w:rsidRDefault="00C72525" w:rsidP="00C72525">
      <w:pPr>
        <w:jc w:val="both"/>
        <w:rPr>
          <w:ins w:id="2565" w:author="Author" w:date="2023-04-13T11:52:00Z"/>
          <w:rFonts w:cstheme="minorHAnsi"/>
          <w:lang w:val="en-GB"/>
        </w:rPr>
      </w:pPr>
      <w:r w:rsidRPr="002E20A3">
        <w:rPr>
          <w:rFonts w:cstheme="minorHAnsi"/>
          <w:b/>
          <w:bCs/>
          <w:lang w:val="en-GB"/>
        </w:rPr>
        <w:t>Local woman 1</w:t>
      </w:r>
      <w:del w:id="2566" w:author="Author" w:date="2023-04-13T11:52:00Z">
        <w:r w:rsidRPr="002E20A3" w:rsidDel="007D5E45">
          <w:rPr>
            <w:rFonts w:cstheme="minorHAnsi"/>
            <w:lang w:val="en-GB"/>
          </w:rPr>
          <w:delText>:</w:delText>
        </w:r>
      </w:del>
    </w:p>
    <w:p w14:paraId="5062DBFD" w14:textId="7A57C136" w:rsidR="00C72525" w:rsidRPr="002E20A3" w:rsidRDefault="00C72525" w:rsidP="00C72525">
      <w:pPr>
        <w:jc w:val="both"/>
        <w:rPr>
          <w:rFonts w:cstheme="minorHAnsi"/>
          <w:lang w:val="en-GB"/>
        </w:rPr>
      </w:pPr>
      <w:r w:rsidRPr="002E20A3">
        <w:rPr>
          <w:rFonts w:cstheme="minorHAnsi"/>
          <w:lang w:val="en-GB"/>
        </w:rPr>
        <w:t xml:space="preserve"> You are from the Falin ethnic community and are surprised to see a Tatsi woman joining in the consultations. You do not hesitate in voicing your opinion about the Tatsis, whom you blame for the recent clashes and C</w:t>
      </w:r>
      <w:ins w:id="2567" w:author="Author" w:date="2023-04-13T16:11:00Z">
        <w:r w:rsidR="0003670C">
          <w:rPr>
            <w:rFonts w:cstheme="minorHAnsi"/>
            <w:lang w:val="en-GB"/>
          </w:rPr>
          <w:t>arana’s</w:t>
        </w:r>
      </w:ins>
      <w:del w:id="2568" w:author="Author" w:date="2023-04-13T16:11:00Z">
        <w:r w:rsidRPr="002E20A3" w:rsidDel="0003670C">
          <w:rPr>
            <w:rFonts w:cstheme="minorHAnsi"/>
            <w:lang w:val="en-GB"/>
          </w:rPr>
          <w:delText>ARANA’s</w:delText>
        </w:r>
      </w:del>
      <w:r w:rsidRPr="002E20A3">
        <w:rPr>
          <w:rFonts w:cstheme="minorHAnsi"/>
          <w:lang w:val="en-GB"/>
        </w:rPr>
        <w:t xml:space="preserve"> economic downfall </w:t>
      </w:r>
      <w:del w:id="2569" w:author="Author" w:date="2023-04-13T16:12:00Z">
        <w:r w:rsidRPr="002E20A3" w:rsidDel="0003670C">
          <w:rPr>
            <w:rFonts w:cstheme="minorHAnsi"/>
            <w:lang w:val="en-GB"/>
          </w:rPr>
          <w:delText>in</w:delText>
        </w:r>
      </w:del>
      <w:ins w:id="2570" w:author="Author" w:date="2023-04-13T16:12:00Z">
        <w:r w:rsidR="0003670C">
          <w:rPr>
            <w:rFonts w:cstheme="minorHAnsi"/>
            <w:lang w:val="en-GB"/>
          </w:rPr>
          <w:t>more</w:t>
        </w:r>
      </w:ins>
      <w:r w:rsidRPr="002E20A3">
        <w:rPr>
          <w:rFonts w:cstheme="minorHAnsi"/>
          <w:lang w:val="en-GB"/>
        </w:rPr>
        <w:t xml:space="preserve"> general</w:t>
      </w:r>
      <w:ins w:id="2571" w:author="Author" w:date="2023-04-13T16:12:00Z">
        <w:r w:rsidR="0003670C">
          <w:rPr>
            <w:rFonts w:cstheme="minorHAnsi"/>
            <w:lang w:val="en-GB"/>
          </w:rPr>
          <w:t>ly</w:t>
        </w:r>
      </w:ins>
      <w:r w:rsidRPr="002E20A3">
        <w:rPr>
          <w:rFonts w:cstheme="minorHAnsi"/>
          <w:lang w:val="en-GB"/>
        </w:rPr>
        <w:t xml:space="preserve">. </w:t>
      </w:r>
    </w:p>
    <w:p w14:paraId="7B9E51D9" w14:textId="523310AB" w:rsidR="00C72525" w:rsidRPr="002E20A3" w:rsidRDefault="00C72525" w:rsidP="00C72525">
      <w:pPr>
        <w:jc w:val="both"/>
        <w:rPr>
          <w:rFonts w:cstheme="minorHAnsi"/>
          <w:lang w:val="en-GB"/>
        </w:rPr>
      </w:pPr>
      <w:r w:rsidRPr="007D5E45">
        <w:rPr>
          <w:rFonts w:cstheme="minorHAnsi"/>
          <w:b/>
          <w:bCs/>
          <w:lang w:val="en-GB"/>
        </w:rPr>
        <w:t>Special note</w:t>
      </w:r>
      <w:r w:rsidRPr="007D5E45">
        <w:rPr>
          <w:rFonts w:cstheme="minorHAnsi"/>
          <w:b/>
          <w:bCs/>
          <w:lang w:val="en-GB"/>
          <w:rPrChange w:id="2572" w:author="Author" w:date="2023-04-13T11:52:00Z">
            <w:rPr>
              <w:rFonts w:cstheme="minorHAnsi"/>
              <w:lang w:val="en-GB"/>
            </w:rPr>
          </w:rPrChange>
        </w:rPr>
        <w:t>:</w:t>
      </w:r>
      <w:r w:rsidRPr="002E20A3">
        <w:rPr>
          <w:rFonts w:cstheme="minorHAnsi"/>
          <w:lang w:val="en-GB"/>
        </w:rPr>
        <w:t xml:space="preserve"> If/</w:t>
      </w:r>
      <w:del w:id="2573" w:author="Author" w:date="2023-04-13T16:12:00Z">
        <w:r w:rsidRPr="002E20A3" w:rsidDel="0003670C">
          <w:rPr>
            <w:rFonts w:cstheme="minorHAnsi"/>
            <w:lang w:val="en-GB"/>
          </w:rPr>
          <w:delText xml:space="preserve"> </w:delText>
        </w:r>
      </w:del>
      <w:r w:rsidRPr="002E20A3">
        <w:rPr>
          <w:rFonts w:cstheme="minorHAnsi"/>
          <w:lang w:val="en-GB"/>
        </w:rPr>
        <w:t xml:space="preserve">when you notice that the Tatsi woman is affected by your accusations, you continue to criticise the Tatsis even more. </w:t>
      </w:r>
    </w:p>
    <w:p w14:paraId="03B6E2FA" w14:textId="77777777" w:rsidR="00C72525" w:rsidRPr="002E20A3" w:rsidRDefault="00C72525" w:rsidP="00C72525">
      <w:pPr>
        <w:jc w:val="both"/>
        <w:rPr>
          <w:rFonts w:cstheme="minorHAnsi"/>
          <w:b/>
          <w:bCs/>
          <w:lang w:val="en-GB"/>
        </w:rPr>
      </w:pPr>
    </w:p>
    <w:p w14:paraId="1A2E4F17"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6" behindDoc="0" locked="0" layoutInCell="1" allowOverlap="1" wp14:anchorId="73D047C9" wp14:editId="185EEFFE">
                <wp:simplePos x="0" y="0"/>
                <wp:positionH relativeFrom="column">
                  <wp:posOffset>0</wp:posOffset>
                </wp:positionH>
                <wp:positionV relativeFrom="paragraph">
                  <wp:posOffset>-635</wp:posOffset>
                </wp:positionV>
                <wp:extent cx="5568950" cy="12700"/>
                <wp:effectExtent l="0" t="0" r="31750" b="25400"/>
                <wp:wrapNone/>
                <wp:docPr id="10" name="Connecteur droit 10"/>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07588227" id="Connecteur droit 10" o:spid="_x0000_s1026" style="position:absolute;flip:y;z-index:251567104;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4C088ECA" w14:textId="77777777" w:rsidR="007D5E45" w:rsidRDefault="00C72525" w:rsidP="00C72525">
      <w:pPr>
        <w:jc w:val="both"/>
        <w:rPr>
          <w:ins w:id="2574" w:author="Author" w:date="2023-04-13T11:52:00Z"/>
          <w:rFonts w:cstheme="minorHAnsi"/>
          <w:lang w:val="en-GB"/>
        </w:rPr>
      </w:pPr>
      <w:r w:rsidRPr="002E20A3">
        <w:rPr>
          <w:rFonts w:cstheme="minorHAnsi"/>
          <w:b/>
          <w:bCs/>
          <w:lang w:val="en-GB"/>
        </w:rPr>
        <w:t>Local woman 2</w:t>
      </w:r>
      <w:del w:id="2575" w:author="Author" w:date="2023-04-13T11:52:00Z">
        <w:r w:rsidRPr="002E20A3" w:rsidDel="007D5E45">
          <w:rPr>
            <w:rFonts w:cstheme="minorHAnsi"/>
            <w:lang w:val="en-GB"/>
          </w:rPr>
          <w:delText>:</w:delText>
        </w:r>
      </w:del>
    </w:p>
    <w:p w14:paraId="7D9CD6A8" w14:textId="325B73B0" w:rsidR="00C72525" w:rsidRPr="002E20A3" w:rsidRDefault="00C72525" w:rsidP="00C72525">
      <w:pPr>
        <w:jc w:val="both"/>
        <w:rPr>
          <w:rFonts w:cstheme="minorHAnsi"/>
          <w:lang w:val="en-GB"/>
        </w:rPr>
      </w:pPr>
      <w:r w:rsidRPr="002E20A3">
        <w:rPr>
          <w:rFonts w:cstheme="minorHAnsi"/>
          <w:lang w:val="en-GB"/>
        </w:rPr>
        <w:lastRenderedPageBreak/>
        <w:t xml:space="preserve"> You are from the Tatsi ethnic community. You arrive late to the consultations because the bus </w:t>
      </w:r>
      <w:del w:id="2576" w:author="Author" w:date="2023-04-13T16:12:00Z">
        <w:r w:rsidRPr="002E20A3" w:rsidDel="0003670C">
          <w:rPr>
            <w:rFonts w:cstheme="minorHAnsi"/>
            <w:lang w:val="en-GB"/>
          </w:rPr>
          <w:delText>did</w:delText>
        </w:r>
      </w:del>
      <w:ins w:id="2577" w:author="Author" w:date="2023-04-13T16:12:00Z">
        <w:r w:rsidR="0003670C">
          <w:rPr>
            <w:rFonts w:cstheme="minorHAnsi"/>
            <w:lang w:val="en-GB"/>
          </w:rPr>
          <w:t>was</w:t>
        </w:r>
      </w:ins>
      <w:r w:rsidRPr="002E20A3">
        <w:rPr>
          <w:rFonts w:cstheme="minorHAnsi"/>
          <w:lang w:val="en-GB"/>
        </w:rPr>
        <w:t xml:space="preserve"> not </w:t>
      </w:r>
      <w:del w:id="2578" w:author="Author" w:date="2023-04-13T16:12:00Z">
        <w:r w:rsidRPr="002E20A3" w:rsidDel="0003670C">
          <w:rPr>
            <w:rFonts w:cstheme="minorHAnsi"/>
            <w:lang w:val="en-GB"/>
          </w:rPr>
          <w:delText>arrive</w:delText>
        </w:r>
      </w:del>
      <w:ins w:id="2579" w:author="Author" w:date="2023-04-13T16:12:00Z">
        <w:r w:rsidR="0003670C">
          <w:rPr>
            <w:rFonts w:cstheme="minorHAnsi"/>
            <w:lang w:val="en-GB"/>
          </w:rPr>
          <w:t>avail</w:t>
        </w:r>
      </w:ins>
      <w:ins w:id="2580" w:author="Author" w:date="2023-04-13T16:13:00Z">
        <w:r w:rsidR="0003670C">
          <w:rPr>
            <w:rFonts w:cstheme="minorHAnsi"/>
            <w:lang w:val="en-GB"/>
          </w:rPr>
          <w:t>able</w:t>
        </w:r>
      </w:ins>
      <w:r w:rsidRPr="002E20A3">
        <w:rPr>
          <w:rFonts w:cstheme="minorHAnsi"/>
          <w:lang w:val="en-GB"/>
        </w:rPr>
        <w:t>. You are destabili</w:t>
      </w:r>
      <w:ins w:id="2581" w:author="Author" w:date="2023-04-13T16:13:00Z">
        <w:r w:rsidR="0003670C">
          <w:rPr>
            <w:rFonts w:cstheme="minorHAnsi"/>
            <w:lang w:val="en-GB"/>
          </w:rPr>
          <w:t>zed</w:t>
        </w:r>
      </w:ins>
      <w:del w:id="2582" w:author="Author" w:date="2023-04-13T16:13:00Z">
        <w:r w:rsidRPr="002E20A3" w:rsidDel="0003670C">
          <w:rPr>
            <w:rFonts w:cstheme="minorHAnsi"/>
            <w:lang w:val="en-GB"/>
          </w:rPr>
          <w:delText>sed</w:delText>
        </w:r>
      </w:del>
      <w:r w:rsidRPr="002E20A3">
        <w:rPr>
          <w:rFonts w:cstheme="minorHAnsi"/>
          <w:lang w:val="en-GB"/>
        </w:rPr>
        <w:t xml:space="preserve"> when you see a Falin woman already at the consultations. If/</w:t>
      </w:r>
      <w:del w:id="2583" w:author="Author" w:date="2023-04-13T16:13:00Z">
        <w:r w:rsidRPr="002E20A3" w:rsidDel="0003670C">
          <w:rPr>
            <w:rFonts w:cstheme="minorHAnsi"/>
            <w:lang w:val="en-GB"/>
          </w:rPr>
          <w:delText xml:space="preserve"> </w:delText>
        </w:r>
      </w:del>
      <w:r w:rsidRPr="002E20A3">
        <w:rPr>
          <w:rFonts w:cstheme="minorHAnsi"/>
          <w:lang w:val="en-GB"/>
        </w:rPr>
        <w:t xml:space="preserve">when you are faced with </w:t>
      </w:r>
      <w:del w:id="2584" w:author="Author" w:date="2023-04-13T16:13:00Z">
        <w:r w:rsidRPr="002E20A3" w:rsidDel="0003670C">
          <w:rPr>
            <w:rFonts w:cstheme="minorHAnsi"/>
            <w:lang w:val="en-GB"/>
          </w:rPr>
          <w:delText xml:space="preserve">the </w:delText>
        </w:r>
      </w:del>
      <w:r w:rsidRPr="002E20A3">
        <w:rPr>
          <w:rFonts w:cstheme="minorHAnsi"/>
          <w:lang w:val="en-GB"/>
        </w:rPr>
        <w:t>accusations</w:t>
      </w:r>
      <w:del w:id="2585" w:author="Author" w:date="2023-04-13T16:13:00Z">
        <w:r w:rsidRPr="002E20A3" w:rsidDel="0003670C">
          <w:rPr>
            <w:rFonts w:cstheme="minorHAnsi"/>
            <w:lang w:val="en-GB"/>
          </w:rPr>
          <w:delText xml:space="preserve"> of</w:delText>
        </w:r>
      </w:del>
      <w:r w:rsidRPr="002E20A3">
        <w:rPr>
          <w:rFonts w:cstheme="minorHAnsi"/>
          <w:lang w:val="en-GB"/>
        </w:rPr>
        <w:t xml:space="preserve"> from the Falin woman, </w:t>
      </w:r>
      <w:commentRangeStart w:id="2586"/>
      <w:r w:rsidRPr="002E20A3">
        <w:rPr>
          <w:rFonts w:cstheme="minorHAnsi"/>
          <w:lang w:val="en-GB"/>
        </w:rPr>
        <w:t>you stop talking.</w:t>
      </w:r>
      <w:commentRangeEnd w:id="2586"/>
      <w:r w:rsidR="007D5E45">
        <w:rPr>
          <w:rStyle w:val="CommentReference"/>
        </w:rPr>
        <w:commentReference w:id="2586"/>
      </w:r>
    </w:p>
    <w:p w14:paraId="04E3D8CE" w14:textId="357DC6FB" w:rsidR="00C72525" w:rsidRPr="002E20A3" w:rsidRDefault="00C72525" w:rsidP="00C72525">
      <w:pPr>
        <w:jc w:val="both"/>
        <w:rPr>
          <w:rFonts w:cstheme="minorHAnsi"/>
          <w:lang w:val="en-GB"/>
        </w:rPr>
      </w:pPr>
      <w:r w:rsidRPr="007D5E45">
        <w:rPr>
          <w:rFonts w:cstheme="minorHAnsi"/>
          <w:b/>
          <w:bCs/>
          <w:lang w:val="en-GB"/>
        </w:rPr>
        <w:t>Special note</w:t>
      </w:r>
      <w:r w:rsidRPr="007D5E45">
        <w:rPr>
          <w:rFonts w:cstheme="minorHAnsi"/>
          <w:i/>
          <w:iCs/>
          <w:lang w:val="en-GB"/>
          <w:rPrChange w:id="2587" w:author="Author" w:date="2023-04-13T11:52:00Z">
            <w:rPr>
              <w:rFonts w:cstheme="minorHAnsi"/>
              <w:lang w:val="en-GB"/>
            </w:rPr>
          </w:rPrChange>
        </w:rPr>
        <w:t>:</w:t>
      </w:r>
      <w:r w:rsidRPr="002E20A3">
        <w:rPr>
          <w:rFonts w:cstheme="minorHAnsi"/>
          <w:lang w:val="en-GB"/>
        </w:rPr>
        <w:t xml:space="preserve"> If the accusations from the Falin woman intensif</w:t>
      </w:r>
      <w:ins w:id="2588" w:author="Author" w:date="2023-04-13T16:13:00Z">
        <w:r w:rsidR="0003670C">
          <w:rPr>
            <w:rFonts w:cstheme="minorHAnsi"/>
            <w:lang w:val="en-GB"/>
          </w:rPr>
          <w:t>y</w:t>
        </w:r>
      </w:ins>
      <w:del w:id="2589" w:author="Author" w:date="2023-04-13T16:13:00Z">
        <w:r w:rsidRPr="002E20A3" w:rsidDel="0003670C">
          <w:rPr>
            <w:rFonts w:cstheme="minorHAnsi"/>
            <w:lang w:val="en-GB"/>
          </w:rPr>
          <w:delText>ies</w:delText>
        </w:r>
      </w:del>
      <w:r w:rsidRPr="002E20A3">
        <w:rPr>
          <w:rFonts w:cstheme="minorHAnsi"/>
          <w:lang w:val="en-GB"/>
        </w:rPr>
        <w:t>, you decide to leave the consultations, explaining that you have to pick up your child from school.</w:t>
      </w:r>
      <w:r w:rsidR="00A936E7" w:rsidRPr="002E20A3">
        <w:rPr>
          <w:rFonts w:cstheme="minorHAnsi"/>
          <w:lang w:val="en-GB"/>
        </w:rPr>
        <w:t xml:space="preserve"> </w:t>
      </w:r>
    </w:p>
    <w:p w14:paraId="34010E5C" w14:textId="77777777" w:rsidR="00C72525" w:rsidRPr="002E20A3" w:rsidRDefault="00C72525" w:rsidP="00C72525">
      <w:pPr>
        <w:jc w:val="both"/>
        <w:rPr>
          <w:rFonts w:cstheme="minorHAnsi"/>
          <w:b/>
          <w:bCs/>
          <w:lang w:val="en-GB"/>
        </w:rPr>
      </w:pPr>
    </w:p>
    <w:p w14:paraId="2790A9C1"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7" behindDoc="0" locked="0" layoutInCell="1" allowOverlap="1" wp14:anchorId="0D29B46D" wp14:editId="13FB6236">
                <wp:simplePos x="0" y="0"/>
                <wp:positionH relativeFrom="column">
                  <wp:posOffset>0</wp:posOffset>
                </wp:positionH>
                <wp:positionV relativeFrom="paragraph">
                  <wp:posOffset>0</wp:posOffset>
                </wp:positionV>
                <wp:extent cx="5568950" cy="12700"/>
                <wp:effectExtent l="0" t="0" r="31750" b="25400"/>
                <wp:wrapNone/>
                <wp:docPr id="28" name="Connecteur droit 28"/>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2EF21DB6" id="Connecteur droit 28" o:spid="_x0000_s1026" style="position:absolute;flip:y;z-index:251568128;visibility:visible;mso-wrap-style:square;mso-wrap-distance-left:9pt;mso-wrap-distance-top:0;mso-wrap-distance-right:9pt;mso-wrap-distance-bottom:0;mso-position-horizontal:absolute;mso-position-horizontal-relative:text;mso-position-vertical:absolute;mso-position-vertical-relative:text" from="0,0" to="43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" strokecolor="#5b9bd5 [3208]">
                <v:stroke dashstyle="dash"/>
              </v:line>
            </w:pict>
          </mc:Fallback>
        </mc:AlternateContent>
      </w:r>
    </w:p>
    <w:p w14:paraId="4CB627D4" w14:textId="77777777" w:rsidR="007D5E45" w:rsidRDefault="00C72525" w:rsidP="00C72525">
      <w:pPr>
        <w:jc w:val="both"/>
        <w:rPr>
          <w:ins w:id="2590" w:author="Author" w:date="2023-04-13T11:52:00Z"/>
          <w:rFonts w:cstheme="minorHAnsi"/>
          <w:lang w:val="en-GB"/>
        </w:rPr>
      </w:pPr>
      <w:r w:rsidRPr="002E20A3">
        <w:rPr>
          <w:rFonts w:cstheme="minorHAnsi"/>
          <w:b/>
          <w:bCs/>
          <w:lang w:val="en-GB"/>
        </w:rPr>
        <w:t>Village elder</w:t>
      </w:r>
      <w:del w:id="2591" w:author="Author" w:date="2023-04-13T11:52:00Z">
        <w:r w:rsidRPr="002E20A3" w:rsidDel="007D5E45">
          <w:rPr>
            <w:rFonts w:cstheme="minorHAnsi"/>
            <w:lang w:val="en-GB"/>
          </w:rPr>
          <w:delText>:</w:delText>
        </w:r>
      </w:del>
    </w:p>
    <w:p w14:paraId="73CD0BC8" w14:textId="30FF4992" w:rsidR="00C72525" w:rsidRPr="002E20A3" w:rsidRDefault="00C72525" w:rsidP="00C72525">
      <w:pPr>
        <w:jc w:val="both"/>
        <w:rPr>
          <w:rFonts w:cstheme="minorHAnsi"/>
          <w:lang w:val="en-GB"/>
        </w:rPr>
      </w:pPr>
      <w:r w:rsidRPr="002E20A3">
        <w:rPr>
          <w:rFonts w:cstheme="minorHAnsi"/>
          <w:lang w:val="en-GB"/>
        </w:rPr>
        <w:t xml:space="preserve"> If approached by a peacekeeper, you propose to ask two (or more) local women to participate in consultations. You ask to be given a specific date and time so that you could transmit this information to the women concerned. </w:t>
      </w:r>
    </w:p>
    <w:p w14:paraId="1C49DA1D" w14:textId="2457897C" w:rsidR="00C72525" w:rsidRPr="002E20A3" w:rsidRDefault="00C72525" w:rsidP="00C72525">
      <w:pPr>
        <w:jc w:val="both"/>
        <w:rPr>
          <w:rFonts w:cstheme="minorHAnsi"/>
          <w:lang w:val="en-GB"/>
        </w:rPr>
      </w:pPr>
      <w:r w:rsidRPr="002E20A3">
        <w:rPr>
          <w:rFonts w:cstheme="minorHAnsi"/>
          <w:b/>
          <w:bCs/>
          <w:lang w:val="en-GB"/>
        </w:rPr>
        <w:t>Special note</w:t>
      </w:r>
      <w:r w:rsidRPr="002E20A3">
        <w:rPr>
          <w:rFonts w:cstheme="minorHAnsi"/>
          <w:lang w:val="en-GB"/>
        </w:rPr>
        <w:t xml:space="preserve">: You forget to mention that the two women are from two ethnic groups (Falin and Tatsi). You have </w:t>
      </w:r>
      <w:r w:rsidR="00D81595" w:rsidRPr="002E20A3">
        <w:rPr>
          <w:rFonts w:cstheme="minorHAnsi"/>
          <w:lang w:val="en-GB"/>
        </w:rPr>
        <w:t xml:space="preserve">taken </w:t>
      </w:r>
      <w:r w:rsidRPr="002E20A3">
        <w:rPr>
          <w:rFonts w:cstheme="minorHAnsi"/>
          <w:lang w:val="en-GB"/>
        </w:rPr>
        <w:t xml:space="preserve">several initiatives to foster cohesion in the local community and are keen to create opportunities </w:t>
      </w:r>
      <w:del w:id="2592" w:author="Author" w:date="2023-04-13T16:13:00Z">
        <w:r w:rsidRPr="002E20A3" w:rsidDel="0003670C">
          <w:rPr>
            <w:rFonts w:cstheme="minorHAnsi"/>
            <w:lang w:val="en-GB"/>
          </w:rPr>
          <w:delText>where</w:delText>
        </w:r>
      </w:del>
      <w:ins w:id="2593" w:author="Author" w:date="2023-04-13T16:13:00Z">
        <w:r w:rsidR="0003670C">
          <w:rPr>
            <w:rFonts w:cstheme="minorHAnsi"/>
            <w:lang w:val="en-GB"/>
          </w:rPr>
          <w:t>f</w:t>
        </w:r>
      </w:ins>
      <w:ins w:id="2594" w:author="Author" w:date="2023-04-13T16:14:00Z">
        <w:r w:rsidR="0003670C">
          <w:rPr>
            <w:rFonts w:cstheme="minorHAnsi"/>
            <w:lang w:val="en-GB"/>
          </w:rPr>
          <w:t>or</w:t>
        </w:r>
      </w:ins>
      <w:r w:rsidRPr="002E20A3">
        <w:rPr>
          <w:rFonts w:cstheme="minorHAnsi"/>
          <w:lang w:val="en-GB"/>
        </w:rPr>
        <w:t xml:space="preserve"> women from all communities </w:t>
      </w:r>
      <w:del w:id="2595" w:author="Author" w:date="2023-04-13T16:14:00Z">
        <w:r w:rsidRPr="002E20A3" w:rsidDel="0003670C">
          <w:rPr>
            <w:rFonts w:cstheme="minorHAnsi"/>
            <w:lang w:val="en-GB"/>
          </w:rPr>
          <w:delText xml:space="preserve">can </w:delText>
        </w:r>
      </w:del>
      <w:ins w:id="2596" w:author="Author" w:date="2023-04-13T16:14:00Z">
        <w:r w:rsidR="0003670C">
          <w:rPr>
            <w:rFonts w:cstheme="minorHAnsi"/>
            <w:lang w:val="en-GB"/>
          </w:rPr>
          <w:t xml:space="preserve">to </w:t>
        </w:r>
      </w:ins>
      <w:r w:rsidRPr="002E20A3">
        <w:rPr>
          <w:rFonts w:cstheme="minorHAnsi"/>
          <w:lang w:val="en-GB"/>
        </w:rPr>
        <w:t xml:space="preserve">interact. </w:t>
      </w:r>
    </w:p>
    <w:p w14:paraId="58415816" w14:textId="77777777" w:rsidR="00C72525" w:rsidRPr="002E20A3" w:rsidRDefault="00C72525" w:rsidP="00C72525">
      <w:pPr>
        <w:jc w:val="both"/>
        <w:rPr>
          <w:rFonts w:cstheme="minorHAnsi"/>
          <w:b/>
          <w:bCs/>
          <w:lang w:val="en-GB"/>
        </w:rPr>
      </w:pPr>
    </w:p>
    <w:p w14:paraId="5DDD1DC1"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8" behindDoc="0" locked="0" layoutInCell="1" allowOverlap="1" wp14:anchorId="2DF37654" wp14:editId="700F3DA5">
                <wp:simplePos x="0" y="0"/>
                <wp:positionH relativeFrom="column">
                  <wp:posOffset>0</wp:posOffset>
                </wp:positionH>
                <wp:positionV relativeFrom="paragraph">
                  <wp:posOffset>-635</wp:posOffset>
                </wp:positionV>
                <wp:extent cx="5568950" cy="12700"/>
                <wp:effectExtent l="0" t="0" r="31750" b="25400"/>
                <wp:wrapNone/>
                <wp:docPr id="29" name="Connecteur droit 29"/>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404553B0" id="Connecteur droit 29" o:spid="_x0000_s1026" style="position:absolute;flip:y;z-index:251569152;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540B7448" w14:textId="77777777" w:rsidR="007D5E45" w:rsidRDefault="00C72525" w:rsidP="00C72525">
      <w:pPr>
        <w:jc w:val="both"/>
        <w:rPr>
          <w:ins w:id="2597" w:author="Author" w:date="2023-04-13T11:52:00Z"/>
          <w:rFonts w:cstheme="minorHAnsi"/>
          <w:lang w:val="en-GB"/>
        </w:rPr>
      </w:pPr>
      <w:r w:rsidRPr="002E20A3">
        <w:rPr>
          <w:rFonts w:cstheme="minorHAnsi"/>
          <w:b/>
          <w:bCs/>
          <w:lang w:val="en-GB"/>
        </w:rPr>
        <w:t xml:space="preserve">Representative from </w:t>
      </w:r>
      <w:r w:rsidR="00F36F1F" w:rsidRPr="002E20A3">
        <w:rPr>
          <w:rFonts w:cstheme="minorHAnsi"/>
          <w:b/>
          <w:bCs/>
          <w:lang w:val="en-GB"/>
        </w:rPr>
        <w:t xml:space="preserve">the </w:t>
      </w:r>
      <w:r w:rsidRPr="002E20A3">
        <w:rPr>
          <w:rFonts w:cstheme="minorHAnsi"/>
          <w:b/>
          <w:bCs/>
          <w:lang w:val="en-GB"/>
        </w:rPr>
        <w:t xml:space="preserve">Association of </w:t>
      </w:r>
      <w:r w:rsidR="00F36F1F" w:rsidRPr="002E20A3">
        <w:rPr>
          <w:rFonts w:cstheme="minorHAnsi"/>
          <w:b/>
          <w:bCs/>
          <w:lang w:val="en-GB"/>
        </w:rPr>
        <w:t>F</w:t>
      </w:r>
      <w:r w:rsidRPr="002E20A3">
        <w:rPr>
          <w:rFonts w:cstheme="minorHAnsi"/>
          <w:b/>
          <w:bCs/>
          <w:lang w:val="en-GB"/>
        </w:rPr>
        <w:t xml:space="preserve">emale </w:t>
      </w:r>
      <w:r w:rsidR="00F36F1F" w:rsidRPr="002E20A3">
        <w:rPr>
          <w:rFonts w:cstheme="minorHAnsi"/>
          <w:b/>
          <w:bCs/>
          <w:lang w:val="en-GB"/>
        </w:rPr>
        <w:t>E</w:t>
      </w:r>
      <w:r w:rsidRPr="002E20A3">
        <w:rPr>
          <w:rFonts w:cstheme="minorHAnsi"/>
          <w:b/>
          <w:bCs/>
          <w:lang w:val="en-GB"/>
        </w:rPr>
        <w:t>ntrepreneurs</w:t>
      </w:r>
      <w:del w:id="2598" w:author="Author" w:date="2023-04-13T11:52:00Z">
        <w:r w:rsidRPr="002E20A3" w:rsidDel="007D5E45">
          <w:rPr>
            <w:rFonts w:cstheme="minorHAnsi"/>
            <w:lang w:val="en-GB"/>
          </w:rPr>
          <w:delText>:</w:delText>
        </w:r>
      </w:del>
    </w:p>
    <w:p w14:paraId="06CB662F" w14:textId="593B5159" w:rsidR="00C72525" w:rsidRPr="002E20A3" w:rsidRDefault="00C72525" w:rsidP="00C72525">
      <w:pPr>
        <w:jc w:val="both"/>
        <w:rPr>
          <w:rFonts w:cstheme="minorHAnsi"/>
          <w:lang w:val="en-GB"/>
        </w:rPr>
      </w:pPr>
      <w:r w:rsidRPr="002E20A3">
        <w:rPr>
          <w:rFonts w:cstheme="minorHAnsi"/>
          <w:lang w:val="en-GB"/>
        </w:rPr>
        <w:t xml:space="preserve"> Your </w:t>
      </w:r>
      <w:r w:rsidR="00F36F1F" w:rsidRPr="002E20A3">
        <w:rPr>
          <w:rFonts w:cstheme="minorHAnsi"/>
          <w:lang w:val="en-GB"/>
        </w:rPr>
        <w:t>a</w:t>
      </w:r>
      <w:r w:rsidRPr="002E20A3">
        <w:rPr>
          <w:rFonts w:cstheme="minorHAnsi"/>
          <w:lang w:val="en-GB"/>
        </w:rPr>
        <w:t xml:space="preserve">ssociation has been conducting informal negotiations with leaders of both ethnic groups. Some of the members </w:t>
      </w:r>
      <w:del w:id="2599" w:author="Author" w:date="2023-04-13T16:14:00Z">
        <w:r w:rsidRPr="002E20A3" w:rsidDel="0003670C">
          <w:rPr>
            <w:rFonts w:cstheme="minorHAnsi"/>
            <w:lang w:val="en-GB"/>
          </w:rPr>
          <w:delText>in</w:delText>
        </w:r>
      </w:del>
      <w:ins w:id="2600" w:author="Author" w:date="2023-04-13T16:14:00Z">
        <w:r w:rsidR="0003670C">
          <w:rPr>
            <w:rFonts w:cstheme="minorHAnsi"/>
            <w:lang w:val="en-GB"/>
          </w:rPr>
          <w:t>of</w:t>
        </w:r>
      </w:ins>
      <w:r w:rsidRPr="002E20A3">
        <w:rPr>
          <w:rFonts w:cstheme="minorHAnsi"/>
          <w:lang w:val="en-GB"/>
        </w:rPr>
        <w:t xml:space="preserve"> your </w:t>
      </w:r>
      <w:r w:rsidR="00F36F1F" w:rsidRPr="002E20A3">
        <w:rPr>
          <w:rFonts w:cstheme="minorHAnsi"/>
          <w:lang w:val="en-GB"/>
        </w:rPr>
        <w:t>a</w:t>
      </w:r>
      <w:r w:rsidRPr="002E20A3">
        <w:rPr>
          <w:rFonts w:cstheme="minorHAnsi"/>
          <w:lang w:val="en-GB"/>
        </w:rPr>
        <w:t>ssociation have lost their husbands during the clashes. You are all calling for an end to this senseless violence.</w:t>
      </w:r>
    </w:p>
    <w:p w14:paraId="441BD039" w14:textId="77777777" w:rsidR="00C72525" w:rsidRPr="002E20A3" w:rsidRDefault="00C72525" w:rsidP="00C72525">
      <w:pPr>
        <w:jc w:val="both"/>
        <w:rPr>
          <w:rFonts w:cstheme="minorHAnsi"/>
          <w:b/>
          <w:bCs/>
          <w:lang w:val="en-GB"/>
        </w:rPr>
      </w:pPr>
    </w:p>
    <w:p w14:paraId="7A0FE88E" w14:textId="77777777" w:rsidR="00C72525" w:rsidRPr="002E20A3" w:rsidRDefault="00C72525" w:rsidP="00C72525">
      <w:pPr>
        <w:jc w:val="both"/>
        <w:rPr>
          <w:rFonts w:cstheme="minorHAnsi"/>
          <w:b/>
          <w:bCs/>
          <w:lang w:val="en-GB"/>
        </w:rPr>
      </w:pPr>
      <w:r w:rsidRPr="002E20A3">
        <w:rPr>
          <w:rFonts w:cstheme="minorHAnsi"/>
          <w:noProof/>
          <w:lang w:val="en-GB"/>
        </w:rPr>
        <mc:AlternateContent>
          <mc:Choice Requires="wps">
            <w:drawing>
              <wp:anchor distT="0" distB="0" distL="114300" distR="114300" simplePos="0" relativeHeight="251658269" behindDoc="0" locked="0" layoutInCell="1" allowOverlap="1" wp14:anchorId="13BCC793" wp14:editId="4C4103C8">
                <wp:simplePos x="0" y="0"/>
                <wp:positionH relativeFrom="column">
                  <wp:posOffset>0</wp:posOffset>
                </wp:positionH>
                <wp:positionV relativeFrom="paragraph">
                  <wp:posOffset>-635</wp:posOffset>
                </wp:positionV>
                <wp:extent cx="5568950" cy="12700"/>
                <wp:effectExtent l="0" t="0" r="31750" b="25400"/>
                <wp:wrapNone/>
                <wp:docPr id="30" name="Connecteur droit 30"/>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5B32C4C1" id="Connecteur droit 30" o:spid="_x0000_s1026" style="position:absolute;flip:y;z-index:251570176;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3A4269EE" w14:textId="77777777" w:rsidR="007D5E45" w:rsidRDefault="00C72525" w:rsidP="00C72525">
      <w:pPr>
        <w:jc w:val="both"/>
        <w:rPr>
          <w:ins w:id="2601" w:author="Author" w:date="2023-04-13T11:53:00Z"/>
          <w:rFonts w:cstheme="minorHAnsi"/>
          <w:lang w:val="en-GB"/>
        </w:rPr>
      </w:pPr>
      <w:r w:rsidRPr="002E20A3">
        <w:rPr>
          <w:rFonts w:cstheme="minorHAnsi"/>
          <w:b/>
          <w:bCs/>
          <w:lang w:val="en-GB"/>
        </w:rPr>
        <w:t>Observer 1</w:t>
      </w:r>
      <w:del w:id="2602" w:author="Author" w:date="2023-04-13T11:53:00Z">
        <w:r w:rsidRPr="002E20A3" w:rsidDel="007D5E45">
          <w:rPr>
            <w:rFonts w:cstheme="minorHAnsi"/>
            <w:lang w:val="en-GB"/>
          </w:rPr>
          <w:delText>:</w:delText>
        </w:r>
      </w:del>
    </w:p>
    <w:p w14:paraId="4F598539" w14:textId="781924A0" w:rsidR="00C72525" w:rsidRPr="002E20A3" w:rsidRDefault="00C72525" w:rsidP="00C72525">
      <w:pPr>
        <w:jc w:val="both"/>
        <w:rPr>
          <w:rFonts w:cstheme="minorHAnsi"/>
          <w:lang w:val="en-GB"/>
        </w:rPr>
      </w:pPr>
      <w:r w:rsidRPr="002E20A3">
        <w:rPr>
          <w:rFonts w:cstheme="minorHAnsi"/>
          <w:lang w:val="en-GB"/>
        </w:rPr>
        <w:t xml:space="preserve"> You do not directly participate in the simulation. You observe the interactions among the various roles and make note of any key observations. You will share your observations with the group during the debrief of the simulation exercise. You will pay </w:t>
      </w:r>
      <w:del w:id="2603" w:author="Author" w:date="2023-04-13T16:20:00Z">
        <w:r w:rsidRPr="002E20A3" w:rsidDel="00053711">
          <w:rPr>
            <w:rFonts w:cstheme="minorHAnsi"/>
            <w:lang w:val="en-GB"/>
          </w:rPr>
          <w:delText xml:space="preserve">specific </w:delText>
        </w:r>
      </w:del>
      <w:r w:rsidRPr="002E20A3">
        <w:rPr>
          <w:rFonts w:cstheme="minorHAnsi"/>
          <w:lang w:val="en-GB"/>
        </w:rPr>
        <w:t xml:space="preserve">attention </w:t>
      </w:r>
      <w:ins w:id="2604" w:author="Author" w:date="2023-04-13T16:20:00Z">
        <w:r w:rsidR="00053711" w:rsidRPr="002E20A3">
          <w:rPr>
            <w:rFonts w:cstheme="minorHAnsi"/>
            <w:lang w:val="en-GB"/>
          </w:rPr>
          <w:t>specific</w:t>
        </w:r>
        <w:r w:rsidR="00053711">
          <w:rPr>
            <w:rFonts w:cstheme="minorHAnsi"/>
            <w:lang w:val="en-GB"/>
          </w:rPr>
          <w:t>ally</w:t>
        </w:r>
        <w:r w:rsidR="00053711" w:rsidRPr="002E20A3">
          <w:rPr>
            <w:rFonts w:cstheme="minorHAnsi"/>
            <w:lang w:val="en-GB"/>
          </w:rPr>
          <w:t xml:space="preserve"> </w:t>
        </w:r>
      </w:ins>
      <w:r w:rsidRPr="002E20A3">
        <w:rPr>
          <w:rFonts w:cstheme="minorHAnsi"/>
          <w:lang w:val="en-GB"/>
        </w:rPr>
        <w:t>to the following:</w:t>
      </w:r>
    </w:p>
    <w:p w14:paraId="3858BC71"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How did the simulation go? Did the simulation run smoothly? What were your overall impressions of the simulation? Were the interactions always related to the task outlined at the beginning of the simulation? </w:t>
      </w:r>
    </w:p>
    <w:p w14:paraId="3F4201A2"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What were the most active roles? Why, in your opinion? </w:t>
      </w:r>
    </w:p>
    <w:p w14:paraId="624581BC"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Were there any challenges in the interactions? With whom? Why, in your opinion? </w:t>
      </w:r>
    </w:p>
    <w:p w14:paraId="1F8EF9FE"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What impact did the injects have on the overall simulation? </w:t>
      </w:r>
    </w:p>
    <w:p w14:paraId="4B193FF1" w14:textId="77777777" w:rsidR="00C72525" w:rsidRPr="002E20A3" w:rsidRDefault="00C72525" w:rsidP="00C72525">
      <w:pPr>
        <w:jc w:val="both"/>
        <w:rPr>
          <w:rFonts w:cstheme="minorHAnsi"/>
          <w:lang w:val="en-GB"/>
        </w:rPr>
      </w:pPr>
    </w:p>
    <w:p w14:paraId="22B6E302" w14:textId="77777777" w:rsidR="00C72525" w:rsidRPr="002E20A3" w:rsidRDefault="00C72525" w:rsidP="00C72525">
      <w:pPr>
        <w:jc w:val="both"/>
        <w:rPr>
          <w:rFonts w:cstheme="minorHAnsi"/>
          <w:lang w:val="en-GB"/>
        </w:rPr>
      </w:pPr>
      <w:r w:rsidRPr="002E20A3">
        <w:rPr>
          <w:rFonts w:cstheme="minorHAnsi"/>
          <w:noProof/>
          <w:lang w:val="en-GB"/>
        </w:rPr>
        <mc:AlternateContent>
          <mc:Choice Requires="wps">
            <w:drawing>
              <wp:anchor distT="0" distB="0" distL="114300" distR="114300" simplePos="0" relativeHeight="251658270" behindDoc="0" locked="0" layoutInCell="1" allowOverlap="1" wp14:anchorId="753ADE07" wp14:editId="6E64B298">
                <wp:simplePos x="0" y="0"/>
                <wp:positionH relativeFrom="column">
                  <wp:posOffset>0</wp:posOffset>
                </wp:positionH>
                <wp:positionV relativeFrom="paragraph">
                  <wp:posOffset>-635</wp:posOffset>
                </wp:positionV>
                <wp:extent cx="5568950" cy="12700"/>
                <wp:effectExtent l="0" t="0" r="31750" b="25400"/>
                <wp:wrapNone/>
                <wp:docPr id="31" name="Connecteur droit 31"/>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6AF0613B" id="Connecteur droit 31" o:spid="_x0000_s1026" style="position:absolute;flip:y;z-index:251571200;visibility:visible;mso-wrap-style:square;mso-wrap-distance-left:9pt;mso-wrap-distance-top:0;mso-wrap-distance-right:9pt;mso-wrap-distance-bottom:0;mso-position-horizontal:absolute;mso-position-horizontal-relative:text;mso-position-vertical:absolute;mso-position-vertical-relative:text" from="0,-.05pt" to="43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" strokecolor="#5b9bd5 [3208]">
                <v:stroke dashstyle="dash"/>
              </v:line>
            </w:pict>
          </mc:Fallback>
        </mc:AlternateContent>
      </w:r>
    </w:p>
    <w:p w14:paraId="1DA963B5" w14:textId="77777777" w:rsidR="007D5E45" w:rsidRDefault="00C72525" w:rsidP="00C72525">
      <w:pPr>
        <w:jc w:val="both"/>
        <w:rPr>
          <w:ins w:id="2605" w:author="Author" w:date="2023-04-13T11:53:00Z"/>
          <w:rFonts w:cstheme="minorHAnsi"/>
          <w:lang w:val="en-GB"/>
        </w:rPr>
      </w:pPr>
      <w:r w:rsidRPr="002E20A3">
        <w:rPr>
          <w:rFonts w:cstheme="minorHAnsi"/>
          <w:b/>
          <w:bCs/>
          <w:lang w:val="en-GB"/>
        </w:rPr>
        <w:t>Observer 2</w:t>
      </w:r>
      <w:del w:id="2606" w:author="Author" w:date="2023-04-13T11:53:00Z">
        <w:r w:rsidRPr="002E20A3" w:rsidDel="007D5E45">
          <w:rPr>
            <w:rFonts w:cstheme="minorHAnsi"/>
            <w:lang w:val="en-GB"/>
          </w:rPr>
          <w:delText>:</w:delText>
        </w:r>
      </w:del>
    </w:p>
    <w:p w14:paraId="5D2F9120" w14:textId="2DB6A480" w:rsidR="00C72525" w:rsidRPr="002E20A3" w:rsidRDefault="00C72525" w:rsidP="00C72525">
      <w:pPr>
        <w:jc w:val="both"/>
        <w:rPr>
          <w:rFonts w:cstheme="minorHAnsi"/>
          <w:lang w:val="en-GB"/>
        </w:rPr>
      </w:pPr>
      <w:r w:rsidRPr="002E20A3">
        <w:rPr>
          <w:rFonts w:cstheme="minorHAnsi"/>
          <w:lang w:val="en-GB"/>
        </w:rPr>
        <w:lastRenderedPageBreak/>
        <w:t xml:space="preserve"> You do not directly participate in the simulation. You observe the interactions among the various roles and make note of any key observations. You will share your observations with the group during the debrief of the simulation exercise. You will pay </w:t>
      </w:r>
      <w:del w:id="2607" w:author="Author" w:date="2023-04-13T16:21:00Z">
        <w:r w:rsidRPr="002E20A3" w:rsidDel="00053711">
          <w:rPr>
            <w:rFonts w:cstheme="minorHAnsi"/>
            <w:lang w:val="en-GB"/>
          </w:rPr>
          <w:delText xml:space="preserve">specific </w:delText>
        </w:r>
      </w:del>
      <w:r w:rsidRPr="002E20A3">
        <w:rPr>
          <w:rFonts w:cstheme="minorHAnsi"/>
          <w:lang w:val="en-GB"/>
        </w:rPr>
        <w:t xml:space="preserve">attention </w:t>
      </w:r>
      <w:ins w:id="2608" w:author="Author" w:date="2023-04-13T16:21:00Z">
        <w:r w:rsidR="00053711" w:rsidRPr="002E20A3">
          <w:rPr>
            <w:rFonts w:cstheme="minorHAnsi"/>
            <w:lang w:val="en-GB"/>
          </w:rPr>
          <w:t>specific</w:t>
        </w:r>
        <w:r w:rsidR="00053711">
          <w:rPr>
            <w:rFonts w:cstheme="minorHAnsi"/>
            <w:lang w:val="en-GB"/>
          </w:rPr>
          <w:t>ally</w:t>
        </w:r>
        <w:r w:rsidR="00053711" w:rsidRPr="002E20A3">
          <w:rPr>
            <w:rFonts w:cstheme="minorHAnsi"/>
            <w:lang w:val="en-GB"/>
          </w:rPr>
          <w:t xml:space="preserve"> </w:t>
        </w:r>
      </w:ins>
      <w:r w:rsidRPr="002E20A3">
        <w:rPr>
          <w:rFonts w:cstheme="minorHAnsi"/>
          <w:lang w:val="en-GB"/>
        </w:rPr>
        <w:t xml:space="preserve">to </w:t>
      </w:r>
      <w:commentRangeStart w:id="2609"/>
      <w:r w:rsidRPr="002E20A3">
        <w:rPr>
          <w:rFonts w:cstheme="minorHAnsi"/>
          <w:lang w:val="en-GB"/>
        </w:rPr>
        <w:t>the following:</w:t>
      </w:r>
      <w:commentRangeEnd w:id="2609"/>
      <w:r w:rsidR="007D5E45">
        <w:rPr>
          <w:rStyle w:val="CommentReference"/>
        </w:rPr>
        <w:commentReference w:id="2609"/>
      </w:r>
    </w:p>
    <w:p w14:paraId="04DF6AD2"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How did the simulation go? Did the simulation run smoothly? What were your overall impressions of the simulation? Were the interactions always related to the task outlined at the beginning of the simulation? </w:t>
      </w:r>
    </w:p>
    <w:p w14:paraId="0A11A6E0"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What were the most active roles? Why, in your opinion? </w:t>
      </w:r>
    </w:p>
    <w:p w14:paraId="623B95C5"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Were there any challenges in the interactions? With whom? Why, in your opinion? </w:t>
      </w:r>
    </w:p>
    <w:p w14:paraId="22EDA1D3"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What impact did the injects have on the overall simulation? </w:t>
      </w:r>
    </w:p>
    <w:p w14:paraId="1165EDC7" w14:textId="77777777" w:rsidR="00C72525" w:rsidRPr="002E20A3" w:rsidRDefault="00C72525" w:rsidP="00DC34BB">
      <w:pPr>
        <w:rPr>
          <w:lang w:val="en-GB"/>
        </w:rPr>
      </w:pPr>
    </w:p>
    <w:p w14:paraId="0E5FA1C5" w14:textId="77777777" w:rsidR="00C72525" w:rsidRPr="002E20A3" w:rsidRDefault="00C72525" w:rsidP="00C72525">
      <w:pPr>
        <w:rPr>
          <w:rFonts w:cstheme="minorHAnsi"/>
          <w:lang w:val="en-GB"/>
        </w:rPr>
      </w:pPr>
      <w:r w:rsidRPr="002E20A3">
        <w:rPr>
          <w:rFonts w:cstheme="minorHAnsi"/>
          <w:noProof/>
          <w:lang w:val="en-GB"/>
        </w:rPr>
        <mc:AlternateContent>
          <mc:Choice Requires="wps">
            <w:drawing>
              <wp:anchor distT="0" distB="0" distL="114300" distR="114300" simplePos="0" relativeHeight="251658271" behindDoc="0" locked="0" layoutInCell="1" allowOverlap="1" wp14:anchorId="28245B65" wp14:editId="15D2F401">
                <wp:simplePos x="0" y="0"/>
                <wp:positionH relativeFrom="column">
                  <wp:posOffset>0</wp:posOffset>
                </wp:positionH>
                <wp:positionV relativeFrom="paragraph">
                  <wp:posOffset>0</wp:posOffset>
                </wp:positionV>
                <wp:extent cx="5568950" cy="12700"/>
                <wp:effectExtent l="0" t="0" r="31750" b="25400"/>
                <wp:wrapNone/>
                <wp:docPr id="32" name="Connecteur droit 32"/>
                <wp:cNvGraphicFramePr/>
                <a:graphic xmlns:a="http://schemas.openxmlformats.org/drawingml/2006/main">
                  <a:graphicData uri="http://schemas.microsoft.com/office/word/2010/wordprocessingShape">
                    <wps:wsp>
                      <wps:cNvCnPr/>
                      <wps:spPr>
                        <a:xfrm flipV="1">
                          <a:off x="0" y="0"/>
                          <a:ext cx="5568950" cy="1270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du="http://schemas.microsoft.com/office/word/2023/wordml/word16du">
            <w:pict>
              <v:line w14:anchorId="70E39CD7" id="Connecteur droit 32" o:spid="_x0000_s1026" style="position:absolute;flip:y;z-index:251572224;visibility:visible;mso-wrap-style:square;mso-wrap-distance-left:9pt;mso-wrap-distance-top:0;mso-wrap-distance-right:9pt;mso-wrap-distance-bottom:0;mso-position-horizontal:absolute;mso-position-horizontal-relative:text;mso-position-vertical:absolute;mso-position-vertical-relative:text" from="0,0" to="438.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" strokecolor="#5b9bd5 [3208]">
                <v:stroke dashstyle="dash"/>
              </v:line>
            </w:pict>
          </mc:Fallback>
        </mc:AlternateContent>
      </w:r>
    </w:p>
    <w:p w14:paraId="05CDB812" w14:textId="77777777" w:rsidR="00C72525" w:rsidRPr="002E20A3" w:rsidRDefault="00C72525" w:rsidP="00DC34BB">
      <w:pPr>
        <w:rPr>
          <w:lang w:val="en-GB"/>
        </w:rPr>
      </w:pPr>
    </w:p>
    <w:p w14:paraId="401B322D" w14:textId="77777777" w:rsidR="00C72525" w:rsidRPr="002E20A3" w:rsidRDefault="00C72525" w:rsidP="00C72525">
      <w:pPr>
        <w:rPr>
          <w:rFonts w:cstheme="minorHAnsi"/>
          <w:lang w:val="en-GB"/>
        </w:rPr>
      </w:pPr>
    </w:p>
    <w:p w14:paraId="6E60C58E" w14:textId="77777777" w:rsidR="00C72525" w:rsidRPr="002E20A3" w:rsidRDefault="00C72525" w:rsidP="00C72525">
      <w:pPr>
        <w:rPr>
          <w:rFonts w:cstheme="minorHAnsi"/>
          <w:lang w:val="en-GB"/>
        </w:rPr>
      </w:pPr>
    </w:p>
    <w:p w14:paraId="1187D74B" w14:textId="77777777" w:rsidR="00C72525" w:rsidRPr="002E20A3" w:rsidRDefault="00C72525" w:rsidP="00C72525">
      <w:pPr>
        <w:rPr>
          <w:rFonts w:cstheme="minorHAnsi"/>
          <w:lang w:val="en-GB"/>
        </w:rPr>
      </w:pPr>
    </w:p>
    <w:p w14:paraId="235B11B8" w14:textId="680A46EE" w:rsidR="00C72525" w:rsidRPr="002E20A3" w:rsidRDefault="00C72525" w:rsidP="00C72525">
      <w:pPr>
        <w:rPr>
          <w:rFonts w:cstheme="minorHAnsi"/>
          <w:lang w:val="en-GB"/>
        </w:rPr>
      </w:pPr>
    </w:p>
    <w:p w14:paraId="6D4FF90B" w14:textId="3011FA02" w:rsidR="006070CD" w:rsidRPr="002E20A3" w:rsidRDefault="006070CD" w:rsidP="00C72525">
      <w:pPr>
        <w:rPr>
          <w:rFonts w:cstheme="minorHAnsi"/>
          <w:lang w:val="en-GB"/>
        </w:rPr>
      </w:pPr>
    </w:p>
    <w:p w14:paraId="3CB0DE7E" w14:textId="6854515A" w:rsidR="006070CD" w:rsidRPr="002E20A3" w:rsidRDefault="006070CD" w:rsidP="00C72525">
      <w:pPr>
        <w:rPr>
          <w:rFonts w:cstheme="minorHAnsi"/>
          <w:lang w:val="en-GB"/>
        </w:rPr>
      </w:pPr>
    </w:p>
    <w:p w14:paraId="05C1D1C6" w14:textId="779957DE" w:rsidR="006070CD" w:rsidRPr="002E20A3" w:rsidRDefault="006070CD" w:rsidP="00C72525">
      <w:pPr>
        <w:rPr>
          <w:rFonts w:cstheme="minorHAnsi"/>
          <w:lang w:val="en-GB"/>
        </w:rPr>
      </w:pPr>
    </w:p>
    <w:p w14:paraId="50CCCFAA" w14:textId="77777777" w:rsidR="006070CD" w:rsidRPr="002E20A3" w:rsidRDefault="006070CD" w:rsidP="00C72525">
      <w:pPr>
        <w:rPr>
          <w:rFonts w:cstheme="minorHAnsi"/>
          <w:lang w:val="en-GB"/>
        </w:rPr>
      </w:pPr>
    </w:p>
    <w:p w14:paraId="77C37F88" w14:textId="77777777" w:rsidR="00C72525" w:rsidRPr="002E20A3" w:rsidRDefault="00C72525" w:rsidP="00DC34BB">
      <w:pPr>
        <w:pStyle w:val="Heading3"/>
        <w:rPr>
          <w:lang w:val="en-GB"/>
        </w:rPr>
      </w:pPr>
      <w:commentRangeStart w:id="2610"/>
      <w:r w:rsidRPr="002E20A3">
        <w:rPr>
          <w:lang w:val="en-GB"/>
        </w:rPr>
        <w:t>DELIVERY</w:t>
      </w:r>
      <w:commentRangeEnd w:id="2610"/>
      <w:r w:rsidR="007D5E45">
        <w:rPr>
          <w:rStyle w:val="CommentReference"/>
          <w:rFonts w:asciiTheme="minorHAnsi" w:eastAsiaTheme="minorHAnsi" w:hAnsiTheme="minorHAnsi" w:cstheme="minorBidi"/>
          <w:color w:val="auto"/>
        </w:rPr>
        <w:commentReference w:id="2610"/>
      </w:r>
    </w:p>
    <w:p w14:paraId="6BB6C1BA" w14:textId="7A672C48" w:rsidR="009172B3" w:rsidRPr="00A006F6" w:rsidRDefault="00C72525" w:rsidP="001C0014">
      <w:pPr>
        <w:pStyle w:val="InSectionHeading1"/>
        <w:rPr>
          <w:rStyle w:val="IntenseEmphasis"/>
          <w:color w:val="auto"/>
          <w:lang w:val="en-US"/>
        </w:rPr>
      </w:pPr>
      <w:r w:rsidRPr="002E20A3">
        <w:rPr>
          <w:rStyle w:val="IntenseEmphasis"/>
          <w:i w:val="0"/>
          <w:iCs w:val="0"/>
          <w:color w:val="auto"/>
          <w:lang w:val="en-GB"/>
        </w:rPr>
        <w:t>INTRODUCTION</w:t>
      </w:r>
      <w:r w:rsidR="009172B3" w:rsidRPr="002E20A3">
        <w:rPr>
          <w:rStyle w:val="IntenseEmphasis"/>
          <w:i w:val="0"/>
          <w:iCs w:val="0"/>
          <w:color w:val="auto"/>
          <w:lang w:val="en-GB"/>
        </w:rPr>
        <w:t>: GENERAL GUIDANCE AND INFORMATION ON HOW TO CONDUCT THE EXERCISE</w:t>
      </w:r>
    </w:p>
    <w:p w14:paraId="743AFDAD" w14:textId="68E9AAFC" w:rsidR="00C72525" w:rsidRPr="002E20A3" w:rsidRDefault="00C72525" w:rsidP="00C72525">
      <w:pPr>
        <w:jc w:val="both"/>
        <w:rPr>
          <w:rFonts w:cstheme="minorHAnsi"/>
          <w:lang w:val="en-GB"/>
        </w:rPr>
      </w:pPr>
      <w:r w:rsidRPr="002E20A3">
        <w:rPr>
          <w:rFonts w:cstheme="minorHAnsi"/>
          <w:lang w:val="en-GB"/>
        </w:rPr>
        <w:t xml:space="preserve">To begin the exercise, open </w:t>
      </w:r>
      <w:r w:rsidR="00D52E6B" w:rsidRPr="002E20A3">
        <w:rPr>
          <w:rFonts w:cstheme="minorHAnsi"/>
          <w:lang w:val="en-GB"/>
        </w:rPr>
        <w:t>PowerPoint</w:t>
      </w:r>
      <w:r w:rsidRPr="002E20A3">
        <w:rPr>
          <w:rFonts w:cstheme="minorHAnsi"/>
          <w:lang w:val="en-GB"/>
        </w:rPr>
        <w:t xml:space="preserve"> </w:t>
      </w:r>
      <w:del w:id="2611" w:author="Author" w:date="2023-04-13T16:21:00Z">
        <w:r w:rsidRPr="002E20A3" w:rsidDel="00053711">
          <w:rPr>
            <w:rFonts w:cstheme="minorHAnsi"/>
            <w:lang w:val="en-GB"/>
          </w:rPr>
          <w:delText>P</w:delText>
        </w:r>
      </w:del>
      <w:ins w:id="2612" w:author="Author" w:date="2023-04-13T16:21:00Z">
        <w:r w:rsidR="00053711">
          <w:rPr>
            <w:rFonts w:cstheme="minorHAnsi"/>
            <w:lang w:val="en-GB"/>
          </w:rPr>
          <w:t>p</w:t>
        </w:r>
      </w:ins>
      <w:r w:rsidRPr="002E20A3">
        <w:rPr>
          <w:rFonts w:cstheme="minorHAnsi"/>
          <w:lang w:val="en-GB"/>
        </w:rPr>
        <w:t>resentation 1.</w:t>
      </w:r>
      <w:r w:rsidR="003450F4" w:rsidRPr="002E20A3">
        <w:rPr>
          <w:rFonts w:cstheme="minorHAnsi"/>
          <w:lang w:val="en-GB"/>
        </w:rPr>
        <w:t xml:space="preserve">3 </w:t>
      </w:r>
      <w:r w:rsidRPr="002E20A3">
        <w:rPr>
          <w:rFonts w:cstheme="minorHAnsi"/>
          <w:lang w:val="en-GB"/>
        </w:rPr>
        <w:t>(</w:t>
      </w:r>
      <w:r w:rsidR="00D20409" w:rsidRPr="002E20A3">
        <w:rPr>
          <w:rFonts w:cstheme="minorHAnsi"/>
          <w:lang w:val="en-GB"/>
        </w:rPr>
        <w:t>Carrying out g</w:t>
      </w:r>
      <w:r w:rsidRPr="002E20A3">
        <w:rPr>
          <w:rFonts w:cstheme="minorHAnsi"/>
          <w:lang w:val="en-GB"/>
        </w:rPr>
        <w:t>ender-responsive planning for military operations</w:t>
      </w:r>
      <w:r w:rsidR="006147EE" w:rsidRPr="002E20A3">
        <w:rPr>
          <w:rFonts w:cstheme="minorHAnsi"/>
          <w:lang w:val="en-GB"/>
        </w:rPr>
        <w:t xml:space="preserve"> – </w:t>
      </w:r>
      <w:r w:rsidRPr="002E20A3">
        <w:rPr>
          <w:rFonts w:cstheme="minorHAnsi"/>
          <w:lang w:val="en-GB"/>
        </w:rPr>
        <w:t>Enacted)</w:t>
      </w:r>
      <w:del w:id="2613" w:author="Author" w:date="2023-04-13T16:21:00Z">
        <w:r w:rsidRPr="002E20A3" w:rsidDel="00053711">
          <w:rPr>
            <w:rFonts w:cstheme="minorHAnsi"/>
            <w:lang w:val="en-GB"/>
          </w:rPr>
          <w:delText xml:space="preserve"> to the cover page</w:delText>
        </w:r>
      </w:del>
      <w:r w:rsidRPr="002E20A3">
        <w:rPr>
          <w:rFonts w:cstheme="minorHAnsi"/>
          <w:lang w:val="en-GB"/>
        </w:rPr>
        <w:t xml:space="preserve">. You can explain to the participants that </w:t>
      </w:r>
      <w:r w:rsidR="00134455" w:rsidRPr="002E20A3">
        <w:rPr>
          <w:rFonts w:cstheme="minorHAnsi"/>
          <w:lang w:val="en-GB"/>
        </w:rPr>
        <w:t>you will</w:t>
      </w:r>
      <w:r w:rsidRPr="002E20A3">
        <w:rPr>
          <w:rFonts w:cstheme="minorHAnsi"/>
          <w:lang w:val="en-GB"/>
        </w:rPr>
        <w:t xml:space="preserve"> now </w:t>
      </w:r>
      <w:del w:id="2614" w:author="Author" w:date="2023-04-13T16:21:00Z">
        <w:r w:rsidRPr="002E20A3" w:rsidDel="00053711">
          <w:rPr>
            <w:rFonts w:cstheme="minorHAnsi"/>
            <w:lang w:val="en-GB"/>
          </w:rPr>
          <w:delText>do</w:delText>
        </w:r>
      </w:del>
      <w:ins w:id="2615" w:author="Author" w:date="2023-04-13T16:22:00Z">
        <w:r w:rsidR="00053711">
          <w:rPr>
            <w:rFonts w:cstheme="minorHAnsi"/>
            <w:lang w:val="en-GB"/>
          </w:rPr>
          <w:t>conduct</w:t>
        </w:r>
      </w:ins>
      <w:r w:rsidRPr="002E20A3">
        <w:rPr>
          <w:rFonts w:cstheme="minorHAnsi"/>
          <w:lang w:val="en-GB"/>
        </w:rPr>
        <w:t xml:space="preserve"> a simulation exercise on how to carry out gender-responsive planning for military operations. </w:t>
      </w:r>
    </w:p>
    <w:p w14:paraId="520D1BF3" w14:textId="459F9EB1" w:rsidR="00C72525" w:rsidRPr="002E20A3" w:rsidRDefault="00226F1B" w:rsidP="00C72525">
      <w:pPr>
        <w:jc w:val="both"/>
        <w:rPr>
          <w:rFonts w:cstheme="minorHAnsi"/>
          <w:lang w:val="en-GB"/>
        </w:rPr>
      </w:pPr>
      <w:del w:id="2616" w:author="Author" w:date="2023-04-13T16:22:00Z">
        <w:r w:rsidRPr="002E20A3" w:rsidDel="00053711">
          <w:rPr>
            <w:rFonts w:cstheme="minorHAnsi"/>
            <w:lang w:val="en-GB"/>
          </w:rPr>
          <w:delText>Introduce</w:delText>
        </w:r>
      </w:del>
      <w:ins w:id="2617" w:author="Author" w:date="2023-04-13T16:22:00Z">
        <w:r w:rsidR="00053711">
          <w:rPr>
            <w:rFonts w:cstheme="minorHAnsi"/>
            <w:lang w:val="en-GB"/>
          </w:rPr>
          <w:t>Present the</w:t>
        </w:r>
      </w:ins>
      <w:r w:rsidRPr="002E20A3">
        <w:rPr>
          <w:rFonts w:cstheme="minorHAnsi"/>
          <w:lang w:val="en-GB"/>
        </w:rPr>
        <w:t xml:space="preserve"> learning objectives of </w:t>
      </w:r>
      <w:ins w:id="2618" w:author="Author" w:date="2023-04-13T16:22:00Z">
        <w:r w:rsidR="00053711">
          <w:rPr>
            <w:rFonts w:cstheme="minorHAnsi"/>
            <w:lang w:val="en-GB"/>
          </w:rPr>
          <w:t xml:space="preserve">the </w:t>
        </w:r>
      </w:ins>
      <w:r w:rsidRPr="002E20A3">
        <w:rPr>
          <w:rFonts w:cstheme="minorHAnsi"/>
          <w:lang w:val="en-GB"/>
        </w:rPr>
        <w:t xml:space="preserve">case study </w:t>
      </w:r>
      <w:del w:id="2619" w:author="Author" w:date="2023-04-13T16:22:00Z">
        <w:r w:rsidRPr="002E20A3" w:rsidDel="00053711">
          <w:rPr>
            <w:rFonts w:cstheme="minorHAnsi"/>
            <w:lang w:val="en-GB"/>
          </w:rPr>
          <w:delText xml:space="preserve">presented on the respective PowerPoint slide </w:delText>
        </w:r>
      </w:del>
      <w:r w:rsidRPr="002E20A3">
        <w:rPr>
          <w:rFonts w:cstheme="minorHAnsi"/>
          <w:lang w:val="en-GB"/>
        </w:rPr>
        <w:t>at this point. In this case study, participants will learn how to:</w:t>
      </w:r>
    </w:p>
    <w:tbl>
      <w:tblPr>
        <w:tblStyle w:val="GridTable4-Accent1"/>
        <w:tblW w:w="0" w:type="auto"/>
        <w:tblLook w:val="04A0" w:firstRow="1" w:lastRow="0" w:firstColumn="1" w:lastColumn="0" w:noHBand="0" w:noVBand="1"/>
      </w:tblPr>
      <w:tblGrid>
        <w:gridCol w:w="9060"/>
      </w:tblGrid>
      <w:tr w:rsidR="00C72525" w:rsidRPr="002E20A3" w14:paraId="0FA7D28A"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5BF60E3F" w14:textId="77777777" w:rsidR="00C72525" w:rsidRPr="002E20A3" w:rsidRDefault="00C72525" w:rsidP="001B74C7">
            <w:pPr>
              <w:jc w:val="center"/>
              <w:rPr>
                <w:rFonts w:cstheme="minorHAnsi"/>
                <w:lang w:val="en-GB"/>
              </w:rPr>
            </w:pPr>
            <w:r w:rsidRPr="002E20A3">
              <w:rPr>
                <w:rFonts w:cstheme="minorHAnsi"/>
                <w:lang w:val="en-GB"/>
              </w:rPr>
              <w:t>LEARNING OBJECTIVES</w:t>
            </w:r>
          </w:p>
          <w:p w14:paraId="098D5FFB" w14:textId="77777777" w:rsidR="00C72525" w:rsidRPr="002E20A3" w:rsidRDefault="00C72525" w:rsidP="001B74C7">
            <w:pPr>
              <w:jc w:val="center"/>
              <w:rPr>
                <w:rFonts w:cstheme="minorHAnsi"/>
                <w:lang w:val="en-GB"/>
              </w:rPr>
            </w:pPr>
          </w:p>
        </w:tc>
      </w:tr>
      <w:tr w:rsidR="00C72525" w:rsidRPr="001F1452" w14:paraId="6C9A8F6C"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3444AE02" w14:textId="77777777" w:rsidR="00C72525" w:rsidRPr="002E20A3" w:rsidRDefault="00C72525" w:rsidP="001B74C7">
            <w:pPr>
              <w:pStyle w:val="ListParagraph"/>
              <w:jc w:val="both"/>
              <w:rPr>
                <w:rFonts w:cstheme="minorHAnsi"/>
                <w:b w:val="0"/>
                <w:bCs w:val="0"/>
                <w:lang w:val="en-GB"/>
              </w:rPr>
            </w:pPr>
          </w:p>
          <w:p w14:paraId="49D44D34" w14:textId="48FFAE08" w:rsidR="00C72525" w:rsidRPr="002E20A3" w:rsidRDefault="00C72525" w:rsidP="00450E19">
            <w:pPr>
              <w:pStyle w:val="ListParagraph"/>
              <w:numPr>
                <w:ilvl w:val="0"/>
                <w:numId w:val="7"/>
              </w:numPr>
              <w:jc w:val="both"/>
              <w:rPr>
                <w:rFonts w:cstheme="minorHAnsi"/>
                <w:b w:val="0"/>
                <w:bCs w:val="0"/>
                <w:lang w:val="en-GB"/>
              </w:rPr>
            </w:pPr>
            <w:r w:rsidRPr="002E20A3">
              <w:rPr>
                <w:rFonts w:cstheme="minorHAnsi"/>
                <w:lang w:val="en-GB"/>
              </w:rPr>
              <w:t>Identify specific grievances, security needs and priorities of diverse parts of the population, including men, women, boys and girls</w:t>
            </w:r>
            <w:ins w:id="2620" w:author="Author" w:date="2023-04-13T16:22:00Z">
              <w:r w:rsidR="00053711">
                <w:rPr>
                  <w:rFonts w:cstheme="minorHAnsi"/>
                  <w:lang w:val="en-GB"/>
                </w:rPr>
                <w:t>,</w:t>
              </w:r>
            </w:ins>
            <w:r w:rsidRPr="002E20A3">
              <w:rPr>
                <w:rFonts w:cstheme="minorHAnsi"/>
                <w:lang w:val="en-GB"/>
              </w:rPr>
              <w:t xml:space="preserve"> using all available tools and resources</w:t>
            </w:r>
            <w:del w:id="2621" w:author="Author" w:date="2023-04-13T16:22:00Z">
              <w:r w:rsidR="004974BD" w:rsidRPr="002E20A3" w:rsidDel="00053711">
                <w:rPr>
                  <w:rFonts w:cstheme="minorHAnsi"/>
                  <w:lang w:val="en-GB"/>
                </w:rPr>
                <w:delText>.</w:delText>
              </w:r>
            </w:del>
          </w:p>
          <w:p w14:paraId="7AC268F5" w14:textId="334FA8FF" w:rsidR="00A3083D" w:rsidRPr="002E20A3" w:rsidRDefault="00A3083D" w:rsidP="00450E19">
            <w:pPr>
              <w:pStyle w:val="ListParagraph"/>
              <w:numPr>
                <w:ilvl w:val="0"/>
                <w:numId w:val="7"/>
              </w:numPr>
              <w:jc w:val="both"/>
              <w:rPr>
                <w:rFonts w:cstheme="minorHAnsi"/>
                <w:lang w:val="en-GB"/>
              </w:rPr>
            </w:pPr>
            <w:r w:rsidRPr="002E20A3">
              <w:rPr>
                <w:rFonts w:cstheme="minorHAnsi"/>
                <w:lang w:val="en-GB"/>
              </w:rPr>
              <w:t>Acquire information on gender-specific concerns from a range of sources and stakeholders</w:t>
            </w:r>
            <w:del w:id="2622" w:author="Author" w:date="2023-04-13T16:22:00Z">
              <w:r w:rsidRPr="002E20A3" w:rsidDel="00053711">
                <w:rPr>
                  <w:rFonts w:cstheme="minorHAnsi"/>
                  <w:lang w:val="en-GB"/>
                </w:rPr>
                <w:delText>.</w:delText>
              </w:r>
            </w:del>
          </w:p>
          <w:p w14:paraId="2CB47C23" w14:textId="6FF0462F" w:rsidR="00C72525" w:rsidRPr="002E20A3" w:rsidRDefault="00C72525" w:rsidP="00450E19">
            <w:pPr>
              <w:pStyle w:val="ListParagraph"/>
              <w:numPr>
                <w:ilvl w:val="0"/>
                <w:numId w:val="7"/>
              </w:numPr>
              <w:jc w:val="both"/>
              <w:rPr>
                <w:rFonts w:cstheme="minorHAnsi"/>
                <w:lang w:val="en-GB"/>
              </w:rPr>
            </w:pPr>
            <w:r w:rsidRPr="002E20A3">
              <w:rPr>
                <w:rFonts w:cstheme="minorHAnsi"/>
                <w:lang w:val="en-GB"/>
              </w:rPr>
              <w:t>Recogni</w:t>
            </w:r>
            <w:ins w:id="2623" w:author="Author" w:date="2023-04-13T16:23:00Z">
              <w:r w:rsidR="00053711">
                <w:rPr>
                  <w:rFonts w:cstheme="minorHAnsi"/>
                  <w:lang w:val="en-GB"/>
                </w:rPr>
                <w:t>ze</w:t>
              </w:r>
            </w:ins>
            <w:del w:id="2624" w:author="Author" w:date="2023-04-13T16:23:00Z">
              <w:r w:rsidRPr="002E20A3" w:rsidDel="00053711">
                <w:rPr>
                  <w:rFonts w:cstheme="minorHAnsi"/>
                  <w:lang w:val="en-GB"/>
                </w:rPr>
                <w:delText>se</w:delText>
              </w:r>
            </w:del>
            <w:r w:rsidRPr="002E20A3">
              <w:rPr>
                <w:rFonts w:cstheme="minorHAnsi"/>
                <w:lang w:val="en-GB"/>
              </w:rPr>
              <w:t xml:space="preserve"> the diverse roles of women, including as power brokers</w:t>
            </w:r>
            <w:del w:id="2625" w:author="Author" w:date="2023-04-13T16:23:00Z">
              <w:r w:rsidRPr="002E20A3" w:rsidDel="00053711">
                <w:rPr>
                  <w:rFonts w:cstheme="minorHAnsi"/>
                  <w:lang w:val="en-GB"/>
                </w:rPr>
                <w:delText>.</w:delText>
              </w:r>
            </w:del>
          </w:p>
          <w:p w14:paraId="230B18DE" w14:textId="77777777" w:rsidR="00C72525" w:rsidRPr="002E20A3" w:rsidRDefault="00C72525" w:rsidP="001B74C7">
            <w:pPr>
              <w:jc w:val="both"/>
              <w:rPr>
                <w:rFonts w:cstheme="minorHAnsi"/>
                <w:b w:val="0"/>
                <w:bCs w:val="0"/>
                <w:lang w:val="en-GB"/>
              </w:rPr>
            </w:pPr>
          </w:p>
          <w:p w14:paraId="7BC5C16E" w14:textId="77777777" w:rsidR="00C72525" w:rsidRPr="002E20A3" w:rsidRDefault="00C72525" w:rsidP="001B74C7">
            <w:pPr>
              <w:jc w:val="both"/>
              <w:rPr>
                <w:rFonts w:cstheme="minorHAnsi"/>
                <w:lang w:val="en-GB"/>
              </w:rPr>
            </w:pPr>
          </w:p>
        </w:tc>
      </w:tr>
    </w:tbl>
    <w:p w14:paraId="007D02D2" w14:textId="77777777" w:rsidR="00C72525" w:rsidRPr="002E20A3" w:rsidRDefault="00C72525" w:rsidP="00C72525">
      <w:pPr>
        <w:jc w:val="both"/>
        <w:rPr>
          <w:rFonts w:cstheme="minorHAnsi"/>
          <w:lang w:val="en-GB"/>
        </w:rPr>
      </w:pPr>
    </w:p>
    <w:p w14:paraId="56E1EB02" w14:textId="77777777" w:rsidR="00C72525" w:rsidRPr="002E20A3" w:rsidRDefault="00C72525" w:rsidP="00C72525">
      <w:pPr>
        <w:jc w:val="both"/>
        <w:rPr>
          <w:rFonts w:cstheme="minorHAnsi"/>
          <w:lang w:val="en-GB"/>
        </w:rPr>
      </w:pPr>
      <w:r w:rsidRPr="002E20A3">
        <w:rPr>
          <w:rFonts w:cstheme="minorHAnsi"/>
          <w:lang w:val="en-GB"/>
        </w:rPr>
        <w:lastRenderedPageBreak/>
        <w:t>To start off the exercise, introduce participants to the various documents that were distributed:</w:t>
      </w:r>
    </w:p>
    <w:p w14:paraId="340198D3" w14:textId="051DF791"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The </w:t>
      </w:r>
      <w:r w:rsidRPr="002E20A3">
        <w:rPr>
          <w:rFonts w:cstheme="minorHAnsi"/>
          <w:b/>
          <w:bCs/>
          <w:lang w:val="en-GB"/>
        </w:rPr>
        <w:t>C</w:t>
      </w:r>
      <w:ins w:id="2626" w:author="Author" w:date="2023-04-13T16:25:00Z">
        <w:r w:rsidR="00053711">
          <w:rPr>
            <w:rFonts w:cstheme="minorHAnsi"/>
            <w:b/>
            <w:bCs/>
            <w:lang w:val="en-GB"/>
          </w:rPr>
          <w:t>arana country</w:t>
        </w:r>
      </w:ins>
      <w:del w:id="2627" w:author="Author" w:date="2023-04-13T16:25:00Z">
        <w:r w:rsidRPr="002E20A3" w:rsidDel="00053711">
          <w:rPr>
            <w:rFonts w:cstheme="minorHAnsi"/>
            <w:b/>
            <w:bCs/>
            <w:lang w:val="en-GB"/>
          </w:rPr>
          <w:delText>ARANA</w:delText>
        </w:r>
      </w:del>
      <w:r w:rsidRPr="002E20A3">
        <w:rPr>
          <w:rFonts w:cstheme="minorHAnsi"/>
          <w:b/>
          <w:bCs/>
          <w:lang w:val="en-GB"/>
        </w:rPr>
        <w:t xml:space="preserve"> summary</w:t>
      </w:r>
      <w:r w:rsidRPr="002E20A3">
        <w:rPr>
          <w:rFonts w:cstheme="minorHAnsi"/>
          <w:lang w:val="en-GB"/>
        </w:rPr>
        <w:t xml:space="preserve"> provides a brief snapshot of the C</w:t>
      </w:r>
      <w:ins w:id="2628" w:author="Author" w:date="2023-04-13T16:25:00Z">
        <w:r w:rsidR="00053711">
          <w:rPr>
            <w:rFonts w:cstheme="minorHAnsi"/>
            <w:lang w:val="en-GB"/>
          </w:rPr>
          <w:t>arana</w:t>
        </w:r>
      </w:ins>
      <w:del w:id="2629" w:author="Author" w:date="2023-04-13T16:25:00Z">
        <w:r w:rsidRPr="002E20A3" w:rsidDel="00053711">
          <w:rPr>
            <w:rFonts w:cstheme="minorHAnsi"/>
            <w:lang w:val="en-GB"/>
          </w:rPr>
          <w:delText>ARANA</w:delText>
        </w:r>
      </w:del>
      <w:r w:rsidRPr="002E20A3">
        <w:rPr>
          <w:rFonts w:cstheme="minorHAnsi"/>
          <w:lang w:val="en-GB"/>
        </w:rPr>
        <w:t xml:space="preserve"> scenario that </w:t>
      </w:r>
      <w:del w:id="2630" w:author="Author" w:date="2023-04-13T16:25:00Z">
        <w:r w:rsidRPr="002E20A3" w:rsidDel="00053711">
          <w:rPr>
            <w:rFonts w:cstheme="minorHAnsi"/>
            <w:lang w:val="en-GB"/>
          </w:rPr>
          <w:delText>they are</w:delText>
        </w:r>
      </w:del>
      <w:ins w:id="2631" w:author="Author" w:date="2023-04-13T16:25:00Z">
        <w:r w:rsidR="00053711">
          <w:rPr>
            <w:rFonts w:cstheme="minorHAnsi"/>
            <w:lang w:val="en-GB"/>
          </w:rPr>
          <w:t>is</w:t>
        </w:r>
      </w:ins>
      <w:r w:rsidRPr="002E20A3">
        <w:rPr>
          <w:rFonts w:cstheme="minorHAnsi"/>
          <w:lang w:val="en-GB"/>
        </w:rPr>
        <w:t xml:space="preserve"> already familiar </w:t>
      </w:r>
      <w:del w:id="2632" w:author="Author" w:date="2023-04-13T16:25:00Z">
        <w:r w:rsidRPr="002E20A3" w:rsidDel="00053711">
          <w:rPr>
            <w:rFonts w:cstheme="minorHAnsi"/>
            <w:lang w:val="en-GB"/>
          </w:rPr>
          <w:delText>with</w:delText>
        </w:r>
      </w:del>
      <w:ins w:id="2633" w:author="Author" w:date="2023-04-13T16:25:00Z">
        <w:r w:rsidR="00053711">
          <w:rPr>
            <w:rFonts w:cstheme="minorHAnsi"/>
            <w:lang w:val="en-GB"/>
          </w:rPr>
          <w:t xml:space="preserve">to </w:t>
        </w:r>
      </w:ins>
      <w:ins w:id="2634" w:author="Author" w:date="2023-04-13T16:26:00Z">
        <w:r w:rsidR="00053711">
          <w:rPr>
            <w:rFonts w:cstheme="minorHAnsi"/>
            <w:lang w:val="en-GB"/>
          </w:rPr>
          <w:t>the participants, with</w:t>
        </w:r>
      </w:ins>
      <w:del w:id="2635" w:author="Author" w:date="2023-04-13T16:26:00Z">
        <w:r w:rsidRPr="002E20A3" w:rsidDel="00053711">
          <w:rPr>
            <w:rFonts w:cstheme="minorHAnsi"/>
            <w:lang w:val="en-GB"/>
          </w:rPr>
          <w:delText>. The summary includes</w:delText>
        </w:r>
      </w:del>
      <w:r w:rsidRPr="002E20A3">
        <w:rPr>
          <w:rFonts w:cstheme="minorHAnsi"/>
          <w:lang w:val="en-GB"/>
        </w:rPr>
        <w:t xml:space="preserve"> key information rel</w:t>
      </w:r>
      <w:ins w:id="2636" w:author="Author" w:date="2023-04-13T16:26:00Z">
        <w:r w:rsidR="00053711">
          <w:rPr>
            <w:rFonts w:cstheme="minorHAnsi"/>
            <w:lang w:val="en-GB"/>
          </w:rPr>
          <w:t>evant</w:t>
        </w:r>
      </w:ins>
      <w:del w:id="2637" w:author="Author" w:date="2023-04-13T16:26:00Z">
        <w:r w:rsidRPr="002E20A3" w:rsidDel="00053711">
          <w:rPr>
            <w:rFonts w:cstheme="minorHAnsi"/>
            <w:lang w:val="en-GB"/>
          </w:rPr>
          <w:delText>ative</w:delText>
        </w:r>
      </w:del>
      <w:r w:rsidRPr="002E20A3">
        <w:rPr>
          <w:rFonts w:cstheme="minorHAnsi"/>
          <w:lang w:val="en-GB"/>
        </w:rPr>
        <w:t xml:space="preserve"> to the case study that is being worked on;</w:t>
      </w:r>
    </w:p>
    <w:p w14:paraId="3C50A793" w14:textId="00C01BEB"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More information on the setting and context of the case study </w:t>
      </w:r>
      <w:del w:id="2638" w:author="Author" w:date="2023-04-13T16:26:00Z">
        <w:r w:rsidRPr="002E20A3" w:rsidDel="00053711">
          <w:rPr>
            <w:rFonts w:cstheme="minorHAnsi"/>
            <w:lang w:val="en-GB"/>
          </w:rPr>
          <w:delText>are</w:delText>
        </w:r>
      </w:del>
      <w:ins w:id="2639" w:author="Author" w:date="2023-04-13T16:26:00Z">
        <w:r w:rsidR="00053711">
          <w:rPr>
            <w:rFonts w:cstheme="minorHAnsi"/>
            <w:lang w:val="en-GB"/>
          </w:rPr>
          <w:t>is</w:t>
        </w:r>
      </w:ins>
      <w:r w:rsidRPr="002E20A3">
        <w:rPr>
          <w:rFonts w:cstheme="minorHAnsi"/>
          <w:lang w:val="en-GB"/>
        </w:rPr>
        <w:t xml:space="preserve"> included in the case study </w:t>
      </w:r>
      <w:r w:rsidRPr="002E20A3">
        <w:rPr>
          <w:rFonts w:cstheme="minorHAnsi"/>
          <w:b/>
          <w:bCs/>
          <w:lang w:val="en-GB"/>
        </w:rPr>
        <w:t>setting</w:t>
      </w:r>
      <w:r w:rsidRPr="002E20A3">
        <w:rPr>
          <w:rFonts w:cstheme="minorHAnsi"/>
          <w:lang w:val="en-GB"/>
        </w:rPr>
        <w:t>;</w:t>
      </w:r>
    </w:p>
    <w:p w14:paraId="7D3992D5" w14:textId="2C592851" w:rsidR="00C72525" w:rsidRPr="002E20A3" w:rsidRDefault="00C72525" w:rsidP="00450E19">
      <w:pPr>
        <w:pStyle w:val="ListParagraph"/>
        <w:numPr>
          <w:ilvl w:val="0"/>
          <w:numId w:val="12"/>
        </w:numPr>
        <w:jc w:val="both"/>
        <w:rPr>
          <w:rFonts w:cstheme="minorHAnsi"/>
          <w:lang w:val="en-GB"/>
        </w:rPr>
      </w:pPr>
      <w:r w:rsidRPr="002E20A3">
        <w:rPr>
          <w:rFonts w:cstheme="minorHAnsi"/>
          <w:b/>
          <w:bCs/>
          <w:lang w:val="en-GB"/>
        </w:rPr>
        <w:t>Overview of roles</w:t>
      </w:r>
      <w:r w:rsidRPr="002E20A3">
        <w:rPr>
          <w:rFonts w:cstheme="minorHAnsi"/>
          <w:lang w:val="en-GB"/>
        </w:rPr>
        <w:t xml:space="preserve"> provides insight </w:t>
      </w:r>
      <w:del w:id="2640" w:author="Author" w:date="2023-04-13T16:27:00Z">
        <w:r w:rsidRPr="002E20A3" w:rsidDel="00053711">
          <w:rPr>
            <w:rFonts w:cstheme="minorHAnsi"/>
            <w:lang w:val="en-GB"/>
          </w:rPr>
          <w:delText>to</w:delText>
        </w:r>
      </w:del>
      <w:ins w:id="2641" w:author="Author" w:date="2023-04-13T16:27:00Z">
        <w:r w:rsidR="00053711">
          <w:rPr>
            <w:rFonts w:cstheme="minorHAnsi"/>
            <w:lang w:val="en-GB"/>
          </w:rPr>
          <w:t>on</w:t>
        </w:r>
      </w:ins>
      <w:r w:rsidRPr="002E20A3">
        <w:rPr>
          <w:rFonts w:cstheme="minorHAnsi"/>
          <w:lang w:val="en-GB"/>
        </w:rPr>
        <w:t xml:space="preserve"> the various roles represented by other participants; </w:t>
      </w:r>
    </w:p>
    <w:p w14:paraId="24C2ECD1" w14:textId="77777777" w:rsidR="00C72525" w:rsidRPr="002E20A3" w:rsidRDefault="00C72525" w:rsidP="00450E19">
      <w:pPr>
        <w:pStyle w:val="ListParagraph"/>
        <w:numPr>
          <w:ilvl w:val="0"/>
          <w:numId w:val="12"/>
        </w:numPr>
        <w:jc w:val="both"/>
        <w:rPr>
          <w:rFonts w:cstheme="minorHAnsi"/>
          <w:lang w:val="en-GB"/>
        </w:rPr>
      </w:pPr>
      <w:r w:rsidRPr="002E20A3">
        <w:rPr>
          <w:rFonts w:cstheme="minorHAnsi"/>
          <w:b/>
          <w:bCs/>
          <w:lang w:val="en-GB"/>
        </w:rPr>
        <w:t>Individual roles and instructions</w:t>
      </w:r>
      <w:r w:rsidRPr="002E20A3">
        <w:rPr>
          <w:rFonts w:cstheme="minorHAnsi"/>
          <w:lang w:val="en-GB"/>
        </w:rPr>
        <w:t xml:space="preserve"> provide guidance on the specific role that each participant will play; </w:t>
      </w:r>
    </w:p>
    <w:p w14:paraId="6503D614" w14:textId="3B63122D"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The </w:t>
      </w:r>
      <w:del w:id="2642" w:author="Author" w:date="2023-04-13T16:27:00Z">
        <w:r w:rsidR="00A86788" w:rsidRPr="002E20A3" w:rsidDel="00053711">
          <w:rPr>
            <w:rFonts w:cstheme="minorHAnsi"/>
            <w:b/>
            <w:bCs/>
            <w:lang w:val="en-GB"/>
          </w:rPr>
          <w:delText>C</w:delText>
        </w:r>
      </w:del>
      <w:ins w:id="2643" w:author="Author" w:date="2023-04-13T16:27:00Z">
        <w:r w:rsidR="00053711">
          <w:rPr>
            <w:rFonts w:cstheme="minorHAnsi"/>
            <w:b/>
            <w:bCs/>
            <w:lang w:val="en-GB"/>
          </w:rPr>
          <w:t>c</w:t>
        </w:r>
      </w:ins>
      <w:r w:rsidR="00A86788" w:rsidRPr="002E20A3">
        <w:rPr>
          <w:rFonts w:cstheme="minorHAnsi"/>
          <w:b/>
          <w:bCs/>
          <w:lang w:val="en-GB"/>
        </w:rPr>
        <w:t>hecklist</w:t>
      </w:r>
      <w:r w:rsidRPr="002E20A3">
        <w:rPr>
          <w:rFonts w:cstheme="minorHAnsi"/>
          <w:lang w:val="en-GB"/>
        </w:rPr>
        <w:t xml:space="preserve"> serves as a guide for participants when working on the case study</w:t>
      </w:r>
      <w:ins w:id="2644" w:author="Author" w:date="2023-04-13T16:27:00Z">
        <w:r w:rsidR="00053711">
          <w:rPr>
            <w:rFonts w:cstheme="minorHAnsi"/>
            <w:lang w:val="en-GB"/>
          </w:rPr>
          <w:t>;</w:t>
        </w:r>
      </w:ins>
      <w:del w:id="2645" w:author="Author" w:date="2023-04-13T16:27:00Z">
        <w:r w:rsidRPr="002E20A3" w:rsidDel="00053711">
          <w:rPr>
            <w:rFonts w:cstheme="minorHAnsi"/>
            <w:lang w:val="en-GB"/>
          </w:rPr>
          <w:delText>.</w:delText>
        </w:r>
      </w:del>
      <w:r w:rsidRPr="002E20A3">
        <w:rPr>
          <w:rFonts w:cstheme="minorHAnsi"/>
          <w:lang w:val="en-GB"/>
        </w:rPr>
        <w:t xml:space="preserve"> </w:t>
      </w:r>
    </w:p>
    <w:p w14:paraId="5F38BA65" w14:textId="5C8648FD" w:rsidR="00C72525" w:rsidRPr="002E20A3" w:rsidRDefault="00C72525" w:rsidP="00450E19">
      <w:pPr>
        <w:pStyle w:val="ListParagraph"/>
        <w:numPr>
          <w:ilvl w:val="0"/>
          <w:numId w:val="12"/>
        </w:numPr>
        <w:jc w:val="both"/>
        <w:rPr>
          <w:rFonts w:cstheme="minorHAnsi"/>
          <w:lang w:val="en-GB"/>
        </w:rPr>
      </w:pPr>
      <w:r w:rsidRPr="002E20A3">
        <w:rPr>
          <w:rFonts w:cstheme="minorHAnsi"/>
          <w:lang w:val="en-GB"/>
        </w:rPr>
        <w:t xml:space="preserve">The </w:t>
      </w:r>
      <w:del w:id="2646" w:author="Author" w:date="2023-04-13T16:27:00Z">
        <w:r w:rsidRPr="002E20A3" w:rsidDel="00053711">
          <w:rPr>
            <w:rFonts w:cstheme="minorHAnsi"/>
            <w:b/>
            <w:bCs/>
            <w:lang w:val="en-GB"/>
          </w:rPr>
          <w:delText>C</w:delText>
        </w:r>
      </w:del>
      <w:ins w:id="2647" w:author="Author" w:date="2023-04-13T16:27:00Z">
        <w:r w:rsidR="00053711">
          <w:rPr>
            <w:rFonts w:cstheme="minorHAnsi"/>
            <w:b/>
            <w:bCs/>
            <w:lang w:val="en-GB"/>
          </w:rPr>
          <w:t>c</w:t>
        </w:r>
      </w:ins>
      <w:r w:rsidRPr="002E20A3">
        <w:rPr>
          <w:rFonts w:cstheme="minorHAnsi"/>
          <w:b/>
          <w:bCs/>
          <w:lang w:val="en-GB"/>
        </w:rPr>
        <w:t xml:space="preserve">ommon analysis frameworks </w:t>
      </w:r>
      <w:r w:rsidRPr="002E20A3">
        <w:rPr>
          <w:rFonts w:cstheme="minorHAnsi"/>
          <w:lang w:val="en-GB"/>
        </w:rPr>
        <w:t>document provides participants with a list of factors</w:t>
      </w:r>
      <w:r w:rsidR="009C3063" w:rsidRPr="002E20A3">
        <w:rPr>
          <w:rFonts w:cstheme="minorHAnsi"/>
          <w:lang w:val="en-GB"/>
        </w:rPr>
        <w:t xml:space="preserve"> – </w:t>
      </w:r>
      <w:r w:rsidRPr="002E20A3">
        <w:rPr>
          <w:rFonts w:cstheme="minorHAnsi"/>
          <w:lang w:val="en-GB"/>
        </w:rPr>
        <w:t>including gender-responsive elements</w:t>
      </w:r>
      <w:r w:rsidR="009C3063" w:rsidRPr="002E20A3">
        <w:rPr>
          <w:rFonts w:cstheme="minorHAnsi"/>
          <w:lang w:val="en-GB"/>
        </w:rPr>
        <w:t xml:space="preserve"> – </w:t>
      </w:r>
      <w:r w:rsidRPr="002E20A3">
        <w:rPr>
          <w:rFonts w:cstheme="minorHAnsi"/>
          <w:lang w:val="en-GB"/>
        </w:rPr>
        <w:t>that need to be taken into consideration w</w:t>
      </w:r>
      <w:ins w:id="2648" w:author="Author" w:date="2023-04-13T16:28:00Z">
        <w:r w:rsidR="00053711">
          <w:rPr>
            <w:rFonts w:cstheme="minorHAnsi"/>
            <w:lang w:val="en-GB"/>
          </w:rPr>
          <w:t>hen</w:t>
        </w:r>
      </w:ins>
      <w:del w:id="2649" w:author="Author" w:date="2023-04-13T16:28:00Z">
        <w:r w:rsidRPr="002E20A3" w:rsidDel="00053711">
          <w:rPr>
            <w:rFonts w:cstheme="minorHAnsi"/>
            <w:lang w:val="en-GB"/>
          </w:rPr>
          <w:delText>ith</w:delText>
        </w:r>
      </w:del>
      <w:r w:rsidRPr="002E20A3">
        <w:rPr>
          <w:rFonts w:cstheme="minorHAnsi"/>
          <w:lang w:val="en-GB"/>
        </w:rPr>
        <w:t xml:space="preserve"> planning a military operation. </w:t>
      </w:r>
    </w:p>
    <w:p w14:paraId="1E539B92" w14:textId="77777777" w:rsidR="00C72525" w:rsidRPr="002E20A3" w:rsidRDefault="00C72525" w:rsidP="00C72525">
      <w:pPr>
        <w:jc w:val="both"/>
        <w:rPr>
          <w:rFonts w:cstheme="minorHAnsi"/>
          <w:lang w:val="en-GB"/>
        </w:rPr>
      </w:pPr>
    </w:p>
    <w:p w14:paraId="0883F294" w14:textId="77777777" w:rsidR="00C72525" w:rsidRPr="002E20A3" w:rsidRDefault="00C72525" w:rsidP="00DC34BB">
      <w:pPr>
        <w:pStyle w:val="InSectionHeading1"/>
        <w:rPr>
          <w:rStyle w:val="IntenseEmphasis"/>
          <w:i w:val="0"/>
          <w:iCs w:val="0"/>
          <w:color w:val="auto"/>
          <w:lang w:val="en-GB"/>
        </w:rPr>
      </w:pPr>
      <w:bookmarkStart w:id="2650" w:name="_Hlk98160032"/>
      <w:r w:rsidRPr="002E20A3">
        <w:rPr>
          <w:rStyle w:val="IntenseEmphasis"/>
          <w:i w:val="0"/>
          <w:iCs w:val="0"/>
          <w:color w:val="auto"/>
          <w:lang w:val="en-GB"/>
        </w:rPr>
        <w:t>ALLOCATION OF ROLES</w:t>
      </w:r>
    </w:p>
    <w:p w14:paraId="48FDD6A1" w14:textId="607BFF74" w:rsidR="00C72525" w:rsidRPr="002E20A3" w:rsidRDefault="00C72525" w:rsidP="00C72525">
      <w:pPr>
        <w:jc w:val="both"/>
        <w:rPr>
          <w:rFonts w:cstheme="minorHAnsi"/>
          <w:lang w:val="en-GB"/>
        </w:rPr>
      </w:pPr>
      <w:r w:rsidRPr="002E20A3">
        <w:rPr>
          <w:rFonts w:cstheme="minorHAnsi"/>
          <w:lang w:val="en-GB"/>
        </w:rPr>
        <w:t xml:space="preserve">Prior to the training, print and cut out all individual role instructions so that they are ready to be distributed in class. When </w:t>
      </w:r>
      <w:ins w:id="2651" w:author="Author" w:date="2023-04-13T16:28:00Z">
        <w:r w:rsidR="00053711">
          <w:rPr>
            <w:rFonts w:cstheme="minorHAnsi"/>
            <w:lang w:val="en-GB"/>
          </w:rPr>
          <w:t xml:space="preserve">you are </w:t>
        </w:r>
      </w:ins>
      <w:r w:rsidRPr="002E20A3">
        <w:rPr>
          <w:rFonts w:cstheme="minorHAnsi"/>
          <w:lang w:val="en-GB"/>
        </w:rPr>
        <w:t xml:space="preserve">ready to begin simulation exercise, explain to participants that they will each play a specific role in the simulation. </w:t>
      </w:r>
    </w:p>
    <w:p w14:paraId="4D1FC78A" w14:textId="2C905E2C" w:rsidR="00C72525" w:rsidRPr="002E20A3" w:rsidRDefault="00C72525" w:rsidP="00C72525">
      <w:pPr>
        <w:jc w:val="both"/>
        <w:rPr>
          <w:rFonts w:cstheme="minorHAnsi"/>
          <w:lang w:val="en-GB"/>
        </w:rPr>
      </w:pPr>
      <w:r w:rsidRPr="002E20A3">
        <w:rPr>
          <w:rFonts w:cstheme="minorHAnsi"/>
          <w:lang w:val="en-GB"/>
        </w:rPr>
        <w:t>Distribute one role to each participant</w:t>
      </w:r>
      <w:ins w:id="2652" w:author="Author" w:date="2023-04-13T16:29:00Z">
        <w:r w:rsidR="00053711">
          <w:rPr>
            <w:rFonts w:cstheme="minorHAnsi"/>
            <w:lang w:val="en-GB"/>
          </w:rPr>
          <w:t>, or place the role instructions face-down on a table and</w:t>
        </w:r>
      </w:ins>
      <w:r w:rsidRPr="002E20A3">
        <w:rPr>
          <w:rFonts w:cstheme="minorHAnsi"/>
          <w:lang w:val="en-GB"/>
        </w:rPr>
        <w:t xml:space="preserve"> </w:t>
      </w:r>
      <w:del w:id="2653" w:author="Author" w:date="2023-04-13T16:29:00Z">
        <w:r w:rsidRPr="002E20A3" w:rsidDel="00053711">
          <w:rPr>
            <w:rFonts w:cstheme="minorHAnsi"/>
            <w:lang w:val="en-GB"/>
          </w:rPr>
          <w:delText>or</w:delText>
        </w:r>
      </w:del>
      <w:r w:rsidRPr="002E20A3">
        <w:rPr>
          <w:rFonts w:cstheme="minorHAnsi"/>
          <w:lang w:val="en-GB"/>
        </w:rPr>
        <w:t xml:space="preserve"> request each participant to pick a role </w:t>
      </w:r>
      <w:ins w:id="2654" w:author="Author" w:date="2023-04-13T16:29:00Z">
        <w:r w:rsidR="00053711">
          <w:rPr>
            <w:rFonts w:cstheme="minorHAnsi"/>
            <w:lang w:val="en-GB"/>
          </w:rPr>
          <w:t>from the pile</w:t>
        </w:r>
      </w:ins>
      <w:del w:id="2655" w:author="Author" w:date="2023-04-13T16:29:00Z">
        <w:r w:rsidRPr="002E20A3" w:rsidDel="00053711">
          <w:rPr>
            <w:rFonts w:cstheme="minorHAnsi"/>
            <w:lang w:val="en-GB"/>
          </w:rPr>
          <w:delText>that has been placed face down on a table</w:delText>
        </w:r>
      </w:del>
      <w:r w:rsidRPr="002E20A3">
        <w:rPr>
          <w:rFonts w:cstheme="minorHAnsi"/>
          <w:lang w:val="en-GB"/>
        </w:rPr>
        <w:t>.</w:t>
      </w:r>
    </w:p>
    <w:bookmarkEnd w:id="2650"/>
    <w:p w14:paraId="5736C5EF" w14:textId="3276876E" w:rsidR="00C72525" w:rsidRPr="002E20A3" w:rsidRDefault="00C72525" w:rsidP="00C72525">
      <w:pPr>
        <w:jc w:val="both"/>
        <w:rPr>
          <w:rFonts w:cstheme="minorHAnsi"/>
          <w:lang w:val="en-GB"/>
        </w:rPr>
      </w:pPr>
      <w:r w:rsidRPr="002E20A3">
        <w:rPr>
          <w:rFonts w:cstheme="minorHAnsi"/>
          <w:lang w:val="en-GB"/>
        </w:rPr>
        <w:t>Explain to the participants that the roles that they have received may not correspond to their own gender identity, but that</w:t>
      </w:r>
      <w:ins w:id="2656" w:author="Author" w:date="2023-04-13T16:29:00Z">
        <w:r w:rsidR="00053711">
          <w:rPr>
            <w:rFonts w:cstheme="minorHAnsi"/>
            <w:lang w:val="en-GB"/>
          </w:rPr>
          <w:t xml:space="preserve"> it</w:t>
        </w:r>
      </w:ins>
      <w:r w:rsidRPr="002E20A3">
        <w:rPr>
          <w:rFonts w:cstheme="minorHAnsi"/>
          <w:lang w:val="en-GB"/>
        </w:rPr>
        <w:t xml:space="preserve"> is fine</w:t>
      </w:r>
      <w:ins w:id="2657" w:author="Author" w:date="2023-04-13T16:29:00Z">
        <w:r w:rsidR="00053711">
          <w:rPr>
            <w:rFonts w:cstheme="minorHAnsi"/>
            <w:lang w:val="en-GB"/>
          </w:rPr>
          <w:t xml:space="preserve"> if that is the case</w:t>
        </w:r>
      </w:ins>
      <w:r w:rsidRPr="002E20A3">
        <w:rPr>
          <w:rFonts w:cstheme="minorHAnsi"/>
          <w:lang w:val="en-GB"/>
        </w:rPr>
        <w:t xml:space="preserve">. Invite participants to play their role according to the gender identity indicated in their individual instructions. </w:t>
      </w:r>
    </w:p>
    <w:p w14:paraId="6B5442A1" w14:textId="77777777" w:rsidR="00C72525" w:rsidRPr="002E20A3" w:rsidRDefault="00C72525" w:rsidP="00C72525">
      <w:pPr>
        <w:jc w:val="both"/>
        <w:rPr>
          <w:rFonts w:cstheme="minorHAnsi"/>
          <w:lang w:val="en-GB"/>
        </w:rPr>
      </w:pPr>
    </w:p>
    <w:p w14:paraId="1A8D0E68" w14:textId="49BE8350" w:rsidR="00C72525" w:rsidRPr="002E20A3" w:rsidRDefault="00C72525" w:rsidP="00C72525">
      <w:pPr>
        <w:jc w:val="both"/>
        <w:rPr>
          <w:rFonts w:cstheme="minorHAnsi"/>
          <w:lang w:val="en-GB"/>
        </w:rPr>
      </w:pPr>
      <w:r w:rsidRPr="002E20A3">
        <w:rPr>
          <w:rFonts w:cstheme="minorHAnsi"/>
          <w:noProof/>
          <w:lang w:val="en-GB"/>
        </w:rPr>
        <w:drawing>
          <wp:anchor distT="0" distB="0" distL="114300" distR="114300" simplePos="0" relativeHeight="251658247" behindDoc="0" locked="0" layoutInCell="1" allowOverlap="1" wp14:anchorId="58E79AAF" wp14:editId="482620FD">
            <wp:simplePos x="0" y="0"/>
            <wp:positionH relativeFrom="column">
              <wp:posOffset>-443230</wp:posOffset>
            </wp:positionH>
            <wp:positionV relativeFrom="paragraph">
              <wp:posOffset>6350</wp:posOffset>
            </wp:positionV>
            <wp:extent cx="336550" cy="329682"/>
            <wp:effectExtent l="0" t="0" r="635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20A3">
        <w:rPr>
          <w:rFonts w:cstheme="minorHAnsi"/>
          <w:b/>
          <w:bCs/>
          <w:lang w:val="en-GB"/>
        </w:rPr>
        <w:t>Note!</w:t>
      </w:r>
      <w:r w:rsidRPr="002E20A3">
        <w:rPr>
          <w:rFonts w:cstheme="minorHAnsi"/>
          <w:lang w:val="en-GB"/>
        </w:rPr>
        <w:t xml:space="preserve"> If you wish, you can </w:t>
      </w:r>
      <w:del w:id="2658" w:author="Author" w:date="2023-04-14T10:28:00Z">
        <w:r w:rsidRPr="002E20A3" w:rsidDel="00111C6D">
          <w:rPr>
            <w:rFonts w:cstheme="minorHAnsi"/>
            <w:lang w:val="en-GB"/>
          </w:rPr>
          <w:delText>consciously</w:delText>
        </w:r>
      </w:del>
      <w:ins w:id="2659" w:author="Author" w:date="2023-04-14T10:28:00Z">
        <w:r w:rsidR="00111C6D">
          <w:rPr>
            <w:rFonts w:cstheme="minorHAnsi"/>
            <w:lang w:val="en-GB"/>
          </w:rPr>
          <w:t>decide to</w:t>
        </w:r>
      </w:ins>
      <w:r w:rsidRPr="002E20A3">
        <w:rPr>
          <w:rFonts w:cstheme="minorHAnsi"/>
          <w:lang w:val="en-GB"/>
        </w:rPr>
        <w:t xml:space="preserve"> </w:t>
      </w:r>
      <w:ins w:id="2660" w:author="Author" w:date="2023-04-13T16:29:00Z">
        <w:r w:rsidR="00053711">
          <w:rPr>
            <w:rFonts w:cstheme="minorHAnsi"/>
            <w:lang w:val="en-GB"/>
          </w:rPr>
          <w:t>assign</w:t>
        </w:r>
      </w:ins>
      <w:del w:id="2661" w:author="Author" w:date="2023-04-13T16:29:00Z">
        <w:r w:rsidRPr="002E20A3" w:rsidDel="00053711">
          <w:rPr>
            <w:rFonts w:cstheme="minorHAnsi"/>
            <w:lang w:val="en-GB"/>
          </w:rPr>
          <w:delText>attribute</w:delText>
        </w:r>
      </w:del>
      <w:r w:rsidRPr="002E20A3">
        <w:rPr>
          <w:rFonts w:cstheme="minorHAnsi"/>
          <w:lang w:val="en-GB"/>
        </w:rPr>
        <w:t xml:space="preserve"> specific roles to specific participants. However, this will require prior preparation and some knowledge </w:t>
      </w:r>
      <w:del w:id="2662" w:author="Author" w:date="2023-04-13T16:30:00Z">
        <w:r w:rsidRPr="002E20A3" w:rsidDel="00053711">
          <w:rPr>
            <w:rFonts w:cstheme="minorHAnsi"/>
            <w:lang w:val="en-GB"/>
          </w:rPr>
          <w:delText>on</w:delText>
        </w:r>
      </w:del>
      <w:ins w:id="2663" w:author="Author" w:date="2023-04-13T16:30:00Z">
        <w:r w:rsidR="00053711">
          <w:rPr>
            <w:rFonts w:cstheme="minorHAnsi"/>
            <w:lang w:val="en-GB"/>
          </w:rPr>
          <w:t>of</w:t>
        </w:r>
      </w:ins>
      <w:r w:rsidRPr="002E20A3">
        <w:rPr>
          <w:rFonts w:cstheme="minorHAnsi"/>
          <w:lang w:val="en-GB"/>
        </w:rPr>
        <w:t xml:space="preserve"> participant profiles. </w:t>
      </w:r>
    </w:p>
    <w:p w14:paraId="306E5F42" w14:textId="77777777" w:rsidR="00C72525" w:rsidRPr="002E20A3" w:rsidRDefault="00C72525" w:rsidP="00C72525">
      <w:pPr>
        <w:jc w:val="both"/>
        <w:rPr>
          <w:rFonts w:cstheme="minorHAnsi"/>
          <w:lang w:val="en-GB"/>
        </w:rPr>
      </w:pPr>
    </w:p>
    <w:p w14:paraId="154938A7" w14:textId="11E7F817" w:rsidR="00C72525" w:rsidRPr="002E20A3" w:rsidRDefault="00C72525" w:rsidP="00C72525">
      <w:pPr>
        <w:jc w:val="both"/>
        <w:rPr>
          <w:rFonts w:cstheme="minorHAnsi"/>
          <w:lang w:val="en-GB"/>
        </w:rPr>
      </w:pPr>
      <w:r w:rsidRPr="002E20A3">
        <w:rPr>
          <w:rFonts w:cstheme="minorHAnsi"/>
          <w:lang w:val="en-GB"/>
        </w:rPr>
        <w:t>Depending on the size of the</w:t>
      </w:r>
      <w:ins w:id="2664" w:author="Author" w:date="2023-04-13T16:30:00Z">
        <w:r w:rsidR="00061171" w:rsidRPr="00061171">
          <w:rPr>
            <w:lang w:val="en-GB"/>
          </w:rPr>
          <w:t xml:space="preserve"> </w:t>
        </w:r>
        <w:r w:rsidR="00061171">
          <w:rPr>
            <w:lang w:val="en-GB"/>
          </w:rPr>
          <w:t>group of participants</w:t>
        </w:r>
      </w:ins>
      <w:del w:id="2665" w:author="Author" w:date="2023-04-13T16:30:00Z">
        <w:r w:rsidRPr="002E20A3" w:rsidDel="00061171">
          <w:rPr>
            <w:rFonts w:cstheme="minorHAnsi"/>
            <w:lang w:val="en-GB"/>
          </w:rPr>
          <w:delText xml:space="preserve"> training audience</w:delText>
        </w:r>
      </w:del>
      <w:r w:rsidRPr="002E20A3">
        <w:rPr>
          <w:rFonts w:cstheme="minorHAnsi"/>
          <w:lang w:val="en-GB"/>
        </w:rPr>
        <w:t xml:space="preserve">, the </w:t>
      </w:r>
      <w:del w:id="2666" w:author="Author" w:date="2023-04-13T16:31:00Z">
        <w:r w:rsidRPr="002E20A3" w:rsidDel="00061171">
          <w:rPr>
            <w:rFonts w:cstheme="minorHAnsi"/>
            <w:lang w:val="en-GB"/>
          </w:rPr>
          <w:delText>role play</w:delText>
        </w:r>
      </w:del>
      <w:ins w:id="2667" w:author="Author" w:date="2023-04-13T16:31:00Z">
        <w:r w:rsidR="00061171">
          <w:rPr>
            <w:rFonts w:cstheme="minorHAnsi"/>
            <w:lang w:val="en-GB"/>
          </w:rPr>
          <w:t>simulation</w:t>
        </w:r>
      </w:ins>
      <w:r w:rsidRPr="002E20A3">
        <w:rPr>
          <w:rFonts w:cstheme="minorHAnsi"/>
          <w:lang w:val="en-GB"/>
        </w:rPr>
        <w:t xml:space="preserve"> could be run in multiple formats:</w:t>
      </w:r>
    </w:p>
    <w:p w14:paraId="350F11B2" w14:textId="77777777" w:rsidR="00C72525" w:rsidRPr="002E20A3" w:rsidRDefault="00C72525" w:rsidP="00450E19">
      <w:pPr>
        <w:pStyle w:val="ListParagraph"/>
        <w:numPr>
          <w:ilvl w:val="0"/>
          <w:numId w:val="8"/>
        </w:numPr>
        <w:jc w:val="both"/>
        <w:rPr>
          <w:rFonts w:cstheme="minorHAnsi"/>
          <w:lang w:val="en-GB"/>
        </w:rPr>
      </w:pPr>
      <w:r w:rsidRPr="002E20A3">
        <w:rPr>
          <w:rFonts w:cstheme="minorHAnsi"/>
          <w:lang w:val="en-GB"/>
        </w:rPr>
        <w:t xml:space="preserve">It may be possible to run two or more simulations in parallel; </w:t>
      </w:r>
    </w:p>
    <w:p w14:paraId="1E26A7E4" w14:textId="3904D47B" w:rsidR="00C72525" w:rsidRPr="002E20A3" w:rsidRDefault="00C72525" w:rsidP="00450E19">
      <w:pPr>
        <w:pStyle w:val="ListParagraph"/>
        <w:numPr>
          <w:ilvl w:val="0"/>
          <w:numId w:val="8"/>
        </w:numPr>
        <w:jc w:val="both"/>
        <w:rPr>
          <w:rFonts w:cstheme="minorHAnsi"/>
          <w:lang w:val="en-GB"/>
        </w:rPr>
      </w:pPr>
      <w:r w:rsidRPr="002E20A3">
        <w:rPr>
          <w:rFonts w:cstheme="minorHAnsi"/>
          <w:lang w:val="en-GB"/>
        </w:rPr>
        <w:t xml:space="preserve">Depending on the size of the group, you may wish to assign several participants to </w:t>
      </w:r>
      <w:del w:id="2668" w:author="Author" w:date="2023-04-13T16:31:00Z">
        <w:r w:rsidRPr="002E20A3" w:rsidDel="00061171">
          <w:rPr>
            <w:rFonts w:cstheme="minorHAnsi"/>
            <w:lang w:val="en-GB"/>
          </w:rPr>
          <w:delText>play</w:delText>
        </w:r>
      </w:del>
      <w:ins w:id="2669" w:author="Author" w:date="2023-04-13T16:31:00Z">
        <w:r w:rsidR="00061171">
          <w:rPr>
            <w:rFonts w:cstheme="minorHAnsi"/>
            <w:lang w:val="en-GB"/>
          </w:rPr>
          <w:t>share</w:t>
        </w:r>
      </w:ins>
      <w:r w:rsidRPr="002E20A3">
        <w:rPr>
          <w:rFonts w:cstheme="minorHAnsi"/>
          <w:lang w:val="en-GB"/>
        </w:rPr>
        <w:t xml:space="preserve"> the same role, </w:t>
      </w:r>
      <w:ins w:id="2670" w:author="Author" w:date="2023-04-13T16:31:00Z">
        <w:r w:rsidR="00061171">
          <w:rPr>
            <w:rFonts w:cstheme="minorHAnsi"/>
            <w:lang w:val="en-GB"/>
          </w:rPr>
          <w:t xml:space="preserve">in </w:t>
        </w:r>
      </w:ins>
      <w:r w:rsidRPr="002E20A3">
        <w:rPr>
          <w:rFonts w:cstheme="minorHAnsi"/>
          <w:lang w:val="en-GB"/>
        </w:rPr>
        <w:t>particular</w:t>
      </w:r>
      <w:del w:id="2671" w:author="Author" w:date="2023-04-13T16:31:00Z">
        <w:r w:rsidRPr="002E20A3" w:rsidDel="00061171">
          <w:rPr>
            <w:rFonts w:cstheme="minorHAnsi"/>
            <w:lang w:val="en-GB"/>
          </w:rPr>
          <w:delText>ly</w:delText>
        </w:r>
      </w:del>
      <w:r w:rsidRPr="002E20A3">
        <w:rPr>
          <w:rFonts w:cstheme="minorHAnsi"/>
          <w:lang w:val="en-GB"/>
        </w:rPr>
        <w:t xml:space="preserve"> the more general roles. For instance, in this case study, you could include multiple representatives from UNICEF, from the </w:t>
      </w:r>
      <w:r w:rsidR="002B6531" w:rsidRPr="002E20A3">
        <w:rPr>
          <w:rFonts w:cstheme="minorHAnsi"/>
          <w:lang w:val="en-GB"/>
        </w:rPr>
        <w:t>A</w:t>
      </w:r>
      <w:r w:rsidRPr="002E20A3">
        <w:rPr>
          <w:rFonts w:cstheme="minorHAnsi"/>
          <w:lang w:val="en-GB"/>
        </w:rPr>
        <w:t xml:space="preserve">ssociation of </w:t>
      </w:r>
      <w:r w:rsidR="002B6531" w:rsidRPr="002E20A3">
        <w:rPr>
          <w:rFonts w:cstheme="minorHAnsi"/>
          <w:lang w:val="en-GB"/>
        </w:rPr>
        <w:t>F</w:t>
      </w:r>
      <w:r w:rsidRPr="002E20A3">
        <w:rPr>
          <w:rFonts w:cstheme="minorHAnsi"/>
          <w:lang w:val="en-GB"/>
        </w:rPr>
        <w:t xml:space="preserve">emale </w:t>
      </w:r>
      <w:r w:rsidR="002B6531" w:rsidRPr="002E20A3">
        <w:rPr>
          <w:rFonts w:cstheme="minorHAnsi"/>
          <w:lang w:val="en-GB"/>
        </w:rPr>
        <w:t>E</w:t>
      </w:r>
      <w:r w:rsidRPr="002E20A3">
        <w:rPr>
          <w:rFonts w:cstheme="minorHAnsi"/>
          <w:lang w:val="en-GB"/>
        </w:rPr>
        <w:t xml:space="preserve">ntrepreneurs, several local women or observers. This technique could also help if </w:t>
      </w:r>
      <w:ins w:id="2672" w:author="Author" w:date="2023-04-13T16:31:00Z">
        <w:r w:rsidR="00061171">
          <w:rPr>
            <w:rFonts w:cstheme="minorHAnsi"/>
            <w:lang w:val="en-GB"/>
          </w:rPr>
          <w:t xml:space="preserve">you observe </w:t>
        </w:r>
      </w:ins>
      <w:ins w:id="2673" w:author="Author" w:date="2023-04-13T16:32:00Z">
        <w:r w:rsidR="00061171">
          <w:rPr>
            <w:rFonts w:cstheme="minorHAnsi"/>
            <w:lang w:val="en-GB"/>
          </w:rPr>
          <w:t>t</w:t>
        </w:r>
      </w:ins>
      <w:ins w:id="2674" w:author="Author" w:date="2023-04-13T16:31:00Z">
        <w:r w:rsidR="00061171">
          <w:rPr>
            <w:rFonts w:cstheme="minorHAnsi"/>
            <w:lang w:val="en-GB"/>
          </w:rPr>
          <w:t>hat the gr</w:t>
        </w:r>
      </w:ins>
      <w:ins w:id="2675" w:author="Author" w:date="2023-04-13T16:32:00Z">
        <w:r w:rsidR="00061171">
          <w:rPr>
            <w:rFonts w:cstheme="minorHAnsi"/>
            <w:lang w:val="en-GB"/>
          </w:rPr>
          <w:t xml:space="preserve">oup of participants </w:t>
        </w:r>
      </w:ins>
      <w:del w:id="2676" w:author="Author" w:date="2023-04-13T16:32:00Z">
        <w:r w:rsidRPr="002E20A3" w:rsidDel="00061171">
          <w:rPr>
            <w:rFonts w:cstheme="minorHAnsi"/>
            <w:lang w:val="en-GB"/>
          </w:rPr>
          <w:delText xml:space="preserve">training audience </w:delText>
        </w:r>
      </w:del>
      <w:r w:rsidRPr="002E20A3">
        <w:rPr>
          <w:rFonts w:cstheme="minorHAnsi"/>
          <w:lang w:val="en-GB"/>
        </w:rPr>
        <w:t xml:space="preserve">is </w:t>
      </w:r>
      <w:del w:id="2677" w:author="Author" w:date="2023-04-13T16:32:00Z">
        <w:r w:rsidRPr="002E20A3" w:rsidDel="00061171">
          <w:rPr>
            <w:rFonts w:cstheme="minorHAnsi"/>
            <w:lang w:val="en-GB"/>
          </w:rPr>
          <w:delText>perceived as being</w:delText>
        </w:r>
      </w:del>
      <w:ins w:id="2678" w:author="Author" w:date="2023-04-13T16:32:00Z">
        <w:r w:rsidR="00061171">
          <w:rPr>
            <w:rFonts w:cstheme="minorHAnsi"/>
            <w:lang w:val="en-GB"/>
          </w:rPr>
          <w:t>more</w:t>
        </w:r>
      </w:ins>
      <w:r w:rsidRPr="002E20A3">
        <w:rPr>
          <w:rFonts w:cstheme="minorHAnsi"/>
          <w:lang w:val="en-GB"/>
        </w:rPr>
        <w:t xml:space="preserve"> reserved.</w:t>
      </w:r>
    </w:p>
    <w:p w14:paraId="4C03A195" w14:textId="77777777" w:rsidR="00C72525" w:rsidRPr="002E20A3" w:rsidRDefault="00C72525" w:rsidP="00C72525">
      <w:pPr>
        <w:jc w:val="both"/>
        <w:rPr>
          <w:rFonts w:cstheme="minorHAnsi"/>
          <w:lang w:val="en-GB"/>
        </w:rPr>
      </w:pPr>
      <w:r w:rsidRPr="002E20A3">
        <w:rPr>
          <w:rFonts w:cstheme="minorHAnsi"/>
          <w:noProof/>
          <w:lang w:val="en-GB"/>
        </w:rPr>
        <w:drawing>
          <wp:anchor distT="0" distB="0" distL="114300" distR="114300" simplePos="0" relativeHeight="251658248" behindDoc="0" locked="0" layoutInCell="1" allowOverlap="1" wp14:anchorId="79CC5596" wp14:editId="2EFC46DE">
            <wp:simplePos x="0" y="0"/>
            <wp:positionH relativeFrom="column">
              <wp:posOffset>-532130</wp:posOffset>
            </wp:positionH>
            <wp:positionV relativeFrom="paragraph">
              <wp:posOffset>294640</wp:posOffset>
            </wp:positionV>
            <wp:extent cx="336550" cy="329682"/>
            <wp:effectExtent l="0" t="0" r="635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5A9D1B" w14:textId="7A308CEB" w:rsidR="00C72525" w:rsidRPr="002E20A3" w:rsidRDefault="00C72525" w:rsidP="00C72525">
      <w:pPr>
        <w:jc w:val="both"/>
        <w:rPr>
          <w:rFonts w:cstheme="minorHAnsi"/>
          <w:lang w:val="en-GB"/>
        </w:rPr>
      </w:pPr>
      <w:r w:rsidRPr="002E20A3">
        <w:rPr>
          <w:rFonts w:cstheme="minorHAnsi"/>
          <w:b/>
          <w:bCs/>
          <w:lang w:val="en-GB"/>
        </w:rPr>
        <w:t>Note!</w:t>
      </w:r>
      <w:r w:rsidRPr="002E20A3">
        <w:rPr>
          <w:rFonts w:cstheme="minorHAnsi"/>
          <w:lang w:val="en-GB"/>
        </w:rPr>
        <w:t xml:space="preserve"> Ideally, you should plan to have at least one observer for each simulation </w:t>
      </w:r>
      <w:del w:id="2679" w:author="Author" w:date="2023-04-13T16:50:00Z">
        <w:r w:rsidRPr="002E20A3" w:rsidDel="00484E1F">
          <w:rPr>
            <w:rFonts w:cstheme="minorHAnsi"/>
            <w:lang w:val="en-GB"/>
          </w:rPr>
          <w:delText xml:space="preserve">that is being played </w:delText>
        </w:r>
      </w:del>
      <w:r w:rsidRPr="002E20A3">
        <w:rPr>
          <w:rFonts w:cstheme="minorHAnsi"/>
          <w:lang w:val="en-GB"/>
        </w:rPr>
        <w:t>(in case of simulations being run simultaneously). If this is not possible</w:t>
      </w:r>
      <w:ins w:id="2680" w:author="Author" w:date="2023-04-13T16:50:00Z">
        <w:r w:rsidR="00484E1F">
          <w:rPr>
            <w:rFonts w:cstheme="minorHAnsi"/>
            <w:lang w:val="en-GB"/>
          </w:rPr>
          <w:t>, owing</w:t>
        </w:r>
      </w:ins>
      <w:del w:id="2681" w:author="Author" w:date="2023-04-13T16:50:00Z">
        <w:r w:rsidRPr="002E20A3" w:rsidDel="00484E1F">
          <w:rPr>
            <w:rFonts w:cstheme="minorHAnsi"/>
            <w:lang w:val="en-GB"/>
          </w:rPr>
          <w:delText xml:space="preserve"> due</w:delText>
        </w:r>
      </w:del>
      <w:r w:rsidRPr="002E20A3">
        <w:rPr>
          <w:rFonts w:cstheme="minorHAnsi"/>
          <w:lang w:val="en-GB"/>
        </w:rPr>
        <w:t xml:space="preserve"> to </w:t>
      </w:r>
      <w:ins w:id="2682" w:author="Author" w:date="2023-04-13T16:50:00Z">
        <w:r w:rsidR="00484E1F">
          <w:rPr>
            <w:rFonts w:cstheme="minorHAnsi"/>
            <w:lang w:val="en-GB"/>
          </w:rPr>
          <w:t xml:space="preserve">a </w:t>
        </w:r>
      </w:ins>
      <w:r w:rsidRPr="002E20A3">
        <w:rPr>
          <w:rFonts w:cstheme="minorHAnsi"/>
          <w:lang w:val="en-GB"/>
        </w:rPr>
        <w:t xml:space="preserve">lack of participants, invite </w:t>
      </w:r>
      <w:ins w:id="2683" w:author="Author" w:date="2023-04-13T16:50:00Z">
        <w:r w:rsidR="00484E1F">
          <w:rPr>
            <w:rFonts w:cstheme="minorHAnsi"/>
            <w:lang w:val="en-GB"/>
          </w:rPr>
          <w:t xml:space="preserve">the </w:t>
        </w:r>
      </w:ins>
      <w:r w:rsidRPr="002E20A3">
        <w:rPr>
          <w:rFonts w:cstheme="minorHAnsi"/>
          <w:lang w:val="en-GB"/>
        </w:rPr>
        <w:t>observer</w:t>
      </w:r>
      <w:del w:id="2684" w:author="Author" w:date="2023-04-13T16:50:00Z">
        <w:r w:rsidRPr="002E20A3" w:rsidDel="00484E1F">
          <w:rPr>
            <w:rFonts w:cstheme="minorHAnsi"/>
            <w:lang w:val="en-GB"/>
          </w:rPr>
          <w:delText>(</w:delText>
        </w:r>
      </w:del>
      <w:ins w:id="2685" w:author="Author" w:date="2023-04-13T16:50:00Z">
        <w:r w:rsidR="00484E1F">
          <w:rPr>
            <w:rFonts w:cstheme="minorHAnsi"/>
            <w:lang w:val="en-GB"/>
          </w:rPr>
          <w:t xml:space="preserve"> or observer</w:t>
        </w:r>
      </w:ins>
      <w:r w:rsidRPr="002E20A3">
        <w:rPr>
          <w:rFonts w:cstheme="minorHAnsi"/>
          <w:lang w:val="en-GB"/>
        </w:rPr>
        <w:t>s</w:t>
      </w:r>
      <w:del w:id="2686" w:author="Author" w:date="2023-04-13T16:50:00Z">
        <w:r w:rsidRPr="002E20A3" w:rsidDel="00484E1F">
          <w:rPr>
            <w:rFonts w:cstheme="minorHAnsi"/>
            <w:lang w:val="en-GB"/>
          </w:rPr>
          <w:delText>)</w:delText>
        </w:r>
      </w:del>
      <w:r w:rsidRPr="002E20A3">
        <w:rPr>
          <w:rFonts w:cstheme="minorHAnsi"/>
          <w:lang w:val="en-GB"/>
        </w:rPr>
        <w:t xml:space="preserve"> to rotate among the groups and make note of their observations. </w:t>
      </w:r>
    </w:p>
    <w:p w14:paraId="2949F5B1" w14:textId="77777777" w:rsidR="00C72525" w:rsidRPr="002E20A3" w:rsidRDefault="00C72525" w:rsidP="00C72525">
      <w:pPr>
        <w:jc w:val="both"/>
        <w:rPr>
          <w:rFonts w:cstheme="minorHAnsi"/>
          <w:lang w:val="en-GB"/>
        </w:rPr>
      </w:pPr>
      <w:r w:rsidRPr="002E20A3">
        <w:rPr>
          <w:rFonts w:cstheme="minorHAnsi"/>
          <w:lang w:val="en-GB"/>
        </w:rPr>
        <w:lastRenderedPageBreak/>
        <w:t xml:space="preserve"> </w:t>
      </w:r>
    </w:p>
    <w:p w14:paraId="15635BD3" w14:textId="77777777" w:rsidR="00C72525" w:rsidRPr="002E20A3" w:rsidRDefault="00C72525" w:rsidP="00DC34BB">
      <w:pPr>
        <w:pStyle w:val="InSectionHeading1"/>
        <w:rPr>
          <w:rStyle w:val="IntenseEmphasis"/>
          <w:i w:val="0"/>
          <w:iCs w:val="0"/>
          <w:color w:val="auto"/>
          <w:lang w:val="en-GB"/>
        </w:rPr>
      </w:pPr>
      <w:r w:rsidRPr="002E20A3">
        <w:rPr>
          <w:rStyle w:val="IntenseEmphasis"/>
          <w:i w:val="0"/>
          <w:iCs w:val="0"/>
          <w:color w:val="auto"/>
          <w:lang w:val="en-GB"/>
        </w:rPr>
        <w:t>PREPARATION</w:t>
      </w:r>
    </w:p>
    <w:p w14:paraId="6393730B" w14:textId="05E93B7A" w:rsidR="003450F4" w:rsidRPr="002E20A3" w:rsidDel="00484E1F" w:rsidRDefault="003450F4" w:rsidP="00C72525">
      <w:pPr>
        <w:jc w:val="both"/>
        <w:rPr>
          <w:del w:id="2687" w:author="Author" w:date="2023-04-13T16:51:00Z"/>
          <w:rFonts w:cstheme="minorHAnsi"/>
          <w:lang w:val="en-GB"/>
        </w:rPr>
      </w:pPr>
      <w:del w:id="2688" w:author="Author" w:date="2023-04-13T16:51:00Z">
        <w:r w:rsidRPr="002E20A3" w:rsidDel="00484E1F">
          <w:rPr>
            <w:rFonts w:cstheme="minorHAnsi"/>
            <w:lang w:val="en-GB"/>
          </w:rPr>
          <w:delText xml:space="preserve">Briefly introduce the setting to the participants. Mention to them that more time will be given to read the setting. </w:delText>
        </w:r>
      </w:del>
    </w:p>
    <w:p w14:paraId="707680A9" w14:textId="59F8DEB2" w:rsidR="00F839E8" w:rsidRPr="002E20A3" w:rsidRDefault="00C72525" w:rsidP="00C72525">
      <w:pPr>
        <w:jc w:val="both"/>
        <w:rPr>
          <w:rFonts w:cstheme="minorHAnsi"/>
          <w:lang w:val="en-GB"/>
        </w:rPr>
      </w:pPr>
      <w:r w:rsidRPr="002E20A3">
        <w:rPr>
          <w:rFonts w:cstheme="minorHAnsi"/>
          <w:lang w:val="en-GB"/>
        </w:rPr>
        <w:t>Describe the task that the participants are required to carry out</w:t>
      </w:r>
      <w:ins w:id="2689" w:author="Author" w:date="2023-04-13T16:51:00Z">
        <w:r w:rsidR="00484E1F" w:rsidRPr="00484E1F">
          <w:rPr>
            <w:rFonts w:cstheme="minorHAnsi"/>
            <w:lang w:val="en-GB"/>
          </w:rPr>
          <w:t xml:space="preserve"> </w:t>
        </w:r>
        <w:r w:rsidR="00484E1F" w:rsidRPr="0091723C">
          <w:rPr>
            <w:rFonts w:cstheme="minorHAnsi"/>
            <w:lang w:val="en-GB"/>
          </w:rPr>
          <w:t xml:space="preserve">using </w:t>
        </w:r>
        <w:r w:rsidR="00484E1F">
          <w:rPr>
            <w:rFonts w:cstheme="minorHAnsi"/>
            <w:lang w:val="en-GB"/>
          </w:rPr>
          <w:t>the relevant</w:t>
        </w:r>
        <w:r w:rsidR="00484E1F" w:rsidRPr="0091723C">
          <w:rPr>
            <w:rFonts w:cstheme="minorHAnsi"/>
            <w:lang w:val="en-GB"/>
          </w:rPr>
          <w:t xml:space="preserve"> PowerPoint slide</w:t>
        </w:r>
      </w:ins>
      <w:r w:rsidRPr="002E20A3">
        <w:rPr>
          <w:rFonts w:cstheme="minorHAnsi"/>
          <w:lang w:val="en-GB"/>
        </w:rPr>
        <w:t xml:space="preserve">. </w:t>
      </w:r>
      <w:del w:id="2690" w:author="Author" w:date="2023-04-13T16:51:00Z">
        <w:r w:rsidR="00F839E8" w:rsidRPr="002E20A3" w:rsidDel="00484E1F">
          <w:rPr>
            <w:rFonts w:cstheme="minorHAnsi"/>
            <w:lang w:val="en-GB"/>
          </w:rPr>
          <w:delText>There has been unrest in the city of CORMA and the participants have been tasked to plan an operation to ensure the Protection of Civilians.</w:delText>
        </w:r>
      </w:del>
    </w:p>
    <w:p w14:paraId="1FC65CEF" w14:textId="7EC00AAE" w:rsidR="00C72525" w:rsidRPr="002E20A3" w:rsidRDefault="00C72525" w:rsidP="00C72525">
      <w:pPr>
        <w:jc w:val="both"/>
        <w:rPr>
          <w:rFonts w:cstheme="minorHAnsi"/>
          <w:lang w:val="en-GB"/>
        </w:rPr>
      </w:pPr>
      <w:r w:rsidRPr="002E20A3">
        <w:rPr>
          <w:rFonts w:cstheme="minorHAnsi"/>
          <w:lang w:val="en-GB"/>
        </w:rPr>
        <w:t>Give participants 20 minutes to read the C</w:t>
      </w:r>
      <w:ins w:id="2691" w:author="Author" w:date="2023-04-13T16:51:00Z">
        <w:r w:rsidR="00484E1F">
          <w:rPr>
            <w:rFonts w:cstheme="minorHAnsi"/>
            <w:lang w:val="en-GB"/>
          </w:rPr>
          <w:t>arana</w:t>
        </w:r>
      </w:ins>
      <w:del w:id="2692" w:author="Author" w:date="2023-04-13T16:51:00Z">
        <w:r w:rsidRPr="002E20A3" w:rsidDel="00484E1F">
          <w:rPr>
            <w:rFonts w:cstheme="minorHAnsi"/>
            <w:lang w:val="en-GB"/>
          </w:rPr>
          <w:delText>ARANA</w:delText>
        </w:r>
      </w:del>
      <w:r w:rsidRPr="002E20A3">
        <w:rPr>
          <w:rFonts w:cstheme="minorHAnsi"/>
          <w:lang w:val="en-GB"/>
        </w:rPr>
        <w:t xml:space="preserve"> country summary, the setting and their individual roles in preparation </w:t>
      </w:r>
      <w:del w:id="2693" w:author="Author" w:date="2023-04-13T16:52:00Z">
        <w:r w:rsidRPr="002E20A3" w:rsidDel="00484E1F">
          <w:rPr>
            <w:rFonts w:cstheme="minorHAnsi"/>
            <w:lang w:val="en-GB"/>
          </w:rPr>
          <w:delText>of</w:delText>
        </w:r>
      </w:del>
      <w:ins w:id="2694" w:author="Author" w:date="2023-04-13T16:52:00Z">
        <w:r w:rsidR="00484E1F">
          <w:rPr>
            <w:rFonts w:cstheme="minorHAnsi"/>
            <w:lang w:val="en-GB"/>
          </w:rPr>
          <w:t>for</w:t>
        </w:r>
      </w:ins>
      <w:r w:rsidRPr="002E20A3">
        <w:rPr>
          <w:rFonts w:cstheme="minorHAnsi"/>
          <w:lang w:val="en-GB"/>
        </w:rPr>
        <w:t xml:space="preserve"> the simulation. Encourage participants to </w:t>
      </w:r>
      <w:del w:id="2695" w:author="Author" w:date="2023-04-13T16:52:00Z">
        <w:r w:rsidRPr="002E20A3" w:rsidDel="00484E1F">
          <w:rPr>
            <w:rFonts w:cstheme="minorHAnsi"/>
            <w:lang w:val="en-GB"/>
          </w:rPr>
          <w:delText xml:space="preserve">also </w:delText>
        </w:r>
      </w:del>
      <w:r w:rsidRPr="002E20A3">
        <w:rPr>
          <w:rFonts w:cstheme="minorHAnsi"/>
          <w:lang w:val="en-GB"/>
        </w:rPr>
        <w:t xml:space="preserve">go through and use the </w:t>
      </w:r>
      <w:del w:id="2696" w:author="Author" w:date="2023-04-13T16:52:00Z">
        <w:r w:rsidR="00A86788" w:rsidRPr="002E20A3" w:rsidDel="00484E1F">
          <w:rPr>
            <w:rFonts w:cstheme="minorHAnsi"/>
            <w:lang w:val="en-GB"/>
          </w:rPr>
          <w:delText>C</w:delText>
        </w:r>
      </w:del>
      <w:ins w:id="2697" w:author="Author" w:date="2023-04-13T16:52:00Z">
        <w:r w:rsidR="00484E1F">
          <w:rPr>
            <w:rFonts w:cstheme="minorHAnsi"/>
            <w:lang w:val="en-GB"/>
          </w:rPr>
          <w:t>c</w:t>
        </w:r>
      </w:ins>
      <w:r w:rsidR="00A86788" w:rsidRPr="002E20A3">
        <w:rPr>
          <w:rFonts w:cstheme="minorHAnsi"/>
          <w:lang w:val="en-GB"/>
        </w:rPr>
        <w:t>hecklist</w:t>
      </w:r>
      <w:r w:rsidRPr="002E20A3">
        <w:rPr>
          <w:rFonts w:cstheme="minorHAnsi"/>
          <w:lang w:val="en-GB"/>
        </w:rPr>
        <w:t xml:space="preserve"> and common analysis frameworks during the simulation exercise. </w:t>
      </w:r>
    </w:p>
    <w:p w14:paraId="17E807E8" w14:textId="77777777" w:rsidR="00C72525" w:rsidRPr="002E20A3" w:rsidRDefault="00C72525" w:rsidP="00C72525">
      <w:pPr>
        <w:jc w:val="both"/>
        <w:rPr>
          <w:rFonts w:cstheme="minorHAnsi"/>
          <w:lang w:val="en-GB"/>
        </w:rPr>
      </w:pPr>
    </w:p>
    <w:p w14:paraId="3B8402E8" w14:textId="77777777" w:rsidR="00C72525" w:rsidRPr="002E20A3" w:rsidRDefault="00C72525" w:rsidP="00DC34BB">
      <w:pPr>
        <w:pStyle w:val="InSectionHeading1"/>
        <w:rPr>
          <w:rStyle w:val="IntenseEmphasis"/>
          <w:i w:val="0"/>
          <w:iCs w:val="0"/>
          <w:color w:val="auto"/>
          <w:lang w:val="en-GB"/>
        </w:rPr>
      </w:pPr>
      <w:r w:rsidRPr="002E20A3">
        <w:rPr>
          <w:rStyle w:val="IntenseEmphasis"/>
          <w:i w:val="0"/>
          <w:iCs w:val="0"/>
          <w:color w:val="auto"/>
          <w:lang w:val="en-GB"/>
        </w:rPr>
        <w:t>SIMULATION</w:t>
      </w:r>
    </w:p>
    <w:p w14:paraId="52705DE4" w14:textId="1CF0F255" w:rsidR="00C72525" w:rsidRPr="002E20A3" w:rsidRDefault="00DF66BD" w:rsidP="00450E19">
      <w:pPr>
        <w:pStyle w:val="ListParagraph"/>
        <w:numPr>
          <w:ilvl w:val="0"/>
          <w:numId w:val="128"/>
        </w:numPr>
        <w:spacing w:before="240"/>
        <w:jc w:val="both"/>
        <w:rPr>
          <w:rFonts w:cstheme="minorHAnsi"/>
          <w:b/>
          <w:bCs/>
          <w:lang w:val="en-GB"/>
        </w:rPr>
      </w:pPr>
      <w:r w:rsidRPr="002E20A3">
        <w:rPr>
          <w:rFonts w:cstheme="minorHAnsi"/>
          <w:b/>
          <w:bCs/>
          <w:lang w:val="en-GB"/>
        </w:rPr>
        <w:t>Getting started</w:t>
      </w:r>
    </w:p>
    <w:p w14:paraId="3BCEC4FA" w14:textId="1FDC3489" w:rsidR="00C72525" w:rsidRPr="002E20A3" w:rsidRDefault="00C72525" w:rsidP="00C72525">
      <w:pPr>
        <w:jc w:val="both"/>
        <w:rPr>
          <w:rFonts w:cstheme="minorHAnsi"/>
          <w:lang w:val="en-GB"/>
        </w:rPr>
      </w:pPr>
      <w:r w:rsidRPr="002E20A3">
        <w:rPr>
          <w:rFonts w:cstheme="minorHAnsi"/>
          <w:lang w:val="en-GB"/>
        </w:rPr>
        <w:t xml:space="preserve">When participants have completed their reading, </w:t>
      </w:r>
      <w:del w:id="2698" w:author="Author" w:date="2023-04-13T16:52:00Z">
        <w:r w:rsidRPr="002E20A3" w:rsidDel="00484E1F">
          <w:rPr>
            <w:rFonts w:cstheme="minorHAnsi"/>
            <w:lang w:val="en-GB"/>
          </w:rPr>
          <w:delText xml:space="preserve">and in order </w:delText>
        </w:r>
      </w:del>
      <w:r w:rsidRPr="002E20A3">
        <w:rPr>
          <w:rFonts w:cstheme="minorHAnsi"/>
          <w:lang w:val="en-GB"/>
        </w:rPr>
        <w:t xml:space="preserve">to </w:t>
      </w:r>
      <w:ins w:id="2699" w:author="Author" w:date="2023-04-13T16:53:00Z">
        <w:r w:rsidR="00484E1F">
          <w:rPr>
            <w:rFonts w:cstheme="minorHAnsi"/>
            <w:lang w:val="en-GB"/>
          </w:rPr>
          <w:t>begin the simulation</w:t>
        </w:r>
      </w:ins>
      <w:del w:id="2700" w:author="Author" w:date="2023-04-13T16:52:00Z">
        <w:r w:rsidRPr="002E20A3" w:rsidDel="00484E1F">
          <w:rPr>
            <w:rFonts w:cstheme="minorHAnsi"/>
            <w:lang w:val="en-GB"/>
          </w:rPr>
          <w:delText>get started</w:delText>
        </w:r>
      </w:del>
      <w:r w:rsidRPr="002E20A3">
        <w:rPr>
          <w:rFonts w:cstheme="minorHAnsi"/>
          <w:lang w:val="en-GB"/>
        </w:rPr>
        <w:t>, invite members of the planning team</w:t>
      </w:r>
      <w:r w:rsidR="006147EE" w:rsidRPr="002E20A3">
        <w:rPr>
          <w:rFonts w:cstheme="minorHAnsi"/>
          <w:lang w:val="en-GB"/>
        </w:rPr>
        <w:t xml:space="preserve"> </w:t>
      </w:r>
      <w:r w:rsidR="009B4EE3" w:rsidRPr="002E20A3">
        <w:rPr>
          <w:rFonts w:cstheme="minorHAnsi"/>
          <w:lang w:val="en-GB"/>
        </w:rPr>
        <w:t xml:space="preserve">from the </w:t>
      </w:r>
      <w:r w:rsidRPr="002E20A3">
        <w:rPr>
          <w:rFonts w:cstheme="minorHAnsi"/>
          <w:lang w:val="en-GB"/>
        </w:rPr>
        <w:t>S-2 (</w:t>
      </w:r>
      <w:ins w:id="2701" w:author="Author" w:date="2023-04-14T10:29:00Z">
        <w:r w:rsidR="00686CC3" w:rsidRPr="00686CC3">
          <w:rPr>
            <w:rFonts w:cstheme="minorHAnsi"/>
            <w:lang w:val="en-GB"/>
          </w:rPr>
          <w:t xml:space="preserve">Military Peacekeeping </w:t>
        </w:r>
      </w:ins>
      <w:r w:rsidRPr="002E20A3">
        <w:rPr>
          <w:rFonts w:cstheme="minorHAnsi"/>
          <w:lang w:val="en-GB"/>
        </w:rPr>
        <w:t>Intelligence), S-3 (Operations) and S-5 (Planning)</w:t>
      </w:r>
      <w:r w:rsidR="009B4EE3" w:rsidRPr="002E20A3">
        <w:rPr>
          <w:rFonts w:cstheme="minorHAnsi"/>
          <w:lang w:val="en-GB"/>
        </w:rPr>
        <w:t xml:space="preserve"> branches</w:t>
      </w:r>
      <w:r w:rsidR="006147EE" w:rsidRPr="002E20A3">
        <w:rPr>
          <w:rFonts w:cstheme="minorHAnsi"/>
          <w:lang w:val="en-GB"/>
        </w:rPr>
        <w:t xml:space="preserve"> </w:t>
      </w:r>
      <w:del w:id="2702" w:author="Author" w:date="2023-04-13T16:55:00Z">
        <w:r w:rsidR="006147EE" w:rsidRPr="002E20A3" w:rsidDel="00484E1F">
          <w:rPr>
            <w:rFonts w:cstheme="minorHAnsi"/>
            <w:lang w:val="en-GB"/>
          </w:rPr>
          <w:delText>–</w:delText>
        </w:r>
      </w:del>
      <w:r w:rsidR="006147EE" w:rsidRPr="002E20A3">
        <w:rPr>
          <w:rFonts w:cstheme="minorHAnsi"/>
          <w:lang w:val="en-GB"/>
        </w:rPr>
        <w:t xml:space="preserve"> </w:t>
      </w:r>
      <w:r w:rsidRPr="002E20A3">
        <w:rPr>
          <w:rFonts w:cstheme="minorHAnsi"/>
          <w:lang w:val="en-GB"/>
        </w:rPr>
        <w:t xml:space="preserve">to </w:t>
      </w:r>
      <w:del w:id="2703" w:author="Author" w:date="2023-04-13T16:55:00Z">
        <w:r w:rsidRPr="002E20A3" w:rsidDel="00484E1F">
          <w:rPr>
            <w:rFonts w:cstheme="minorHAnsi"/>
            <w:lang w:val="en-GB"/>
          </w:rPr>
          <w:delText>manifest</w:delText>
        </w:r>
      </w:del>
      <w:ins w:id="2704" w:author="Author" w:date="2023-04-13T16:55:00Z">
        <w:r w:rsidR="00484E1F">
          <w:rPr>
            <w:rFonts w:cstheme="minorHAnsi"/>
            <w:lang w:val="en-GB"/>
          </w:rPr>
          <w:t>identify</w:t>
        </w:r>
      </w:ins>
      <w:r w:rsidRPr="002E20A3">
        <w:rPr>
          <w:rFonts w:cstheme="minorHAnsi"/>
          <w:lang w:val="en-GB"/>
        </w:rPr>
        <w:t xml:space="preserve"> themselves. Show the planning team their (makeshift) desk/</w:t>
      </w:r>
      <w:del w:id="2705" w:author="Author" w:date="2023-04-13T16:55:00Z">
        <w:r w:rsidRPr="002E20A3" w:rsidDel="00484E1F">
          <w:rPr>
            <w:rFonts w:cstheme="minorHAnsi"/>
            <w:lang w:val="en-GB"/>
          </w:rPr>
          <w:delText xml:space="preserve"> </w:delText>
        </w:r>
      </w:del>
      <w:r w:rsidR="00046B27" w:rsidRPr="002E20A3">
        <w:rPr>
          <w:rFonts w:cstheme="minorHAnsi"/>
          <w:lang w:val="en-GB"/>
        </w:rPr>
        <w:t xml:space="preserve">work </w:t>
      </w:r>
      <w:r w:rsidRPr="002E20A3">
        <w:rPr>
          <w:rFonts w:cstheme="minorHAnsi"/>
          <w:lang w:val="en-GB"/>
        </w:rPr>
        <w:t xml:space="preserve">space. Invite the planning team to discuss </w:t>
      </w:r>
      <w:del w:id="2706" w:author="Author" w:date="2023-04-13T16:56:00Z">
        <w:r w:rsidR="005540BE" w:rsidRPr="002E20A3" w:rsidDel="00484E1F">
          <w:rPr>
            <w:rFonts w:cstheme="minorHAnsi"/>
            <w:lang w:val="en-GB"/>
          </w:rPr>
          <w:delText>possible</w:delText>
        </w:r>
      </w:del>
      <w:ins w:id="2707" w:author="Author" w:date="2023-04-13T16:56:00Z">
        <w:r w:rsidR="00484E1F">
          <w:rPr>
            <w:rFonts w:cstheme="minorHAnsi"/>
            <w:lang w:val="en-GB"/>
          </w:rPr>
          <w:t>planned</w:t>
        </w:r>
      </w:ins>
      <w:r w:rsidR="005540BE" w:rsidRPr="002E20A3">
        <w:rPr>
          <w:rFonts w:cstheme="minorHAnsi"/>
          <w:lang w:val="en-GB"/>
        </w:rPr>
        <w:t xml:space="preserve"> </w:t>
      </w:r>
      <w:r w:rsidR="00C6706F" w:rsidRPr="002E20A3">
        <w:rPr>
          <w:rFonts w:cstheme="minorHAnsi"/>
          <w:lang w:val="en-GB"/>
        </w:rPr>
        <w:t>actions</w:t>
      </w:r>
      <w:r w:rsidRPr="002E20A3">
        <w:rPr>
          <w:rFonts w:cstheme="minorHAnsi"/>
          <w:lang w:val="en-GB"/>
        </w:rPr>
        <w:t xml:space="preserve"> and </w:t>
      </w:r>
      <w:r w:rsidR="005540BE" w:rsidRPr="002E20A3">
        <w:rPr>
          <w:rFonts w:cstheme="minorHAnsi"/>
          <w:lang w:val="en-GB"/>
        </w:rPr>
        <w:t xml:space="preserve">to </w:t>
      </w:r>
      <w:r w:rsidRPr="002E20A3">
        <w:rPr>
          <w:rFonts w:cstheme="minorHAnsi"/>
          <w:lang w:val="en-GB"/>
        </w:rPr>
        <w:t xml:space="preserve">interact with the other stakeholders. </w:t>
      </w:r>
    </w:p>
    <w:p w14:paraId="066779CC" w14:textId="77777777" w:rsidR="00C72525" w:rsidRPr="002E20A3" w:rsidRDefault="00C72525" w:rsidP="00C72525">
      <w:pPr>
        <w:jc w:val="both"/>
        <w:rPr>
          <w:rFonts w:cstheme="minorHAnsi"/>
          <w:lang w:val="en-GB"/>
        </w:rPr>
      </w:pPr>
      <w:r w:rsidRPr="002E20A3">
        <w:rPr>
          <w:rFonts w:cstheme="minorHAnsi"/>
          <w:lang w:val="en-GB"/>
        </w:rPr>
        <w:t xml:space="preserve">Encourage other stakeholders to talk with each other in order to get to know each other and their positions. </w:t>
      </w:r>
    </w:p>
    <w:p w14:paraId="4AB84BD1" w14:textId="5AD7A61E" w:rsidR="00C72525" w:rsidRPr="002E20A3" w:rsidRDefault="00C72525" w:rsidP="00C72525">
      <w:pPr>
        <w:jc w:val="both"/>
        <w:rPr>
          <w:rFonts w:cstheme="minorHAnsi"/>
          <w:lang w:val="en-GB"/>
        </w:rPr>
      </w:pPr>
      <w:r w:rsidRPr="002E20A3">
        <w:rPr>
          <w:rFonts w:cstheme="minorHAnsi"/>
          <w:lang w:val="en-GB"/>
        </w:rPr>
        <w:t xml:space="preserve">Remind all participants that the main aim is to </w:t>
      </w:r>
      <w:r w:rsidR="00BE68D7" w:rsidRPr="002E20A3">
        <w:rPr>
          <w:rFonts w:cstheme="minorHAnsi"/>
          <w:lang w:val="en-GB"/>
        </w:rPr>
        <w:t xml:space="preserve">acquire </w:t>
      </w:r>
      <w:r w:rsidRPr="002E20A3">
        <w:rPr>
          <w:rFonts w:cstheme="minorHAnsi"/>
          <w:lang w:val="en-GB"/>
        </w:rPr>
        <w:t xml:space="preserve">as much gender-responsive information as possible to </w:t>
      </w:r>
      <w:del w:id="2708" w:author="Author" w:date="2023-04-13T16:56:00Z">
        <w:r w:rsidRPr="002E20A3" w:rsidDel="00484E1F">
          <w:rPr>
            <w:rFonts w:cstheme="minorHAnsi"/>
            <w:lang w:val="en-GB"/>
          </w:rPr>
          <w:delText>feed into</w:delText>
        </w:r>
      </w:del>
      <w:ins w:id="2709" w:author="Author" w:date="2023-04-13T16:56:00Z">
        <w:r w:rsidR="00484E1F">
          <w:rPr>
            <w:rFonts w:cstheme="minorHAnsi"/>
            <w:lang w:val="en-GB"/>
          </w:rPr>
          <w:t>inform</w:t>
        </w:r>
      </w:ins>
      <w:r w:rsidRPr="002E20A3">
        <w:rPr>
          <w:rFonts w:cstheme="minorHAnsi"/>
          <w:lang w:val="en-GB"/>
        </w:rPr>
        <w:t xml:space="preserve"> the planning of the operation. </w:t>
      </w:r>
      <w:del w:id="2710" w:author="Author" w:date="2023-04-13T16:56:00Z">
        <w:r w:rsidRPr="002E20A3" w:rsidDel="00484E1F">
          <w:rPr>
            <w:rFonts w:cstheme="minorHAnsi"/>
            <w:lang w:val="en-GB"/>
          </w:rPr>
          <w:delText>R</w:delText>
        </w:r>
      </w:del>
      <w:ins w:id="2711" w:author="Author" w:date="2023-04-13T16:56:00Z">
        <w:r w:rsidR="00484E1F">
          <w:rPr>
            <w:rFonts w:cstheme="minorHAnsi"/>
            <w:lang w:val="en-GB"/>
          </w:rPr>
          <w:t>Also r</w:t>
        </w:r>
      </w:ins>
      <w:r w:rsidRPr="002E20A3">
        <w:rPr>
          <w:rFonts w:cstheme="minorHAnsi"/>
          <w:lang w:val="en-GB"/>
        </w:rPr>
        <w:t xml:space="preserve">emind participants that they are required to play their role as indicated in the instructions. </w:t>
      </w:r>
    </w:p>
    <w:p w14:paraId="1B41806C" w14:textId="3CF66BDD" w:rsidR="00C72525" w:rsidRPr="002E20A3" w:rsidRDefault="00C72525" w:rsidP="00C72525">
      <w:pPr>
        <w:jc w:val="both"/>
        <w:rPr>
          <w:rFonts w:cstheme="minorHAnsi"/>
          <w:lang w:val="en-GB"/>
        </w:rPr>
      </w:pPr>
      <w:r w:rsidRPr="002E20A3">
        <w:rPr>
          <w:rFonts w:cstheme="minorHAnsi"/>
          <w:lang w:val="en-GB"/>
        </w:rPr>
        <w:t xml:space="preserve">Let </w:t>
      </w:r>
      <w:ins w:id="2712" w:author="Author" w:date="2023-04-13T16:56:00Z">
        <w:r w:rsidR="00484E1F">
          <w:rPr>
            <w:rFonts w:cstheme="minorHAnsi"/>
            <w:lang w:val="en-GB"/>
          </w:rPr>
          <w:t xml:space="preserve">the </w:t>
        </w:r>
      </w:ins>
      <w:r w:rsidRPr="002E20A3">
        <w:rPr>
          <w:rFonts w:cstheme="minorHAnsi"/>
          <w:lang w:val="en-GB"/>
        </w:rPr>
        <w:t xml:space="preserve">simulation run. </w:t>
      </w:r>
    </w:p>
    <w:p w14:paraId="073B76FB" w14:textId="77777777" w:rsidR="009D08ED" w:rsidRPr="002E20A3" w:rsidRDefault="009D08ED" w:rsidP="00C72525">
      <w:pPr>
        <w:jc w:val="both"/>
        <w:rPr>
          <w:rFonts w:cstheme="minorHAnsi"/>
          <w:lang w:val="en-GB"/>
        </w:rPr>
      </w:pPr>
    </w:p>
    <w:p w14:paraId="3AE86D80" w14:textId="06049B91" w:rsidR="00C72525" w:rsidRPr="002E20A3" w:rsidRDefault="00C72525" w:rsidP="00C72525">
      <w:pPr>
        <w:jc w:val="both"/>
        <w:rPr>
          <w:rFonts w:cstheme="minorHAnsi"/>
          <w:lang w:val="en-GB"/>
        </w:rPr>
      </w:pPr>
      <w:r w:rsidRPr="002E20A3">
        <w:rPr>
          <w:rFonts w:cstheme="minorHAnsi"/>
          <w:noProof/>
          <w:lang w:val="en-GB"/>
        </w:rPr>
        <w:drawing>
          <wp:anchor distT="0" distB="0" distL="114300" distR="114300" simplePos="0" relativeHeight="251658249" behindDoc="0" locked="0" layoutInCell="1" allowOverlap="1" wp14:anchorId="1F37715E" wp14:editId="2D04D7E6">
            <wp:simplePos x="0" y="0"/>
            <wp:positionH relativeFrom="column">
              <wp:posOffset>-487680</wp:posOffset>
            </wp:positionH>
            <wp:positionV relativeFrom="paragraph">
              <wp:posOffset>26670</wp:posOffset>
            </wp:positionV>
            <wp:extent cx="335915" cy="310515"/>
            <wp:effectExtent l="0" t="0" r="698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5915" cy="31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20A3">
        <w:rPr>
          <w:rFonts w:cstheme="minorHAnsi"/>
          <w:b/>
          <w:bCs/>
          <w:lang w:val="en-GB"/>
        </w:rPr>
        <w:t>Note!</w:t>
      </w:r>
      <w:r w:rsidRPr="002E20A3">
        <w:rPr>
          <w:rFonts w:cstheme="minorHAnsi"/>
          <w:lang w:val="en-GB"/>
        </w:rPr>
        <w:t xml:space="preserve"> If multiple simulations are being run simultaneously, invite </w:t>
      </w:r>
      <w:del w:id="2713" w:author="Author" w:date="2023-04-13T16:57:00Z">
        <w:r w:rsidRPr="002E20A3" w:rsidDel="00484E1F">
          <w:rPr>
            <w:rFonts w:cstheme="minorHAnsi"/>
            <w:lang w:val="en-GB"/>
          </w:rPr>
          <w:delText xml:space="preserve">the </w:delText>
        </w:r>
      </w:del>
      <w:ins w:id="2714" w:author="Author" w:date="2023-04-13T16:57:00Z">
        <w:r w:rsidR="00484E1F">
          <w:rPr>
            <w:rFonts w:cstheme="minorHAnsi"/>
            <w:lang w:val="en-GB"/>
          </w:rPr>
          <w:t xml:space="preserve">those in </w:t>
        </w:r>
      </w:ins>
      <w:r w:rsidRPr="002E20A3">
        <w:rPr>
          <w:rFonts w:cstheme="minorHAnsi"/>
          <w:lang w:val="en-GB"/>
        </w:rPr>
        <w:t xml:space="preserve">key roles to </w:t>
      </w:r>
      <w:del w:id="2715" w:author="Author" w:date="2023-04-13T16:57:00Z">
        <w:r w:rsidRPr="002E20A3" w:rsidDel="00484E1F">
          <w:rPr>
            <w:rFonts w:cstheme="minorHAnsi"/>
            <w:lang w:val="en-GB"/>
          </w:rPr>
          <w:delText>manifest</w:delText>
        </w:r>
      </w:del>
      <w:ins w:id="2716" w:author="Author" w:date="2023-04-13T16:57:00Z">
        <w:r w:rsidR="00484E1F">
          <w:rPr>
            <w:rFonts w:cstheme="minorHAnsi"/>
            <w:lang w:val="en-GB"/>
          </w:rPr>
          <w:t>identify</w:t>
        </w:r>
      </w:ins>
      <w:r w:rsidRPr="002E20A3">
        <w:rPr>
          <w:rFonts w:cstheme="minorHAnsi"/>
          <w:lang w:val="en-GB"/>
        </w:rPr>
        <w:t xml:space="preserve"> themselves. Participants can then move to the locations where the simulation will be carried out. Ensure that these locations are sufficiently distanced from each other so that the different groups are not distracted. You could also use breakout rooms if available. If they are not available, use </w:t>
      </w:r>
      <w:del w:id="2717" w:author="Author" w:date="2023-04-13T16:57:00Z">
        <w:r w:rsidRPr="002E20A3" w:rsidDel="00484E1F">
          <w:rPr>
            <w:rFonts w:cstheme="minorHAnsi"/>
            <w:lang w:val="en-GB"/>
          </w:rPr>
          <w:delText>different</w:delText>
        </w:r>
      </w:del>
      <w:ins w:id="2718" w:author="Author" w:date="2023-04-13T16:57:00Z">
        <w:r w:rsidR="00484E1F">
          <w:rPr>
            <w:rFonts w:cstheme="minorHAnsi"/>
            <w:lang w:val="en-GB"/>
          </w:rPr>
          <w:t>separate</w:t>
        </w:r>
      </w:ins>
      <w:r w:rsidRPr="002E20A3">
        <w:rPr>
          <w:rFonts w:cstheme="minorHAnsi"/>
          <w:lang w:val="en-GB"/>
        </w:rPr>
        <w:t xml:space="preserve"> corners of the classroom or move one or several groups outdoors, weather permitting. </w:t>
      </w:r>
    </w:p>
    <w:p w14:paraId="01BD9F2C" w14:textId="77777777" w:rsidR="00C72525" w:rsidRPr="002E20A3" w:rsidRDefault="00C72525" w:rsidP="00C72525">
      <w:pPr>
        <w:jc w:val="both"/>
        <w:rPr>
          <w:rFonts w:cstheme="minorHAnsi"/>
          <w:lang w:val="en-GB"/>
        </w:rPr>
      </w:pPr>
    </w:p>
    <w:p w14:paraId="628FFC07" w14:textId="3AB7171B" w:rsidR="00C72525" w:rsidRPr="002E20A3" w:rsidRDefault="00DF66BD" w:rsidP="00450E19">
      <w:pPr>
        <w:pStyle w:val="ListParagraph"/>
        <w:numPr>
          <w:ilvl w:val="0"/>
          <w:numId w:val="128"/>
        </w:numPr>
        <w:spacing w:before="240"/>
        <w:jc w:val="both"/>
        <w:rPr>
          <w:rFonts w:cstheme="minorHAnsi"/>
          <w:b/>
          <w:bCs/>
          <w:lang w:val="en-GB"/>
        </w:rPr>
      </w:pPr>
      <w:r w:rsidRPr="002E20A3">
        <w:rPr>
          <w:rFonts w:cstheme="minorHAnsi"/>
          <w:b/>
          <w:bCs/>
          <w:lang w:val="en-GB"/>
        </w:rPr>
        <w:t>Observation</w:t>
      </w:r>
    </w:p>
    <w:p w14:paraId="48C4765B" w14:textId="1AE268AA" w:rsidR="00C72525" w:rsidRPr="002E20A3" w:rsidRDefault="00C72525" w:rsidP="00C72525">
      <w:pPr>
        <w:jc w:val="both"/>
        <w:rPr>
          <w:rFonts w:cstheme="minorHAnsi"/>
          <w:lang w:val="en-GB"/>
        </w:rPr>
      </w:pPr>
      <w:r w:rsidRPr="002E20A3">
        <w:rPr>
          <w:rFonts w:cstheme="minorHAnsi"/>
          <w:lang w:val="en-GB"/>
        </w:rPr>
        <w:t>Facilitators are encouraged to observe and take notes during the simulation. Are specific questions related to gender being asked? Are the interactions smooth or conflictual? Do certain actions or behaviour</w:t>
      </w:r>
      <w:ins w:id="2719" w:author="Author" w:date="2023-04-13T16:58:00Z">
        <w:r w:rsidR="00484E1F">
          <w:rPr>
            <w:rFonts w:cstheme="minorHAnsi"/>
            <w:lang w:val="en-GB"/>
          </w:rPr>
          <w:t>s</w:t>
        </w:r>
      </w:ins>
      <w:r w:rsidRPr="002E20A3">
        <w:rPr>
          <w:rFonts w:cstheme="minorHAnsi"/>
          <w:lang w:val="en-GB"/>
        </w:rPr>
        <w:t xml:space="preserve"> lead to particular consequences</w:t>
      </w:r>
      <w:r w:rsidR="008A6AF2" w:rsidRPr="002E20A3">
        <w:rPr>
          <w:rFonts w:cstheme="minorHAnsi"/>
          <w:lang w:val="en-GB"/>
        </w:rPr>
        <w:t>?</w:t>
      </w:r>
      <w:del w:id="2720" w:author="Author" w:date="2023-04-13T16:58:00Z">
        <w:r w:rsidR="008A6AF2" w:rsidRPr="002E20A3" w:rsidDel="00484E1F">
          <w:rPr>
            <w:rFonts w:cstheme="minorHAnsi"/>
            <w:lang w:val="en-GB"/>
          </w:rPr>
          <w:delText xml:space="preserve"> Etc</w:delText>
        </w:r>
        <w:r w:rsidRPr="002E20A3" w:rsidDel="00484E1F">
          <w:rPr>
            <w:rFonts w:cstheme="minorHAnsi"/>
            <w:lang w:val="en-GB"/>
          </w:rPr>
          <w:delText>.</w:delText>
        </w:r>
      </w:del>
      <w:r w:rsidRPr="002E20A3">
        <w:rPr>
          <w:rFonts w:cstheme="minorHAnsi"/>
          <w:lang w:val="en-GB"/>
        </w:rPr>
        <w:t xml:space="preserve"> </w:t>
      </w:r>
    </w:p>
    <w:p w14:paraId="33FD5B6C" w14:textId="3FDCE5A7" w:rsidR="00C72525" w:rsidRPr="002E20A3" w:rsidRDefault="00C72525" w:rsidP="00C72525">
      <w:pPr>
        <w:jc w:val="both"/>
        <w:rPr>
          <w:rFonts w:cstheme="minorHAnsi"/>
          <w:lang w:val="en-GB"/>
        </w:rPr>
      </w:pPr>
      <w:r w:rsidRPr="002E20A3">
        <w:rPr>
          <w:rFonts w:cstheme="minorHAnsi"/>
          <w:lang w:val="en-GB"/>
        </w:rPr>
        <w:t xml:space="preserve">You could later raise these observations during the debrief to highlight how relevant information could be </w:t>
      </w:r>
      <w:r w:rsidR="00216A78" w:rsidRPr="002E20A3">
        <w:rPr>
          <w:rFonts w:cstheme="minorHAnsi"/>
          <w:lang w:val="en-GB"/>
        </w:rPr>
        <w:t>acquir</w:t>
      </w:r>
      <w:r w:rsidRPr="002E20A3">
        <w:rPr>
          <w:rFonts w:cstheme="minorHAnsi"/>
          <w:lang w:val="en-GB"/>
        </w:rPr>
        <w:t xml:space="preserve">ed. </w:t>
      </w:r>
    </w:p>
    <w:p w14:paraId="19A91A53" w14:textId="77777777" w:rsidR="00C72525" w:rsidRPr="002E20A3" w:rsidRDefault="00C72525" w:rsidP="00C72525">
      <w:pPr>
        <w:jc w:val="both"/>
        <w:rPr>
          <w:rFonts w:cstheme="minorHAnsi"/>
          <w:lang w:val="en-GB"/>
        </w:rPr>
      </w:pPr>
      <w:r w:rsidRPr="002E20A3">
        <w:rPr>
          <w:rFonts w:cstheme="minorHAnsi"/>
          <w:noProof/>
          <w:lang w:val="en-GB"/>
        </w:rPr>
        <w:lastRenderedPageBreak/>
        <w:drawing>
          <wp:anchor distT="0" distB="0" distL="114300" distR="114300" simplePos="0" relativeHeight="251658250" behindDoc="0" locked="0" layoutInCell="1" allowOverlap="1" wp14:anchorId="2DDB679A" wp14:editId="552238A4">
            <wp:simplePos x="0" y="0"/>
            <wp:positionH relativeFrom="column">
              <wp:posOffset>-571500</wp:posOffset>
            </wp:positionH>
            <wp:positionV relativeFrom="paragraph">
              <wp:posOffset>292100</wp:posOffset>
            </wp:positionV>
            <wp:extent cx="336550" cy="329682"/>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639EB3" w14:textId="77777777" w:rsidR="00C72525" w:rsidRPr="002E20A3" w:rsidRDefault="00C72525" w:rsidP="00C72525">
      <w:pPr>
        <w:jc w:val="both"/>
        <w:rPr>
          <w:rFonts w:cstheme="minorHAnsi"/>
          <w:lang w:val="en-GB"/>
        </w:rPr>
      </w:pPr>
      <w:r w:rsidRPr="002E20A3">
        <w:rPr>
          <w:rFonts w:cstheme="minorHAnsi"/>
          <w:b/>
          <w:bCs/>
          <w:lang w:val="en-GB"/>
        </w:rPr>
        <w:t>Note!</w:t>
      </w:r>
      <w:r w:rsidRPr="002E20A3">
        <w:rPr>
          <w:rFonts w:cstheme="minorHAnsi"/>
          <w:lang w:val="en-GB"/>
        </w:rPr>
        <w:t xml:space="preserve"> Some of the roles contain instructions on the attitude or behaviour to be adopted. In some instances, these are deliberately stereotypical and may include, for instance, implicit or explicit personal bias. Use such behaviour as a point of discussion later during the debrief. </w:t>
      </w:r>
    </w:p>
    <w:p w14:paraId="13CBE384" w14:textId="77777777" w:rsidR="00C72525" w:rsidRPr="002E20A3" w:rsidRDefault="00C72525" w:rsidP="00C72525">
      <w:pPr>
        <w:jc w:val="both"/>
        <w:rPr>
          <w:rFonts w:cstheme="minorHAnsi"/>
          <w:lang w:val="en-GB"/>
        </w:rPr>
      </w:pPr>
    </w:p>
    <w:p w14:paraId="0FE3F20F" w14:textId="3618C5DF" w:rsidR="00C72525" w:rsidRPr="002E20A3" w:rsidRDefault="00DF66BD" w:rsidP="00450E19">
      <w:pPr>
        <w:pStyle w:val="ListParagraph"/>
        <w:numPr>
          <w:ilvl w:val="0"/>
          <w:numId w:val="128"/>
        </w:numPr>
        <w:spacing w:before="240"/>
        <w:jc w:val="both"/>
        <w:rPr>
          <w:rFonts w:cstheme="minorHAnsi"/>
          <w:b/>
          <w:bCs/>
          <w:lang w:val="en-GB"/>
        </w:rPr>
      </w:pPr>
      <w:r w:rsidRPr="002E20A3">
        <w:rPr>
          <w:rFonts w:cstheme="minorHAnsi"/>
          <w:b/>
          <w:bCs/>
          <w:lang w:val="en-GB"/>
        </w:rPr>
        <w:t>Injects</w:t>
      </w:r>
    </w:p>
    <w:p w14:paraId="36C9D848" w14:textId="614D1F0B" w:rsidR="00C72525" w:rsidRPr="002E20A3" w:rsidRDefault="00C72525" w:rsidP="00C72525">
      <w:pPr>
        <w:jc w:val="both"/>
        <w:rPr>
          <w:rFonts w:cstheme="minorHAnsi"/>
          <w:lang w:val="en-GB"/>
        </w:rPr>
      </w:pPr>
      <w:del w:id="2721" w:author="Author" w:date="2023-04-13T16:58:00Z">
        <w:r w:rsidRPr="002E20A3" w:rsidDel="00484E1F">
          <w:rPr>
            <w:rFonts w:cstheme="minorHAnsi"/>
            <w:lang w:val="en-GB"/>
          </w:rPr>
          <w:delText>S</w:delText>
        </w:r>
      </w:del>
      <w:ins w:id="2722" w:author="Author" w:date="2023-04-13T16:58:00Z">
        <w:r w:rsidR="00484E1F" w:rsidRPr="00484E1F">
          <w:rPr>
            <w:lang w:val="en-GB"/>
          </w:rPr>
          <w:t xml:space="preserve"> </w:t>
        </w:r>
        <w:r w:rsidR="00484E1F">
          <w:rPr>
            <w:lang w:val="en-GB"/>
          </w:rPr>
          <w:t>You have been provided with s</w:t>
        </w:r>
      </w:ins>
      <w:r w:rsidRPr="002E20A3">
        <w:rPr>
          <w:rFonts w:cstheme="minorHAnsi"/>
          <w:lang w:val="en-GB"/>
        </w:rPr>
        <w:t>everal injects</w:t>
      </w:r>
      <w:del w:id="2723" w:author="Author" w:date="2023-04-13T16:58:00Z">
        <w:r w:rsidRPr="002E20A3" w:rsidDel="00484E1F">
          <w:rPr>
            <w:rFonts w:cstheme="minorHAnsi"/>
            <w:lang w:val="en-GB"/>
          </w:rPr>
          <w:delText xml:space="preserve"> are provided to the facilitator</w:delText>
        </w:r>
      </w:del>
      <w:r w:rsidRPr="002E20A3">
        <w:rPr>
          <w:rFonts w:cstheme="minorHAnsi"/>
          <w:lang w:val="en-GB"/>
        </w:rPr>
        <w:t>. These injects are aimed at influencing the participants’ reasoning and possibly change their trajectory.</w:t>
      </w:r>
      <w:del w:id="2724" w:author="Author" w:date="2023-04-13T16:59:00Z">
        <w:r w:rsidRPr="002E20A3" w:rsidDel="00484E1F">
          <w:rPr>
            <w:rFonts w:cstheme="minorHAnsi"/>
            <w:lang w:val="en-GB"/>
          </w:rPr>
          <w:delText xml:space="preserve"> Prior to the training, print and cut out injects for distribution in class.</w:delText>
        </w:r>
      </w:del>
      <w:r w:rsidRPr="002E20A3">
        <w:rPr>
          <w:rFonts w:cstheme="minorHAnsi"/>
          <w:lang w:val="en-GB"/>
        </w:rPr>
        <w:t xml:space="preserve"> </w:t>
      </w:r>
      <w:r w:rsidRPr="002E20A3">
        <w:rPr>
          <w:rFonts w:cstheme="minorHAnsi"/>
          <w:b/>
          <w:bCs/>
          <w:lang w:val="en-GB"/>
        </w:rPr>
        <w:t>Do not share the injects at the beginning of the exercise</w:t>
      </w:r>
      <w:r w:rsidRPr="002E20A3">
        <w:rPr>
          <w:rFonts w:cstheme="minorHAnsi"/>
          <w:lang w:val="en-GB"/>
        </w:rPr>
        <w:t>. You can determine an appropriate time to share the information with participants (half</w:t>
      </w:r>
      <w:del w:id="2725" w:author="Author" w:date="2023-04-13T16:59:00Z">
        <w:r w:rsidRPr="002E20A3" w:rsidDel="00484E1F">
          <w:rPr>
            <w:rFonts w:cstheme="minorHAnsi"/>
            <w:lang w:val="en-GB"/>
          </w:rPr>
          <w:delText>-</w:delText>
        </w:r>
      </w:del>
      <w:r w:rsidRPr="002E20A3">
        <w:rPr>
          <w:rFonts w:cstheme="minorHAnsi"/>
          <w:lang w:val="en-GB"/>
        </w:rPr>
        <w:t xml:space="preserve">way into the simulation exercise or later) and whether you share </w:t>
      </w:r>
      <w:ins w:id="2726" w:author="Author" w:date="2023-04-13T17:00:00Z">
        <w:r w:rsidR="00484E1F">
          <w:rPr>
            <w:rFonts w:cstheme="minorHAnsi"/>
            <w:lang w:val="en-GB"/>
          </w:rPr>
          <w:t>the</w:t>
        </w:r>
      </w:ins>
      <w:del w:id="2727" w:author="Author" w:date="2023-04-13T16:59:00Z">
        <w:r w:rsidRPr="002E20A3" w:rsidDel="00484E1F">
          <w:rPr>
            <w:rFonts w:cstheme="minorHAnsi"/>
            <w:lang w:val="en-GB"/>
          </w:rPr>
          <w:delText>all</w:delText>
        </w:r>
      </w:del>
      <w:r w:rsidRPr="002E20A3">
        <w:rPr>
          <w:rFonts w:cstheme="minorHAnsi"/>
          <w:lang w:val="en-GB"/>
        </w:rPr>
        <w:t xml:space="preserve"> injects </w:t>
      </w:r>
      <w:ins w:id="2728" w:author="Author" w:date="2023-04-13T17:00:00Z">
        <w:r w:rsidR="00484E1F">
          <w:rPr>
            <w:lang w:val="en-GB"/>
          </w:rPr>
          <w:t>simultaneously or sequentially</w:t>
        </w:r>
        <w:r w:rsidR="00484E1F" w:rsidRPr="0091723C">
          <w:rPr>
            <w:lang w:val="en-GB"/>
          </w:rPr>
          <w:t xml:space="preserve"> </w:t>
        </w:r>
      </w:ins>
      <w:del w:id="2729" w:author="Author" w:date="2023-04-13T16:59:00Z">
        <w:r w:rsidRPr="002E20A3" w:rsidDel="00484E1F">
          <w:rPr>
            <w:rFonts w:cstheme="minorHAnsi"/>
            <w:lang w:val="en-GB"/>
          </w:rPr>
          <w:delText xml:space="preserve">at the same time or at separate </w:delText>
        </w:r>
      </w:del>
      <w:del w:id="2730" w:author="Author" w:date="2023-04-13T17:00:00Z">
        <w:r w:rsidRPr="002E20A3" w:rsidDel="00484E1F">
          <w:rPr>
            <w:rFonts w:cstheme="minorHAnsi"/>
            <w:lang w:val="en-GB"/>
          </w:rPr>
          <w:delText xml:space="preserve">moments </w:delText>
        </w:r>
      </w:del>
      <w:r w:rsidRPr="002E20A3">
        <w:rPr>
          <w:rFonts w:cstheme="minorHAnsi"/>
          <w:lang w:val="en-GB"/>
        </w:rPr>
        <w:t xml:space="preserve">(ideally </w:t>
      </w:r>
      <w:del w:id="2731" w:author="Author" w:date="2023-04-13T17:00:00Z">
        <w:r w:rsidRPr="002E20A3" w:rsidDel="00484E1F">
          <w:rPr>
            <w:rFonts w:cstheme="minorHAnsi"/>
            <w:lang w:val="en-GB"/>
          </w:rPr>
          <w:delText>at different moments</w:delText>
        </w:r>
      </w:del>
      <w:ins w:id="2732" w:author="Author" w:date="2023-04-13T17:00:00Z">
        <w:r w:rsidR="00484E1F">
          <w:rPr>
            <w:rFonts w:cstheme="minorHAnsi"/>
            <w:lang w:val="en-GB"/>
          </w:rPr>
          <w:t>sequentially</w:t>
        </w:r>
      </w:ins>
      <w:r w:rsidRPr="002E20A3">
        <w:rPr>
          <w:rFonts w:cstheme="minorHAnsi"/>
          <w:lang w:val="en-GB"/>
        </w:rPr>
        <w:t xml:space="preserve">, but be conscious of time constraints). </w:t>
      </w:r>
    </w:p>
    <w:p w14:paraId="787B09C9" w14:textId="66E3825A" w:rsidR="00C72525" w:rsidRPr="002E20A3" w:rsidRDefault="00C72525" w:rsidP="00C72525">
      <w:pPr>
        <w:jc w:val="both"/>
        <w:rPr>
          <w:rFonts w:cstheme="minorHAnsi"/>
          <w:lang w:val="en-GB"/>
        </w:rPr>
      </w:pPr>
      <w:r w:rsidRPr="002E20A3">
        <w:rPr>
          <w:rFonts w:cstheme="minorHAnsi"/>
          <w:lang w:val="en-GB"/>
        </w:rPr>
        <w:t>Distributing the injects to all participants while the simulation exercise is ongoing might be time-consuming and complicated. If you feel that this could be the case, use other means to share the information with participants. You could use innovative means</w:t>
      </w:r>
      <w:ins w:id="2733" w:author="Author" w:date="2023-04-13T17:00:00Z">
        <w:r w:rsidR="00E84854">
          <w:rPr>
            <w:rFonts w:cstheme="minorHAnsi"/>
            <w:lang w:val="en-GB"/>
          </w:rPr>
          <w:t>,</w:t>
        </w:r>
      </w:ins>
      <w:r w:rsidRPr="002E20A3">
        <w:rPr>
          <w:rFonts w:cstheme="minorHAnsi"/>
          <w:lang w:val="en-GB"/>
        </w:rPr>
        <w:t xml:space="preserve"> including props (newspapers with inject information that could be handed out, posters, </w:t>
      </w:r>
      <w:ins w:id="2734" w:author="Author" w:date="2023-04-13T17:01:00Z">
        <w:r w:rsidR="00E84854">
          <w:rPr>
            <w:rFonts w:cstheme="minorHAnsi"/>
            <w:lang w:val="en-GB"/>
          </w:rPr>
          <w:t xml:space="preserve">cut-out image of a </w:t>
        </w:r>
      </w:ins>
      <w:del w:id="2735" w:author="Author" w:date="2023-04-13T17:01:00Z">
        <w:r w:rsidR="009B4EE3" w:rsidRPr="002E20A3" w:rsidDel="00E84854">
          <w:rPr>
            <w:rFonts w:cstheme="minorHAnsi"/>
            <w:lang w:val="en-GB"/>
          </w:rPr>
          <w:delText xml:space="preserve">cardboard </w:delText>
        </w:r>
      </w:del>
      <w:r w:rsidRPr="002E20A3">
        <w:rPr>
          <w:rFonts w:cstheme="minorHAnsi"/>
          <w:lang w:val="en-GB"/>
        </w:rPr>
        <w:t>radio/</w:t>
      </w:r>
      <w:del w:id="2736" w:author="Author" w:date="2023-04-13T17:01:00Z">
        <w:r w:rsidRPr="002E20A3" w:rsidDel="00E84854">
          <w:rPr>
            <w:rFonts w:cstheme="minorHAnsi"/>
            <w:lang w:val="en-GB"/>
          </w:rPr>
          <w:delText xml:space="preserve"> </w:delText>
        </w:r>
      </w:del>
      <w:r w:rsidRPr="002E20A3">
        <w:rPr>
          <w:rFonts w:cstheme="minorHAnsi"/>
          <w:lang w:val="en-GB"/>
        </w:rPr>
        <w:t>television</w:t>
      </w:r>
      <w:ins w:id="2737" w:author="Author" w:date="2023-04-13T17:01:00Z">
        <w:r w:rsidR="00E84854">
          <w:rPr>
            <w:rFonts w:cstheme="minorHAnsi"/>
            <w:lang w:val="en-GB"/>
          </w:rPr>
          <w:t xml:space="preserve"> with</w:t>
        </w:r>
      </w:ins>
      <w:r w:rsidRPr="002E20A3">
        <w:rPr>
          <w:rFonts w:cstheme="minorHAnsi"/>
          <w:lang w:val="en-GB"/>
        </w:rPr>
        <w:t xml:space="preserve"> </w:t>
      </w:r>
      <w:del w:id="2738" w:author="Author" w:date="2023-04-13T17:01:00Z">
        <w:r w:rsidR="009B4EE3" w:rsidRPr="002E20A3" w:rsidDel="00E84854">
          <w:rPr>
            <w:rFonts w:cstheme="minorHAnsi"/>
            <w:lang w:val="en-GB"/>
          </w:rPr>
          <w:delText xml:space="preserve">cut outs that include </w:delText>
        </w:r>
      </w:del>
      <w:r w:rsidR="009B4EE3" w:rsidRPr="002E20A3">
        <w:rPr>
          <w:rFonts w:cstheme="minorHAnsi"/>
          <w:lang w:val="en-GB"/>
        </w:rPr>
        <w:t>inject information</w:t>
      </w:r>
      <w:r w:rsidR="003D5802" w:rsidRPr="002E20A3">
        <w:rPr>
          <w:rFonts w:cstheme="minorHAnsi"/>
          <w:lang w:val="en-GB"/>
        </w:rPr>
        <w:t>,</w:t>
      </w:r>
      <w:r w:rsidRPr="002E20A3">
        <w:rPr>
          <w:rFonts w:cstheme="minorHAnsi"/>
          <w:lang w:val="en-GB"/>
        </w:rPr>
        <w:t xml:space="preserve"> etc.) or you and/</w:t>
      </w:r>
      <w:del w:id="2739" w:author="Author" w:date="2023-04-13T17:01:00Z">
        <w:r w:rsidRPr="002E20A3" w:rsidDel="00E84854">
          <w:rPr>
            <w:rFonts w:cstheme="minorHAnsi"/>
            <w:lang w:val="en-GB"/>
          </w:rPr>
          <w:delText xml:space="preserve"> </w:delText>
        </w:r>
      </w:del>
      <w:r w:rsidRPr="002E20A3">
        <w:rPr>
          <w:rFonts w:cstheme="minorHAnsi"/>
          <w:lang w:val="en-GB"/>
        </w:rPr>
        <w:t>or one of your co-facilitators could act to introduce the information (</w:t>
      </w:r>
      <w:ins w:id="2740" w:author="Author" w:date="2023-04-13T17:01:00Z">
        <w:r w:rsidR="00E84854">
          <w:rPr>
            <w:rFonts w:cstheme="minorHAnsi"/>
            <w:lang w:val="en-GB"/>
          </w:rPr>
          <w:t xml:space="preserve">as a </w:t>
        </w:r>
      </w:ins>
      <w:r w:rsidRPr="002E20A3">
        <w:rPr>
          <w:rFonts w:cstheme="minorHAnsi"/>
          <w:lang w:val="en-GB"/>
        </w:rPr>
        <w:t>news broadcaster, journalist</w:t>
      </w:r>
      <w:del w:id="2741" w:author="Author" w:date="2023-04-13T17:01:00Z">
        <w:r w:rsidRPr="002E20A3" w:rsidDel="00E84854">
          <w:rPr>
            <w:rFonts w:cstheme="minorHAnsi"/>
            <w:lang w:val="en-GB"/>
          </w:rPr>
          <w:delText>,</w:delText>
        </w:r>
      </w:del>
      <w:r w:rsidRPr="002E20A3">
        <w:rPr>
          <w:rFonts w:cstheme="minorHAnsi"/>
          <w:lang w:val="en-GB"/>
        </w:rPr>
        <w:t xml:space="preserve"> or </w:t>
      </w:r>
      <w:del w:id="2742" w:author="Author" w:date="2023-04-13T17:01:00Z">
        <w:r w:rsidRPr="002E20A3" w:rsidDel="00E84854">
          <w:rPr>
            <w:rFonts w:cstheme="minorHAnsi"/>
            <w:lang w:val="en-GB"/>
          </w:rPr>
          <w:delText xml:space="preserve">a </w:delText>
        </w:r>
      </w:del>
      <w:r w:rsidRPr="002E20A3">
        <w:rPr>
          <w:rFonts w:cstheme="minorHAnsi"/>
          <w:lang w:val="en-GB"/>
        </w:rPr>
        <w:t>third party</w:t>
      </w:r>
      <w:ins w:id="2743" w:author="Author" w:date="2023-04-13T17:01:00Z">
        <w:r w:rsidR="00E84854">
          <w:rPr>
            <w:rFonts w:cstheme="minorHAnsi"/>
            <w:lang w:val="en-GB"/>
          </w:rPr>
          <w:t>)</w:t>
        </w:r>
      </w:ins>
      <w:r w:rsidRPr="002E20A3">
        <w:rPr>
          <w:rFonts w:cstheme="minorHAnsi"/>
          <w:lang w:val="en-GB"/>
        </w:rPr>
        <w:t xml:space="preserve">. For instance, if the source of the inject is a report from Amnesty International, you could act as </w:t>
      </w:r>
      <w:ins w:id="2744" w:author="Author" w:date="2023-04-13T17:01:00Z">
        <w:r w:rsidR="00E84854">
          <w:rPr>
            <w:rFonts w:cstheme="minorHAnsi"/>
            <w:lang w:val="en-GB"/>
          </w:rPr>
          <w:t xml:space="preserve">a </w:t>
        </w:r>
      </w:ins>
      <w:r w:rsidRPr="002E20A3">
        <w:rPr>
          <w:rFonts w:cstheme="minorHAnsi"/>
          <w:lang w:val="en-GB"/>
        </w:rPr>
        <w:t>representative of the organi</w:t>
      </w:r>
      <w:del w:id="2745" w:author="Author" w:date="2023-04-13T17:02:00Z">
        <w:r w:rsidRPr="002E20A3" w:rsidDel="00E84854">
          <w:rPr>
            <w:rFonts w:cstheme="minorHAnsi"/>
            <w:lang w:val="en-GB"/>
          </w:rPr>
          <w:delText>s</w:delText>
        </w:r>
      </w:del>
      <w:ins w:id="2746" w:author="Author" w:date="2023-04-13T17:02:00Z">
        <w:r w:rsidR="00E84854">
          <w:rPr>
            <w:rFonts w:cstheme="minorHAnsi"/>
            <w:lang w:val="en-GB"/>
          </w:rPr>
          <w:t>z</w:t>
        </w:r>
      </w:ins>
      <w:r w:rsidRPr="002E20A3">
        <w:rPr>
          <w:rFonts w:cstheme="minorHAnsi"/>
          <w:lang w:val="en-GB"/>
        </w:rPr>
        <w:t xml:space="preserve">ation, etc.). </w:t>
      </w:r>
      <w:r w:rsidR="00D42C2D" w:rsidRPr="002E20A3">
        <w:rPr>
          <w:lang w:val="en-GB"/>
        </w:rPr>
        <w:t xml:space="preserve">If participants ask additional questions </w:t>
      </w:r>
      <w:del w:id="2747" w:author="Author" w:date="2023-04-13T17:02:00Z">
        <w:r w:rsidR="00D42C2D" w:rsidRPr="002E20A3" w:rsidDel="00E84854">
          <w:rPr>
            <w:lang w:val="en-GB"/>
          </w:rPr>
          <w:delText>on</w:delText>
        </w:r>
      </w:del>
      <w:ins w:id="2748" w:author="Author" w:date="2023-04-13T17:02:00Z">
        <w:r w:rsidR="00E84854">
          <w:rPr>
            <w:lang w:val="en-GB"/>
          </w:rPr>
          <w:t>about</w:t>
        </w:r>
      </w:ins>
      <w:r w:rsidR="00D42C2D" w:rsidRPr="002E20A3">
        <w:rPr>
          <w:lang w:val="en-GB"/>
        </w:rPr>
        <w:t xml:space="preserve"> the injects, try to answer them creatively, by making your own assumptions.</w:t>
      </w:r>
    </w:p>
    <w:p w14:paraId="233356BD" w14:textId="77777777" w:rsidR="00C72525" w:rsidRPr="002E20A3" w:rsidRDefault="00C72525" w:rsidP="00C72525">
      <w:pPr>
        <w:jc w:val="both"/>
        <w:rPr>
          <w:rFonts w:cstheme="minorHAnsi"/>
          <w:lang w:val="en-GB"/>
        </w:rPr>
      </w:pPr>
      <w:r w:rsidRPr="002E20A3">
        <w:rPr>
          <w:rFonts w:cstheme="minorHAnsi"/>
          <w:noProof/>
          <w:lang w:val="en-GB"/>
        </w:rPr>
        <w:drawing>
          <wp:anchor distT="0" distB="0" distL="114300" distR="114300" simplePos="0" relativeHeight="251658275" behindDoc="0" locked="0" layoutInCell="1" allowOverlap="1" wp14:anchorId="1CE3C02D" wp14:editId="68503498">
            <wp:simplePos x="0" y="0"/>
            <wp:positionH relativeFrom="column">
              <wp:posOffset>-535305</wp:posOffset>
            </wp:positionH>
            <wp:positionV relativeFrom="paragraph">
              <wp:posOffset>157626</wp:posOffset>
            </wp:positionV>
            <wp:extent cx="393700" cy="619125"/>
            <wp:effectExtent l="0" t="0" r="635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73413" t="27827" r="12919" b="33960"/>
                    <a:stretch/>
                  </pic:blipFill>
                  <pic:spPr bwMode="auto">
                    <a:xfrm>
                      <a:off x="0" y="0"/>
                      <a:ext cx="39370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9347BD" w14:textId="77777777" w:rsidR="00C72525" w:rsidRPr="002E20A3" w:rsidRDefault="00C72525" w:rsidP="00C72525">
      <w:pPr>
        <w:jc w:val="both"/>
        <w:rPr>
          <w:rFonts w:cstheme="minorHAnsi"/>
          <w:lang w:val="en-GB"/>
        </w:rPr>
      </w:pPr>
      <w:r w:rsidRPr="002E20A3">
        <w:rPr>
          <w:rFonts w:cstheme="minorHAnsi"/>
          <w:b/>
          <w:bCs/>
          <w:lang w:val="en-GB"/>
        </w:rPr>
        <w:t>Remember!</w:t>
      </w:r>
      <w:r w:rsidRPr="002E20A3">
        <w:rPr>
          <w:rFonts w:cstheme="minorHAnsi"/>
          <w:lang w:val="en-GB"/>
        </w:rPr>
        <w:t xml:space="preserve"> Make sure to prepare well in advance the way in which you will deliver the information contained in the injects.</w:t>
      </w:r>
    </w:p>
    <w:p w14:paraId="4433BE2E" w14:textId="77777777" w:rsidR="00C72525" w:rsidRPr="002E20A3" w:rsidRDefault="00C72525" w:rsidP="00C72525">
      <w:pPr>
        <w:jc w:val="both"/>
        <w:rPr>
          <w:rFonts w:cstheme="minorHAnsi"/>
          <w:b/>
          <w:bCs/>
          <w:lang w:val="en-GB"/>
        </w:rPr>
      </w:pPr>
    </w:p>
    <w:p w14:paraId="1013BE1C" w14:textId="6108B1B7" w:rsidR="00C72525" w:rsidRPr="002E20A3" w:rsidRDefault="00DF66BD" w:rsidP="00450E19">
      <w:pPr>
        <w:pStyle w:val="ListParagraph"/>
        <w:numPr>
          <w:ilvl w:val="0"/>
          <w:numId w:val="128"/>
        </w:numPr>
        <w:spacing w:before="240"/>
        <w:jc w:val="both"/>
        <w:rPr>
          <w:rFonts w:cstheme="minorHAnsi"/>
          <w:b/>
          <w:bCs/>
          <w:lang w:val="en-GB"/>
        </w:rPr>
      </w:pPr>
      <w:r w:rsidRPr="002E20A3">
        <w:rPr>
          <w:rFonts w:cstheme="minorHAnsi"/>
          <w:b/>
          <w:bCs/>
          <w:lang w:val="en-GB"/>
        </w:rPr>
        <w:t xml:space="preserve">Wrap-up of simulation </w:t>
      </w:r>
    </w:p>
    <w:p w14:paraId="6070F204" w14:textId="489958EA" w:rsidR="00C72525" w:rsidRPr="002E20A3" w:rsidRDefault="00C72525" w:rsidP="00C72525">
      <w:pPr>
        <w:jc w:val="both"/>
        <w:rPr>
          <w:rFonts w:cstheme="minorHAnsi"/>
          <w:lang w:val="en-GB"/>
        </w:rPr>
      </w:pPr>
      <w:r w:rsidRPr="002E20A3">
        <w:rPr>
          <w:rFonts w:cstheme="minorHAnsi"/>
          <w:lang w:val="en-GB"/>
        </w:rPr>
        <w:t xml:space="preserve">Let </w:t>
      </w:r>
      <w:ins w:id="2749" w:author="Author" w:date="2023-04-13T17:02:00Z">
        <w:r w:rsidR="00E84854">
          <w:rPr>
            <w:rFonts w:cstheme="minorHAnsi"/>
            <w:lang w:val="en-GB"/>
          </w:rPr>
          <w:t xml:space="preserve">the </w:t>
        </w:r>
      </w:ins>
      <w:r w:rsidRPr="002E20A3">
        <w:rPr>
          <w:rFonts w:cstheme="minorHAnsi"/>
          <w:lang w:val="en-GB"/>
        </w:rPr>
        <w:t xml:space="preserve">simulation run for approximately 30 minutes. End </w:t>
      </w:r>
      <w:ins w:id="2750" w:author="Author" w:date="2023-04-13T17:02:00Z">
        <w:r w:rsidR="00E84854">
          <w:rPr>
            <w:rFonts w:cstheme="minorHAnsi"/>
            <w:lang w:val="en-GB"/>
          </w:rPr>
          <w:t xml:space="preserve">the </w:t>
        </w:r>
      </w:ins>
      <w:r w:rsidRPr="002E20A3">
        <w:rPr>
          <w:rFonts w:cstheme="minorHAnsi"/>
          <w:lang w:val="en-GB"/>
        </w:rPr>
        <w:t>simulation when you believe the time is right, for instance</w:t>
      </w:r>
      <w:del w:id="2751" w:author="Author" w:date="2023-04-13T17:02:00Z">
        <w:r w:rsidRPr="002E20A3" w:rsidDel="00E84854">
          <w:rPr>
            <w:rFonts w:cstheme="minorHAnsi"/>
            <w:lang w:val="en-GB"/>
          </w:rPr>
          <w:delText>,</w:delText>
        </w:r>
      </w:del>
      <w:r w:rsidRPr="002E20A3">
        <w:rPr>
          <w:rFonts w:cstheme="minorHAnsi"/>
          <w:lang w:val="en-GB"/>
        </w:rPr>
        <w:t xml:space="preserve"> when an important discussion has ended or if there are little or no ongoing discussions. </w:t>
      </w:r>
    </w:p>
    <w:p w14:paraId="4657AF22" w14:textId="3B47079C" w:rsidR="00B37CB5" w:rsidRPr="002E20A3" w:rsidRDefault="00C72525" w:rsidP="00B37CB5">
      <w:pPr>
        <w:jc w:val="both"/>
        <w:rPr>
          <w:rFonts w:cstheme="minorHAnsi"/>
          <w:lang w:val="en-GB"/>
        </w:rPr>
      </w:pPr>
      <w:r w:rsidRPr="002E20A3">
        <w:rPr>
          <w:rFonts w:cstheme="minorHAnsi"/>
          <w:lang w:val="en-GB"/>
        </w:rPr>
        <w:t xml:space="preserve">Inform participants that the simulation is now over. Congratulate them on their participation and invite them to </w:t>
      </w:r>
      <w:del w:id="2752" w:author="Author" w:date="2023-04-13T17:02:00Z">
        <w:r w:rsidRPr="002E20A3" w:rsidDel="00E84854">
          <w:rPr>
            <w:rFonts w:cstheme="minorHAnsi"/>
            <w:lang w:val="en-GB"/>
          </w:rPr>
          <w:delText>get back</w:delText>
        </w:r>
      </w:del>
      <w:ins w:id="2753" w:author="Author" w:date="2023-04-13T17:02:00Z">
        <w:r w:rsidR="00E84854">
          <w:rPr>
            <w:rFonts w:cstheme="minorHAnsi"/>
            <w:lang w:val="en-GB"/>
          </w:rPr>
          <w:t>return</w:t>
        </w:r>
      </w:ins>
      <w:r w:rsidRPr="002E20A3">
        <w:rPr>
          <w:rFonts w:cstheme="minorHAnsi"/>
          <w:lang w:val="en-GB"/>
        </w:rPr>
        <w:t xml:space="preserve"> to their seats. Begin debrief. </w:t>
      </w:r>
    </w:p>
    <w:p w14:paraId="23163062" w14:textId="77777777" w:rsidR="00B37CB5" w:rsidRPr="002E20A3" w:rsidRDefault="00B37CB5" w:rsidP="00DF3905">
      <w:pPr>
        <w:jc w:val="both"/>
        <w:rPr>
          <w:rFonts w:cstheme="minorHAnsi"/>
          <w:lang w:val="en-GB"/>
        </w:rPr>
      </w:pPr>
    </w:p>
    <w:p w14:paraId="18B248EB" w14:textId="77777777" w:rsidR="00C72525" w:rsidRPr="002E20A3" w:rsidRDefault="00C72525" w:rsidP="00DC34BB">
      <w:pPr>
        <w:pStyle w:val="InSectionHeading1"/>
        <w:rPr>
          <w:rStyle w:val="IntenseEmphasis"/>
          <w:i w:val="0"/>
          <w:iCs w:val="0"/>
          <w:color w:val="auto"/>
          <w:lang w:val="en-GB"/>
        </w:rPr>
      </w:pPr>
      <w:r w:rsidRPr="002E20A3">
        <w:rPr>
          <w:rStyle w:val="IntenseEmphasis"/>
          <w:i w:val="0"/>
          <w:iCs w:val="0"/>
          <w:color w:val="auto"/>
          <w:lang w:val="en-GB"/>
        </w:rPr>
        <w:t>DEBRIEF</w:t>
      </w:r>
    </w:p>
    <w:p w14:paraId="0AA42715" w14:textId="2596B0FE" w:rsidR="00C72525" w:rsidRPr="002E20A3" w:rsidRDefault="00DF66BD" w:rsidP="00450E19">
      <w:pPr>
        <w:pStyle w:val="ListParagraph"/>
        <w:numPr>
          <w:ilvl w:val="0"/>
          <w:numId w:val="129"/>
        </w:numPr>
        <w:spacing w:before="240"/>
        <w:jc w:val="both"/>
        <w:rPr>
          <w:rFonts w:cstheme="minorHAnsi"/>
          <w:b/>
          <w:bCs/>
          <w:lang w:val="en-GB"/>
        </w:rPr>
      </w:pPr>
      <w:r w:rsidRPr="002E20A3">
        <w:rPr>
          <w:rFonts w:cstheme="minorHAnsi"/>
          <w:b/>
          <w:bCs/>
          <w:lang w:val="en-GB"/>
        </w:rPr>
        <w:t>General debrief</w:t>
      </w:r>
    </w:p>
    <w:p w14:paraId="567BFD96" w14:textId="59FE0016" w:rsidR="00C72525" w:rsidRPr="002E20A3" w:rsidRDefault="00C72525" w:rsidP="00C72525">
      <w:pPr>
        <w:jc w:val="both"/>
        <w:rPr>
          <w:rFonts w:cstheme="minorHAnsi"/>
          <w:lang w:val="en-GB"/>
        </w:rPr>
      </w:pPr>
      <w:r w:rsidRPr="002E20A3">
        <w:rPr>
          <w:rFonts w:cstheme="minorHAnsi"/>
          <w:lang w:val="en-GB"/>
        </w:rPr>
        <w:t xml:space="preserve">Start off </w:t>
      </w:r>
      <w:del w:id="2754" w:author="Author" w:date="2023-04-13T17:03:00Z">
        <w:r w:rsidRPr="002E20A3" w:rsidDel="00E84854">
          <w:rPr>
            <w:rFonts w:cstheme="minorHAnsi"/>
            <w:lang w:val="en-GB"/>
          </w:rPr>
          <w:delText xml:space="preserve">debrief </w:delText>
        </w:r>
      </w:del>
      <w:r w:rsidRPr="002E20A3">
        <w:rPr>
          <w:rFonts w:cstheme="minorHAnsi"/>
          <w:lang w:val="en-GB"/>
        </w:rPr>
        <w:t xml:space="preserve">with general questions </w:t>
      </w:r>
      <w:del w:id="2755" w:author="Author" w:date="2023-04-13T17:03:00Z">
        <w:r w:rsidRPr="002E20A3" w:rsidDel="00E84854">
          <w:rPr>
            <w:rFonts w:cstheme="minorHAnsi"/>
            <w:lang w:val="en-GB"/>
          </w:rPr>
          <w:delText>on</w:delText>
        </w:r>
      </w:del>
      <w:ins w:id="2756" w:author="Author" w:date="2023-04-13T17:03:00Z">
        <w:r w:rsidR="00E84854">
          <w:rPr>
            <w:rFonts w:cstheme="minorHAnsi"/>
            <w:lang w:val="en-GB"/>
          </w:rPr>
          <w:t>about</w:t>
        </w:r>
      </w:ins>
      <w:r w:rsidRPr="002E20A3">
        <w:rPr>
          <w:rFonts w:cstheme="minorHAnsi"/>
          <w:lang w:val="en-GB"/>
        </w:rPr>
        <w:t xml:space="preserve"> the simulation (15 minutes). Invite the </w:t>
      </w:r>
      <w:del w:id="2757" w:author="Author" w:date="2023-04-13T17:03:00Z">
        <w:r w:rsidRPr="002E20A3" w:rsidDel="00E84854">
          <w:rPr>
            <w:rFonts w:cstheme="minorHAnsi"/>
            <w:lang w:val="en-GB"/>
          </w:rPr>
          <w:delText>O</w:delText>
        </w:r>
      </w:del>
      <w:ins w:id="2758" w:author="Author" w:date="2023-04-13T17:03:00Z">
        <w:r w:rsidR="00E84854">
          <w:rPr>
            <w:rFonts w:cstheme="minorHAnsi"/>
            <w:lang w:val="en-GB"/>
          </w:rPr>
          <w:t>o</w:t>
        </w:r>
      </w:ins>
      <w:r w:rsidRPr="002E20A3">
        <w:rPr>
          <w:rFonts w:cstheme="minorHAnsi"/>
          <w:lang w:val="en-GB"/>
        </w:rPr>
        <w:t xml:space="preserve">bservers to </w:t>
      </w:r>
      <w:del w:id="2759" w:author="Author" w:date="2023-04-13T17:03:00Z">
        <w:r w:rsidRPr="002E20A3" w:rsidDel="00E84854">
          <w:rPr>
            <w:rFonts w:cstheme="minorHAnsi"/>
            <w:lang w:val="en-GB"/>
          </w:rPr>
          <w:delText>first</w:delText>
        </w:r>
      </w:del>
      <w:r w:rsidRPr="002E20A3">
        <w:rPr>
          <w:rFonts w:cstheme="minorHAnsi"/>
          <w:lang w:val="en-GB"/>
        </w:rPr>
        <w:t xml:space="preserve"> share their reactions</w:t>
      </w:r>
      <w:ins w:id="2760" w:author="Author" w:date="2023-04-13T17:03:00Z">
        <w:r w:rsidR="00E84854">
          <w:rPr>
            <w:rFonts w:cstheme="minorHAnsi"/>
            <w:lang w:val="en-GB"/>
          </w:rPr>
          <w:t xml:space="preserve"> first</w:t>
        </w:r>
      </w:ins>
      <w:r w:rsidRPr="002E20A3">
        <w:rPr>
          <w:rFonts w:cstheme="minorHAnsi"/>
          <w:lang w:val="en-GB"/>
        </w:rPr>
        <w:t xml:space="preserve">. Ask other participants what they think. </w:t>
      </w:r>
    </w:p>
    <w:p w14:paraId="6DBC3CBB"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lastRenderedPageBreak/>
        <w:t xml:space="preserve">How did the simulation go? Did the simulation run smoothly? What were your overall impressions of the simulation? Were the interactions always related to the task outlined at the beginning of the simulation? </w:t>
      </w:r>
    </w:p>
    <w:p w14:paraId="6972B895"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What were the most active roles? Why, in your opinion? </w:t>
      </w:r>
    </w:p>
    <w:p w14:paraId="712026A2"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Were there any challenges in the interactions? With whom? Why, in your opinion? </w:t>
      </w:r>
    </w:p>
    <w:p w14:paraId="79771460" w14:textId="77777777" w:rsidR="00C72525" w:rsidRPr="002E20A3" w:rsidRDefault="00C72525" w:rsidP="00450E19">
      <w:pPr>
        <w:pStyle w:val="ListParagraph"/>
        <w:numPr>
          <w:ilvl w:val="0"/>
          <w:numId w:val="13"/>
        </w:numPr>
        <w:jc w:val="both"/>
        <w:rPr>
          <w:rFonts w:cstheme="minorHAnsi"/>
          <w:lang w:val="en-GB"/>
        </w:rPr>
      </w:pPr>
      <w:r w:rsidRPr="002E20A3">
        <w:rPr>
          <w:rFonts w:cstheme="minorHAnsi"/>
          <w:lang w:val="en-GB"/>
        </w:rPr>
        <w:t xml:space="preserve">What impact did the injects have on the overall simulation? </w:t>
      </w:r>
    </w:p>
    <w:p w14:paraId="6855AD12" w14:textId="77777777" w:rsidR="00C72525" w:rsidRPr="002E20A3" w:rsidRDefault="00C72525" w:rsidP="00C72525">
      <w:pPr>
        <w:jc w:val="both"/>
        <w:rPr>
          <w:rFonts w:cstheme="minorHAnsi"/>
          <w:b/>
          <w:bCs/>
          <w:lang w:val="en-GB"/>
        </w:rPr>
      </w:pPr>
      <w:r w:rsidRPr="002E20A3">
        <w:rPr>
          <w:rFonts w:cstheme="minorHAnsi"/>
          <w:noProof/>
          <w:lang w:val="en-GB"/>
        </w:rPr>
        <w:drawing>
          <wp:anchor distT="0" distB="0" distL="114300" distR="114300" simplePos="0" relativeHeight="251658251" behindDoc="0" locked="0" layoutInCell="1" allowOverlap="1" wp14:anchorId="67FE9889" wp14:editId="2D2EC07F">
            <wp:simplePos x="0" y="0"/>
            <wp:positionH relativeFrom="column">
              <wp:posOffset>-615950</wp:posOffset>
            </wp:positionH>
            <wp:positionV relativeFrom="paragraph">
              <wp:posOffset>300990</wp:posOffset>
            </wp:positionV>
            <wp:extent cx="336550" cy="329682"/>
            <wp:effectExtent l="0" t="0" r="635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DD71AB" w14:textId="542D0003" w:rsidR="00C72525" w:rsidRPr="002E20A3" w:rsidRDefault="00C72525" w:rsidP="00C72525">
      <w:pPr>
        <w:jc w:val="both"/>
        <w:rPr>
          <w:rFonts w:cstheme="minorHAnsi"/>
          <w:lang w:val="en-GB"/>
        </w:rPr>
      </w:pPr>
      <w:r w:rsidRPr="002E20A3">
        <w:rPr>
          <w:rFonts w:cstheme="minorHAnsi"/>
          <w:b/>
          <w:bCs/>
          <w:lang w:val="en-GB"/>
        </w:rPr>
        <w:t>Note!</w:t>
      </w:r>
      <w:r w:rsidRPr="002E20A3">
        <w:rPr>
          <w:rFonts w:cstheme="minorHAnsi"/>
          <w:lang w:val="en-GB"/>
        </w:rPr>
        <w:t xml:space="preserve"> Remind participants that several factors need to be carefully thought through when planning for consultations with the local women: date/</w:t>
      </w:r>
      <w:del w:id="2761" w:author="Author" w:date="2023-04-13T17:04:00Z">
        <w:r w:rsidRPr="002E20A3" w:rsidDel="00E84854">
          <w:rPr>
            <w:rFonts w:cstheme="minorHAnsi"/>
            <w:lang w:val="en-GB"/>
          </w:rPr>
          <w:delText xml:space="preserve"> </w:delText>
        </w:r>
      </w:del>
      <w:r w:rsidRPr="002E20A3">
        <w:rPr>
          <w:rFonts w:cstheme="minorHAnsi"/>
          <w:lang w:val="en-GB"/>
        </w:rPr>
        <w:t>time, accessibility, language, target audience</w:t>
      </w:r>
      <w:r w:rsidR="0065477D" w:rsidRPr="002E20A3">
        <w:rPr>
          <w:rFonts w:cstheme="minorHAnsi"/>
          <w:lang w:val="en-GB"/>
        </w:rPr>
        <w:t>,</w:t>
      </w:r>
      <w:r w:rsidRPr="002E20A3">
        <w:rPr>
          <w:rFonts w:cstheme="minorHAnsi"/>
          <w:lang w:val="en-GB"/>
        </w:rPr>
        <w:t xml:space="preserve"> etc. Are you planning the consultations during a time where women might not be able to attend, for instance during market hours when some women sell their produce? </w:t>
      </w:r>
    </w:p>
    <w:p w14:paraId="7F5E76B2" w14:textId="77777777" w:rsidR="00C72525" w:rsidRPr="002E20A3" w:rsidRDefault="00C72525" w:rsidP="00C72525">
      <w:pPr>
        <w:jc w:val="both"/>
        <w:rPr>
          <w:rFonts w:cstheme="minorHAnsi"/>
          <w:b/>
          <w:bCs/>
          <w:lang w:val="en-GB"/>
        </w:rPr>
      </w:pPr>
    </w:p>
    <w:p w14:paraId="65FC991A" w14:textId="2110CF40" w:rsidR="00C72525" w:rsidRPr="002E20A3" w:rsidRDefault="00DF66BD" w:rsidP="00450E19">
      <w:pPr>
        <w:pStyle w:val="ListParagraph"/>
        <w:numPr>
          <w:ilvl w:val="0"/>
          <w:numId w:val="129"/>
        </w:numPr>
        <w:spacing w:before="240"/>
        <w:jc w:val="both"/>
        <w:rPr>
          <w:rFonts w:cstheme="minorHAnsi"/>
          <w:b/>
          <w:bCs/>
          <w:lang w:val="en-GB"/>
        </w:rPr>
      </w:pPr>
      <w:r w:rsidRPr="002E20A3">
        <w:rPr>
          <w:rFonts w:cstheme="minorHAnsi"/>
          <w:b/>
          <w:bCs/>
          <w:lang w:val="en-GB"/>
        </w:rPr>
        <w:t>Detailed debrief</w:t>
      </w:r>
    </w:p>
    <w:p w14:paraId="268A5FD3" w14:textId="5192D638" w:rsidR="00C72525" w:rsidRPr="002E20A3" w:rsidRDefault="00C72525" w:rsidP="00C72525">
      <w:pPr>
        <w:jc w:val="both"/>
        <w:rPr>
          <w:rFonts w:cstheme="minorHAnsi"/>
          <w:lang w:val="en-GB"/>
        </w:rPr>
      </w:pPr>
      <w:del w:id="2762" w:author="Author" w:date="2023-04-13T17:04:00Z">
        <w:r w:rsidRPr="002E20A3" w:rsidDel="00E84854">
          <w:rPr>
            <w:rFonts w:cstheme="minorHAnsi"/>
            <w:lang w:val="en-GB"/>
          </w:rPr>
          <w:delText>Gradually</w:delText>
        </w:r>
      </w:del>
      <w:ins w:id="2763" w:author="Author" w:date="2023-04-13T17:04:00Z">
        <w:r w:rsidR="00E84854">
          <w:rPr>
            <w:rFonts w:cstheme="minorHAnsi"/>
            <w:lang w:val="en-GB"/>
          </w:rPr>
          <w:t>Next,</w:t>
        </w:r>
      </w:ins>
      <w:r w:rsidRPr="002E20A3">
        <w:rPr>
          <w:rFonts w:cstheme="minorHAnsi"/>
          <w:lang w:val="en-GB"/>
        </w:rPr>
        <w:t xml:space="preserve"> move on to </w:t>
      </w:r>
      <w:del w:id="2764" w:author="Author" w:date="2023-04-13T17:05:00Z">
        <w:r w:rsidRPr="002E20A3" w:rsidDel="00E84854">
          <w:rPr>
            <w:rFonts w:cstheme="minorHAnsi"/>
            <w:lang w:val="en-GB"/>
          </w:rPr>
          <w:delText xml:space="preserve">the </w:delText>
        </w:r>
      </w:del>
      <w:r w:rsidRPr="002E20A3">
        <w:rPr>
          <w:rFonts w:cstheme="minorHAnsi"/>
          <w:lang w:val="en-GB"/>
        </w:rPr>
        <w:t>more substantive questions. Encourage participants to consult</w:t>
      </w:r>
      <w:r w:rsidR="00C379B3" w:rsidRPr="002E20A3">
        <w:rPr>
          <w:rFonts w:cstheme="minorHAnsi"/>
          <w:lang w:val="en-GB"/>
        </w:rPr>
        <w:t xml:space="preserve"> the</w:t>
      </w:r>
      <w:r w:rsidRPr="002E20A3">
        <w:rPr>
          <w:rFonts w:cstheme="minorHAnsi"/>
          <w:lang w:val="en-GB"/>
        </w:rPr>
        <w:t xml:space="preserve"> </w:t>
      </w:r>
      <w:del w:id="2765" w:author="Author" w:date="2023-04-13T17:07:00Z">
        <w:r w:rsidR="00A86788" w:rsidRPr="002E20A3" w:rsidDel="00E84854">
          <w:rPr>
            <w:rFonts w:cstheme="minorHAnsi"/>
            <w:lang w:val="en-GB"/>
          </w:rPr>
          <w:delText>C</w:delText>
        </w:r>
      </w:del>
      <w:ins w:id="2766" w:author="Author" w:date="2023-04-13T17:07:00Z">
        <w:r w:rsidR="00E84854">
          <w:rPr>
            <w:rFonts w:cstheme="minorHAnsi"/>
            <w:lang w:val="en-GB"/>
          </w:rPr>
          <w:t>c</w:t>
        </w:r>
      </w:ins>
      <w:r w:rsidR="00A86788" w:rsidRPr="002E20A3">
        <w:rPr>
          <w:rFonts w:cstheme="minorHAnsi"/>
          <w:lang w:val="en-GB"/>
        </w:rPr>
        <w:t>hecklist</w:t>
      </w:r>
      <w:r w:rsidRPr="002E20A3">
        <w:rPr>
          <w:rFonts w:cstheme="minorHAnsi"/>
          <w:lang w:val="en-GB"/>
        </w:rPr>
        <w:t xml:space="preserve"> and common analysis frameworks as guides.</w:t>
      </w:r>
    </w:p>
    <w:p w14:paraId="5E7D525A" w14:textId="74ADA9FD" w:rsidR="00C72525" w:rsidRDefault="00B0351C" w:rsidP="00C72525">
      <w:pPr>
        <w:jc w:val="both"/>
        <w:rPr>
          <w:rFonts w:cstheme="minorHAnsi"/>
          <w:lang w:val="en-GB"/>
        </w:rPr>
      </w:pPr>
      <w:del w:id="2767" w:author="Author" w:date="2023-04-13T17:07:00Z">
        <w:r w:rsidRPr="00B0351C" w:rsidDel="00E84854">
          <w:rPr>
            <w:rFonts w:cstheme="minorHAnsi"/>
            <w:lang w:val="en-GB"/>
          </w:rPr>
          <w:delText>The following</w:delText>
        </w:r>
      </w:del>
      <w:ins w:id="2768" w:author="Author" w:date="2023-04-13T17:08:00Z">
        <w:r w:rsidR="00E84854">
          <w:rPr>
            <w:rFonts w:cstheme="minorHAnsi"/>
            <w:lang w:val="en-GB"/>
          </w:rPr>
          <w:t>Below</w:t>
        </w:r>
      </w:ins>
      <w:r w:rsidRPr="00B0351C">
        <w:rPr>
          <w:rFonts w:cstheme="minorHAnsi"/>
          <w:lang w:val="en-GB"/>
        </w:rPr>
        <w:t xml:space="preserve"> are possible questions that </w:t>
      </w:r>
      <w:del w:id="2769" w:author="Author" w:date="2023-04-13T17:08:00Z">
        <w:r w:rsidRPr="00B0351C" w:rsidDel="00E84854">
          <w:rPr>
            <w:rFonts w:cstheme="minorHAnsi"/>
            <w:lang w:val="en-GB"/>
          </w:rPr>
          <w:delText>the facilitator</w:delText>
        </w:r>
      </w:del>
      <w:ins w:id="2770" w:author="Author" w:date="2023-04-13T17:08:00Z">
        <w:r w:rsidR="00E84854">
          <w:rPr>
            <w:rFonts w:cstheme="minorHAnsi"/>
            <w:lang w:val="en-GB"/>
          </w:rPr>
          <w:t>you</w:t>
        </w:r>
      </w:ins>
      <w:r w:rsidRPr="00B0351C">
        <w:rPr>
          <w:rFonts w:cstheme="minorHAnsi"/>
          <w:lang w:val="en-GB"/>
        </w:rPr>
        <w:t xml:space="preserve"> could raise during the debrief. The discussions could take place in plenary. You are encouraged to select the most relevant questions, depending on how the simulation </w:t>
      </w:r>
      <w:del w:id="2771" w:author="Author" w:date="2023-04-13T17:08:00Z">
        <w:r w:rsidRPr="00B0351C" w:rsidDel="00E84854">
          <w:rPr>
            <w:rFonts w:cstheme="minorHAnsi"/>
            <w:lang w:val="en-GB"/>
          </w:rPr>
          <w:delText xml:space="preserve">was </w:delText>
        </w:r>
      </w:del>
      <w:r w:rsidRPr="00B0351C">
        <w:rPr>
          <w:rFonts w:cstheme="minorHAnsi"/>
          <w:lang w:val="en-GB"/>
        </w:rPr>
        <w:t>played</w:t>
      </w:r>
      <w:ins w:id="2772" w:author="Author" w:date="2023-04-13T17:08:00Z">
        <w:r w:rsidR="00E84854">
          <w:rPr>
            <w:rFonts w:cstheme="minorHAnsi"/>
            <w:lang w:val="en-GB"/>
          </w:rPr>
          <w:t xml:space="preserve"> out</w:t>
        </w:r>
      </w:ins>
      <w:del w:id="2773" w:author="Author" w:date="2023-04-13T17:08:00Z">
        <w:r w:rsidRPr="00B0351C" w:rsidDel="00E84854">
          <w:rPr>
            <w:rFonts w:cstheme="minorHAnsi"/>
            <w:lang w:val="en-GB"/>
          </w:rPr>
          <w:delText>,</w:delText>
        </w:r>
      </w:del>
      <w:r w:rsidRPr="00B0351C">
        <w:rPr>
          <w:rFonts w:cstheme="minorHAnsi"/>
          <w:lang w:val="en-GB"/>
        </w:rPr>
        <w:t xml:space="preserve"> and according to</w:t>
      </w:r>
      <w:ins w:id="2774" w:author="Author" w:date="2023-04-13T17:08:00Z">
        <w:r w:rsidR="00E84854">
          <w:rPr>
            <w:rFonts w:cstheme="minorHAnsi"/>
            <w:lang w:val="en-GB"/>
          </w:rPr>
          <w:t xml:space="preserve"> the time</w:t>
        </w:r>
      </w:ins>
      <w:r w:rsidRPr="00B0351C">
        <w:rPr>
          <w:rFonts w:cstheme="minorHAnsi"/>
          <w:lang w:val="en-GB"/>
        </w:rPr>
        <w:t xml:space="preserve"> available</w:t>
      </w:r>
      <w:del w:id="2775" w:author="Author" w:date="2023-04-13T17:08:00Z">
        <w:r w:rsidRPr="00B0351C" w:rsidDel="00E84854">
          <w:rPr>
            <w:rFonts w:cstheme="minorHAnsi"/>
            <w:lang w:val="en-GB"/>
          </w:rPr>
          <w:delText xml:space="preserve"> time</w:delText>
        </w:r>
      </w:del>
      <w:r w:rsidRPr="00B0351C">
        <w:rPr>
          <w:rFonts w:cstheme="minorHAnsi"/>
          <w:lang w:val="en-GB"/>
        </w:rPr>
        <w:t>.</w:t>
      </w:r>
    </w:p>
    <w:p w14:paraId="50F2CCA7" w14:textId="77777777" w:rsidR="00B0351C" w:rsidRPr="002E20A3" w:rsidRDefault="00B0351C" w:rsidP="00C72525">
      <w:pPr>
        <w:jc w:val="both"/>
        <w:rPr>
          <w:rFonts w:cstheme="minorHAnsi"/>
          <w:lang w:val="en-GB"/>
        </w:rPr>
      </w:pPr>
    </w:p>
    <w:p w14:paraId="08CD2841" w14:textId="3B87A2C8" w:rsidR="00C72525" w:rsidRPr="00B0351C" w:rsidRDefault="00C72525" w:rsidP="00450E19">
      <w:pPr>
        <w:pStyle w:val="ListParagraph"/>
        <w:numPr>
          <w:ilvl w:val="0"/>
          <w:numId w:val="25"/>
        </w:numPr>
        <w:jc w:val="both"/>
        <w:rPr>
          <w:rFonts w:cstheme="minorHAnsi"/>
          <w:b/>
          <w:bCs/>
          <w:lang w:val="en-GB"/>
        </w:rPr>
      </w:pPr>
      <w:r w:rsidRPr="00B0351C">
        <w:rPr>
          <w:rFonts w:cstheme="minorHAnsi"/>
          <w:b/>
          <w:bCs/>
          <w:lang w:val="en-GB"/>
        </w:rPr>
        <w:t>Wh</w:t>
      </w:r>
      <w:r w:rsidR="005D7F04" w:rsidRPr="00B0351C">
        <w:rPr>
          <w:rFonts w:cstheme="minorHAnsi"/>
          <w:b/>
          <w:bCs/>
          <w:lang w:val="en-GB"/>
        </w:rPr>
        <w:t>ich</w:t>
      </w:r>
      <w:r w:rsidRPr="00B0351C">
        <w:rPr>
          <w:rFonts w:cstheme="minorHAnsi"/>
          <w:b/>
          <w:bCs/>
          <w:lang w:val="en-GB"/>
        </w:rPr>
        <w:t xml:space="preserve"> </w:t>
      </w:r>
      <w:r w:rsidR="00114D53" w:rsidRPr="00B0351C">
        <w:rPr>
          <w:rFonts w:cstheme="minorHAnsi"/>
          <w:b/>
          <w:bCs/>
          <w:lang w:val="en-GB"/>
        </w:rPr>
        <w:t>option</w:t>
      </w:r>
      <w:r w:rsidRPr="00B0351C">
        <w:rPr>
          <w:rFonts w:cstheme="minorHAnsi"/>
          <w:b/>
          <w:bCs/>
          <w:lang w:val="en-GB"/>
        </w:rPr>
        <w:t xml:space="preserve"> did the participants </w:t>
      </w:r>
      <w:r w:rsidR="00114D53" w:rsidRPr="00B0351C">
        <w:rPr>
          <w:rFonts w:cstheme="minorHAnsi"/>
          <w:b/>
          <w:bCs/>
          <w:lang w:val="en-GB"/>
        </w:rPr>
        <w:t>opt for</w:t>
      </w:r>
      <w:r w:rsidRPr="00B0351C">
        <w:rPr>
          <w:rFonts w:cstheme="minorHAnsi"/>
          <w:b/>
          <w:bCs/>
          <w:lang w:val="en-GB"/>
        </w:rPr>
        <w:t>?</w:t>
      </w:r>
    </w:p>
    <w:p w14:paraId="74EF4676" w14:textId="3A4BFCE5" w:rsidR="007515A9" w:rsidRPr="002E20A3" w:rsidRDefault="007515A9" w:rsidP="002B7818">
      <w:pPr>
        <w:jc w:val="both"/>
        <w:rPr>
          <w:lang w:val="en-GB"/>
        </w:rPr>
      </w:pPr>
      <w:bookmarkStart w:id="2776" w:name="_Hlk100564877"/>
      <w:r w:rsidRPr="002E20A3">
        <w:rPr>
          <w:lang w:val="en-GB"/>
        </w:rPr>
        <w:t xml:space="preserve">Participants could have taken </w:t>
      </w:r>
      <w:del w:id="2777" w:author="Author" w:date="2023-04-13T17:08:00Z">
        <w:r w:rsidRPr="002E20A3" w:rsidDel="00E84854">
          <w:rPr>
            <w:lang w:val="en-GB"/>
          </w:rPr>
          <w:delText>several</w:delText>
        </w:r>
      </w:del>
      <w:ins w:id="2778" w:author="Author" w:date="2023-04-13T17:08:00Z">
        <w:r w:rsidR="00E84854">
          <w:rPr>
            <w:lang w:val="en-GB"/>
          </w:rPr>
          <w:t>a number of different</w:t>
        </w:r>
      </w:ins>
      <w:r w:rsidRPr="002E20A3">
        <w:rPr>
          <w:lang w:val="en-GB"/>
        </w:rPr>
        <w:t xml:space="preserve"> </w:t>
      </w:r>
      <w:r w:rsidR="00AA68AE" w:rsidRPr="002E20A3">
        <w:rPr>
          <w:lang w:val="en-GB"/>
        </w:rPr>
        <w:t>actions</w:t>
      </w:r>
      <w:r w:rsidRPr="002E20A3">
        <w:rPr>
          <w:lang w:val="en-GB"/>
        </w:rPr>
        <w:t xml:space="preserve"> </w:t>
      </w:r>
      <w:r w:rsidRPr="002E20A3">
        <w:rPr>
          <w:rFonts w:cstheme="minorHAnsi"/>
          <w:lang w:val="en-GB"/>
        </w:rPr>
        <w:t xml:space="preserve">in response to the situation. </w:t>
      </w:r>
      <w:del w:id="2779" w:author="Author" w:date="2023-04-13T17:08:00Z">
        <w:r w:rsidRPr="002E20A3" w:rsidDel="00E84854">
          <w:rPr>
            <w:lang w:val="en-GB"/>
          </w:rPr>
          <w:delText>Here</w:delText>
        </w:r>
      </w:del>
      <w:ins w:id="2780" w:author="Author" w:date="2023-04-13T17:08:00Z">
        <w:r w:rsidR="00E84854">
          <w:rPr>
            <w:lang w:val="en-GB"/>
          </w:rPr>
          <w:t>Below</w:t>
        </w:r>
      </w:ins>
      <w:r w:rsidRPr="002E20A3">
        <w:rPr>
          <w:lang w:val="en-GB"/>
        </w:rPr>
        <w:t xml:space="preserve"> are some possible ideas:</w:t>
      </w:r>
    </w:p>
    <w:p w14:paraId="0173D82F" w14:textId="59CF0B9F" w:rsidR="00C72525" w:rsidRPr="002E20A3" w:rsidRDefault="00A20F5F" w:rsidP="00C72525">
      <w:pPr>
        <w:jc w:val="both"/>
        <w:rPr>
          <w:rFonts w:cstheme="minorHAnsi"/>
          <w:lang w:val="en-GB"/>
        </w:rPr>
      </w:pPr>
      <w:r w:rsidRPr="002E20A3">
        <w:rPr>
          <w:rFonts w:cstheme="minorHAnsi"/>
          <w:b/>
          <w:bCs/>
          <w:lang w:val="en-GB"/>
        </w:rPr>
        <w:t xml:space="preserve">If </w:t>
      </w:r>
      <w:r w:rsidR="00BD6E42" w:rsidRPr="002E20A3">
        <w:rPr>
          <w:rFonts w:cstheme="minorHAnsi"/>
          <w:b/>
          <w:bCs/>
          <w:lang w:val="en-GB"/>
        </w:rPr>
        <w:t>participants decided to c</w:t>
      </w:r>
      <w:r w:rsidR="00C72525" w:rsidRPr="002E20A3">
        <w:rPr>
          <w:rFonts w:cstheme="minorHAnsi"/>
          <w:b/>
          <w:bCs/>
          <w:lang w:val="en-GB"/>
        </w:rPr>
        <w:t>onsult mission reports</w:t>
      </w:r>
      <w:ins w:id="2781" w:author="Author" w:date="2023-04-13T17:23:00Z">
        <w:r w:rsidR="00EB46CD">
          <w:rPr>
            <w:rFonts w:cstheme="minorHAnsi"/>
            <w:b/>
            <w:bCs/>
            <w:lang w:val="en-GB"/>
          </w:rPr>
          <w:t>,</w:t>
        </w:r>
      </w:ins>
      <w:r w:rsidR="00E636C6" w:rsidRPr="002E20A3">
        <w:rPr>
          <w:rFonts w:cstheme="minorHAnsi"/>
          <w:b/>
          <w:bCs/>
          <w:lang w:val="en-GB"/>
        </w:rPr>
        <w:t xml:space="preserve"> </w:t>
      </w:r>
      <w:r w:rsidR="00E636C6" w:rsidRPr="002E20A3">
        <w:rPr>
          <w:rFonts w:cstheme="minorHAnsi"/>
          <w:lang w:val="en-GB"/>
        </w:rPr>
        <w:t xml:space="preserve">including </w:t>
      </w:r>
      <w:del w:id="2782" w:author="Amy FRUCHTER" w:date="2023-04-14T15:08:00Z">
        <w:r w:rsidR="00E636C6" w:rsidRPr="002E20A3" w:rsidDel="004F03A7">
          <w:rPr>
            <w:rFonts w:cstheme="minorHAnsi"/>
            <w:lang w:val="en-GB"/>
          </w:rPr>
          <w:delText>Military Peacekeeping Intelligence (</w:delText>
        </w:r>
      </w:del>
      <w:r w:rsidR="00E636C6" w:rsidRPr="002E20A3">
        <w:rPr>
          <w:rFonts w:cstheme="minorHAnsi"/>
          <w:lang w:val="en-GB"/>
        </w:rPr>
        <w:t>MPKI</w:t>
      </w:r>
      <w:del w:id="2783" w:author="Amy FRUCHTER" w:date="2023-04-14T15:08:00Z">
        <w:r w:rsidR="00E636C6" w:rsidRPr="002E20A3" w:rsidDel="004F03A7">
          <w:rPr>
            <w:rFonts w:cstheme="minorHAnsi"/>
            <w:lang w:val="en-GB"/>
          </w:rPr>
          <w:delText>)</w:delText>
        </w:r>
      </w:del>
      <w:r w:rsidR="00E636C6" w:rsidRPr="002E20A3">
        <w:rPr>
          <w:rFonts w:cstheme="minorHAnsi"/>
          <w:lang w:val="en-GB"/>
        </w:rPr>
        <w:t xml:space="preserve"> reports, Joint Mission Analysis Centre (JMAC) </w:t>
      </w:r>
      <w:del w:id="2784" w:author="Author" w:date="2023-04-13T17:24:00Z">
        <w:r w:rsidR="00E636C6" w:rsidRPr="002E20A3" w:rsidDel="00EB46CD">
          <w:rPr>
            <w:rFonts w:cstheme="minorHAnsi"/>
            <w:lang w:val="en-GB"/>
          </w:rPr>
          <w:delText>R</w:delText>
        </w:r>
      </w:del>
      <w:ins w:id="2785" w:author="Author" w:date="2023-04-13T17:24:00Z">
        <w:r w:rsidR="00EB46CD">
          <w:rPr>
            <w:rFonts w:cstheme="minorHAnsi"/>
            <w:lang w:val="en-GB"/>
          </w:rPr>
          <w:t>r</w:t>
        </w:r>
      </w:ins>
      <w:r w:rsidR="00E636C6" w:rsidRPr="002E20A3">
        <w:rPr>
          <w:rFonts w:cstheme="minorHAnsi"/>
          <w:lang w:val="en-GB"/>
        </w:rPr>
        <w:t>eports, checkpoint and patrol reports</w:t>
      </w:r>
      <w:r w:rsidR="00031683" w:rsidRPr="002E20A3">
        <w:rPr>
          <w:rFonts w:cstheme="minorHAnsi"/>
          <w:lang w:val="en-GB"/>
        </w:rPr>
        <w:t>,</w:t>
      </w:r>
      <w:r w:rsidR="00E636C6" w:rsidRPr="002E20A3">
        <w:rPr>
          <w:rFonts w:cstheme="minorHAnsi"/>
          <w:lang w:val="en-GB"/>
        </w:rPr>
        <w:t xml:space="preserve"> etc.</w:t>
      </w:r>
      <w:r w:rsidR="00BD6E42" w:rsidRPr="002E20A3">
        <w:rPr>
          <w:rFonts w:cstheme="minorHAnsi"/>
          <w:lang w:val="en-GB"/>
        </w:rPr>
        <w:t>, it is important to highlight that</w:t>
      </w:r>
      <w:r w:rsidR="00C72525" w:rsidRPr="002E20A3">
        <w:rPr>
          <w:rFonts w:cstheme="minorHAnsi"/>
          <w:lang w:val="en-GB"/>
        </w:rPr>
        <w:t xml:space="preserve"> </w:t>
      </w:r>
      <w:r w:rsidR="00BD6E42" w:rsidRPr="002E20A3">
        <w:rPr>
          <w:rFonts w:cstheme="minorHAnsi"/>
          <w:lang w:val="en-GB"/>
        </w:rPr>
        <w:t>m</w:t>
      </w:r>
      <w:r w:rsidR="00C72525" w:rsidRPr="002E20A3">
        <w:rPr>
          <w:rFonts w:cstheme="minorHAnsi"/>
          <w:lang w:val="en-GB"/>
        </w:rPr>
        <w:t>ission reports could offer you standardi</w:t>
      </w:r>
      <w:ins w:id="2786" w:author="Author" w:date="2023-04-13T17:24:00Z">
        <w:r w:rsidR="00EB46CD">
          <w:rPr>
            <w:rFonts w:cstheme="minorHAnsi"/>
            <w:lang w:val="en-GB"/>
          </w:rPr>
          <w:t>zed</w:t>
        </w:r>
      </w:ins>
      <w:del w:id="2787" w:author="Author" w:date="2023-04-13T17:24:00Z">
        <w:r w:rsidR="00C72525" w:rsidRPr="002E20A3" w:rsidDel="00EB46CD">
          <w:rPr>
            <w:rFonts w:cstheme="minorHAnsi"/>
            <w:lang w:val="en-GB"/>
          </w:rPr>
          <w:delText>sed</w:delText>
        </w:r>
      </w:del>
      <w:r w:rsidR="00C72525" w:rsidRPr="002E20A3">
        <w:rPr>
          <w:rFonts w:cstheme="minorHAnsi"/>
          <w:lang w:val="en-GB"/>
        </w:rPr>
        <w:t xml:space="preserve"> and targeted information based on the tasks </w:t>
      </w:r>
      <w:ins w:id="2788" w:author="Author" w:date="2023-04-13T17:24:00Z">
        <w:r w:rsidR="00EB46CD">
          <w:rPr>
            <w:rFonts w:cstheme="minorHAnsi"/>
            <w:lang w:val="en-GB"/>
          </w:rPr>
          <w:t xml:space="preserve">that </w:t>
        </w:r>
      </w:ins>
      <w:r w:rsidR="00C72525" w:rsidRPr="002E20A3">
        <w:rPr>
          <w:rFonts w:cstheme="minorHAnsi"/>
          <w:lang w:val="en-GB"/>
        </w:rPr>
        <w:t xml:space="preserve">you need to accomplish. Is the information presented </w:t>
      </w:r>
      <w:ins w:id="2789" w:author="Author" w:date="2023-04-13T17:24:00Z">
        <w:r w:rsidR="00EB46CD">
          <w:rPr>
            <w:rFonts w:cstheme="minorHAnsi"/>
            <w:lang w:val="en-GB"/>
          </w:rPr>
          <w:t xml:space="preserve">in those reports </w:t>
        </w:r>
      </w:ins>
      <w:r w:rsidR="00C72525" w:rsidRPr="002E20A3">
        <w:rPr>
          <w:rFonts w:cstheme="minorHAnsi"/>
          <w:lang w:val="en-GB"/>
        </w:rPr>
        <w:t xml:space="preserve">disaggregated by </w:t>
      </w:r>
      <w:r w:rsidR="00DA0021" w:rsidRPr="002E20A3">
        <w:rPr>
          <w:rFonts w:cstheme="minorHAnsi"/>
          <w:lang w:val="en-GB"/>
        </w:rPr>
        <w:t>gender</w:t>
      </w:r>
      <w:r w:rsidR="004452F3" w:rsidRPr="002E20A3">
        <w:rPr>
          <w:rFonts w:cstheme="minorHAnsi"/>
          <w:lang w:val="en-GB"/>
        </w:rPr>
        <w:t xml:space="preserve"> and age</w:t>
      </w:r>
      <w:r w:rsidR="00C72525" w:rsidRPr="002E20A3">
        <w:rPr>
          <w:rFonts w:cstheme="minorHAnsi"/>
          <w:lang w:val="en-GB"/>
        </w:rPr>
        <w:t>? Do the analyses that are provided cover all groups and sub</w:t>
      </w:r>
      <w:del w:id="2790" w:author="Author" w:date="2023-04-13T17:24:00Z">
        <w:r w:rsidR="00C72525" w:rsidRPr="002E20A3" w:rsidDel="00EB46CD">
          <w:rPr>
            <w:rFonts w:cstheme="minorHAnsi"/>
            <w:lang w:val="en-GB"/>
          </w:rPr>
          <w:delText>-</w:delText>
        </w:r>
      </w:del>
      <w:r w:rsidR="00C72525" w:rsidRPr="002E20A3">
        <w:rPr>
          <w:rFonts w:cstheme="minorHAnsi"/>
          <w:lang w:val="en-GB"/>
        </w:rPr>
        <w:t>groups of the population? For instance, do they identify threats and risks for men, women, boys and girls, but also for men, women, boys and girls of certain ethnic and/</w:t>
      </w:r>
      <w:del w:id="2791" w:author="Author" w:date="2023-04-13T17:24:00Z">
        <w:r w:rsidR="00C72525" w:rsidRPr="002E20A3" w:rsidDel="00EB46CD">
          <w:rPr>
            <w:rFonts w:cstheme="minorHAnsi"/>
            <w:lang w:val="en-GB"/>
          </w:rPr>
          <w:delText xml:space="preserve"> </w:delText>
        </w:r>
      </w:del>
      <w:r w:rsidR="00C72525" w:rsidRPr="002E20A3">
        <w:rPr>
          <w:rFonts w:cstheme="minorHAnsi"/>
          <w:lang w:val="en-GB"/>
        </w:rPr>
        <w:t>or religious groups etc</w:t>
      </w:r>
      <w:r w:rsidR="00433EE1" w:rsidRPr="002E20A3">
        <w:rPr>
          <w:rFonts w:cstheme="minorHAnsi"/>
          <w:lang w:val="en-GB"/>
        </w:rPr>
        <w:t>?</w:t>
      </w:r>
      <w:r w:rsidR="00C72525" w:rsidRPr="002E20A3">
        <w:rPr>
          <w:rFonts w:cstheme="minorHAnsi"/>
          <w:lang w:val="en-GB"/>
        </w:rPr>
        <w:t xml:space="preserve"> </w:t>
      </w:r>
    </w:p>
    <w:p w14:paraId="54392B29" w14:textId="09147158" w:rsidR="00C72525" w:rsidRPr="002E20A3" w:rsidRDefault="00C72525" w:rsidP="00C72525">
      <w:pPr>
        <w:jc w:val="both"/>
        <w:rPr>
          <w:rFonts w:cstheme="minorHAnsi"/>
          <w:lang w:val="en-GB"/>
        </w:rPr>
      </w:pPr>
      <w:r w:rsidRPr="002E20A3">
        <w:rPr>
          <w:rFonts w:cstheme="minorHAnsi"/>
          <w:lang w:val="en-GB"/>
        </w:rPr>
        <w:t xml:space="preserve">Information </w:t>
      </w:r>
      <w:r w:rsidR="00216A78" w:rsidRPr="002E20A3">
        <w:rPr>
          <w:rFonts w:cstheme="minorHAnsi"/>
          <w:lang w:val="en-GB"/>
        </w:rPr>
        <w:t>acquir</w:t>
      </w:r>
      <w:r w:rsidRPr="002E20A3">
        <w:rPr>
          <w:rFonts w:cstheme="minorHAnsi"/>
          <w:lang w:val="en-GB"/>
        </w:rPr>
        <w:t>ed through mission reports ha</w:t>
      </w:r>
      <w:ins w:id="2792" w:author="Author" w:date="2023-04-13T17:25:00Z">
        <w:r w:rsidR="00EB46CD">
          <w:rPr>
            <w:rFonts w:cstheme="minorHAnsi"/>
            <w:lang w:val="en-GB"/>
          </w:rPr>
          <w:t>s</w:t>
        </w:r>
      </w:ins>
      <w:del w:id="2793" w:author="Author" w:date="2023-04-13T17:25:00Z">
        <w:r w:rsidRPr="002E20A3" w:rsidDel="00EB46CD">
          <w:rPr>
            <w:rFonts w:cstheme="minorHAnsi"/>
            <w:lang w:val="en-GB"/>
          </w:rPr>
          <w:delText>ve</w:delText>
        </w:r>
      </w:del>
      <w:r w:rsidRPr="002E20A3">
        <w:rPr>
          <w:rFonts w:cstheme="minorHAnsi"/>
          <w:lang w:val="en-GB"/>
        </w:rPr>
        <w:t xml:space="preserve"> a high level of accuracy and </w:t>
      </w:r>
      <w:del w:id="2794" w:author="Author" w:date="2023-04-13T17:25:00Z">
        <w:r w:rsidRPr="002E20A3" w:rsidDel="00EB46CD">
          <w:rPr>
            <w:rFonts w:cstheme="minorHAnsi"/>
            <w:lang w:val="en-GB"/>
          </w:rPr>
          <w:delText>are</w:delText>
        </w:r>
      </w:del>
      <w:ins w:id="2795" w:author="Author" w:date="2023-04-13T17:25:00Z">
        <w:r w:rsidR="00EB46CD">
          <w:rPr>
            <w:rFonts w:cstheme="minorHAnsi"/>
            <w:lang w:val="en-GB"/>
          </w:rPr>
          <w:t>is</w:t>
        </w:r>
      </w:ins>
      <w:r w:rsidRPr="002E20A3">
        <w:rPr>
          <w:rFonts w:cstheme="minorHAnsi"/>
          <w:lang w:val="en-GB"/>
        </w:rPr>
        <w:t xml:space="preserve"> relatively easy to access. </w:t>
      </w:r>
      <w:del w:id="2796" w:author="Author" w:date="2023-04-13T17:31:00Z">
        <w:r w:rsidRPr="002E20A3" w:rsidDel="00EB46CD">
          <w:rPr>
            <w:rFonts w:cstheme="minorHAnsi"/>
            <w:lang w:val="en-GB"/>
          </w:rPr>
          <w:delText>They</w:delText>
        </w:r>
      </w:del>
      <w:ins w:id="2797" w:author="Author" w:date="2023-04-13T17:31:00Z">
        <w:r w:rsidR="00EB46CD">
          <w:rPr>
            <w:rFonts w:cstheme="minorHAnsi"/>
            <w:lang w:val="en-GB"/>
          </w:rPr>
          <w:t>It</w:t>
        </w:r>
      </w:ins>
      <w:r w:rsidRPr="002E20A3">
        <w:rPr>
          <w:rFonts w:cstheme="minorHAnsi"/>
          <w:lang w:val="en-GB"/>
        </w:rPr>
        <w:t xml:space="preserve"> also </w:t>
      </w:r>
      <w:del w:id="2798" w:author="Author" w:date="2023-04-13T17:31:00Z">
        <w:r w:rsidRPr="002E20A3" w:rsidDel="00EB46CD">
          <w:rPr>
            <w:rFonts w:cstheme="minorHAnsi"/>
            <w:lang w:val="en-GB"/>
          </w:rPr>
          <w:delText>enable</w:delText>
        </w:r>
      </w:del>
      <w:ins w:id="2799" w:author="Author" w:date="2023-04-13T17:31:00Z">
        <w:r w:rsidR="00EB46CD">
          <w:rPr>
            <w:rFonts w:cstheme="minorHAnsi"/>
            <w:lang w:val="en-GB"/>
          </w:rPr>
          <w:t>allows for</w:t>
        </w:r>
      </w:ins>
      <w:r w:rsidRPr="002E20A3">
        <w:rPr>
          <w:rFonts w:cstheme="minorHAnsi"/>
          <w:lang w:val="en-GB"/>
        </w:rPr>
        <w:t xml:space="preserve"> comparison with older reports, </w:t>
      </w:r>
      <w:del w:id="2800" w:author="Author" w:date="2023-04-13T17:51:00Z">
        <w:r w:rsidRPr="002E20A3" w:rsidDel="00AC2307">
          <w:rPr>
            <w:rFonts w:cstheme="minorHAnsi"/>
            <w:lang w:val="en-GB"/>
          </w:rPr>
          <w:delText>that</w:delText>
        </w:r>
      </w:del>
      <w:ins w:id="2801" w:author="Author" w:date="2023-04-13T17:51:00Z">
        <w:r w:rsidR="00AC2307">
          <w:rPr>
            <w:rFonts w:cstheme="minorHAnsi"/>
            <w:lang w:val="en-GB"/>
          </w:rPr>
          <w:t>which</w:t>
        </w:r>
      </w:ins>
      <w:r w:rsidRPr="002E20A3">
        <w:rPr>
          <w:rFonts w:cstheme="minorHAnsi"/>
          <w:lang w:val="en-GB"/>
        </w:rPr>
        <w:t xml:space="preserve"> can help</w:t>
      </w:r>
      <w:ins w:id="2802" w:author="Author" w:date="2023-04-13T17:51:00Z">
        <w:r w:rsidR="00AC2307">
          <w:rPr>
            <w:rFonts w:cstheme="minorHAnsi"/>
            <w:lang w:val="en-GB"/>
          </w:rPr>
          <w:t xml:space="preserve"> to</w:t>
        </w:r>
      </w:ins>
      <w:r w:rsidRPr="002E20A3">
        <w:rPr>
          <w:rFonts w:cstheme="minorHAnsi"/>
          <w:lang w:val="en-GB"/>
        </w:rPr>
        <w:t xml:space="preserve"> identify trends and </w:t>
      </w:r>
      <w:ins w:id="2803" w:author="Author" w:date="2023-04-13T17:51:00Z">
        <w:r w:rsidR="00AC2307">
          <w:rPr>
            <w:rFonts w:cstheme="minorHAnsi"/>
            <w:lang w:val="en-GB"/>
          </w:rPr>
          <w:t xml:space="preserve">follow the </w:t>
        </w:r>
      </w:ins>
      <w:r w:rsidRPr="002E20A3">
        <w:rPr>
          <w:rFonts w:cstheme="minorHAnsi"/>
          <w:lang w:val="en-GB"/>
        </w:rPr>
        <w:t>evolution of the situation. For instance, ha</w:t>
      </w:r>
      <w:ins w:id="2804" w:author="Author" w:date="2023-04-13T17:51:00Z">
        <w:r w:rsidR="00AC2307">
          <w:rPr>
            <w:rFonts w:cstheme="minorHAnsi"/>
            <w:lang w:val="en-GB"/>
          </w:rPr>
          <w:t>s</w:t>
        </w:r>
      </w:ins>
      <w:del w:id="2805" w:author="Author" w:date="2023-04-13T17:51:00Z">
        <w:r w:rsidRPr="002E20A3" w:rsidDel="00AC2307">
          <w:rPr>
            <w:rFonts w:cstheme="minorHAnsi"/>
            <w:lang w:val="en-GB"/>
          </w:rPr>
          <w:delText>ve</w:delText>
        </w:r>
      </w:del>
      <w:ins w:id="2806" w:author="Author" w:date="2023-04-13T17:51:00Z">
        <w:r w:rsidR="00AC2307">
          <w:rPr>
            <w:rFonts w:cstheme="minorHAnsi"/>
            <w:lang w:val="en-GB"/>
          </w:rPr>
          <w:t xml:space="preserve"> the</w:t>
        </w:r>
      </w:ins>
      <w:r w:rsidRPr="002E20A3">
        <w:rPr>
          <w:rFonts w:cstheme="minorHAnsi"/>
          <w:lang w:val="en-GB"/>
        </w:rPr>
        <w:t xml:space="preserve"> number</w:t>
      </w:r>
      <w:del w:id="2807" w:author="Author" w:date="2023-04-13T17:51:00Z">
        <w:r w:rsidRPr="002E20A3" w:rsidDel="00AC2307">
          <w:rPr>
            <w:rFonts w:cstheme="minorHAnsi"/>
            <w:lang w:val="en-GB"/>
          </w:rPr>
          <w:delText>s</w:delText>
        </w:r>
      </w:del>
      <w:r w:rsidRPr="002E20A3">
        <w:rPr>
          <w:rFonts w:cstheme="minorHAnsi"/>
          <w:lang w:val="en-GB"/>
        </w:rPr>
        <w:t xml:space="preserve"> of reported incidents of conflict-related sexual violence increased recently? </w:t>
      </w:r>
      <w:r w:rsidR="008A6AF2" w:rsidRPr="002E20A3">
        <w:rPr>
          <w:rFonts w:cstheme="minorHAnsi"/>
          <w:lang w:val="en-GB"/>
        </w:rPr>
        <w:t>Are specific groups</w:t>
      </w:r>
      <w:del w:id="2808" w:author="Author" w:date="2023-04-13T17:51:00Z">
        <w:r w:rsidR="008A6AF2" w:rsidRPr="002E20A3" w:rsidDel="00AC2307">
          <w:rPr>
            <w:rFonts w:cstheme="minorHAnsi"/>
            <w:lang w:val="en-GB"/>
          </w:rPr>
          <w:delText>,</w:delText>
        </w:r>
      </w:del>
      <w:r w:rsidR="008A6AF2" w:rsidRPr="002E20A3">
        <w:rPr>
          <w:rFonts w:cstheme="minorHAnsi"/>
          <w:lang w:val="en-GB"/>
        </w:rPr>
        <w:t xml:space="preserve"> who were not targeted before</w:t>
      </w:r>
      <w:del w:id="2809" w:author="Author" w:date="2023-04-13T17:51:00Z">
        <w:r w:rsidR="008A6AF2" w:rsidRPr="002E20A3" w:rsidDel="00AC2307">
          <w:rPr>
            <w:rFonts w:cstheme="minorHAnsi"/>
            <w:lang w:val="en-GB"/>
          </w:rPr>
          <w:delText>,</w:delText>
        </w:r>
      </w:del>
      <w:r w:rsidR="008A6AF2" w:rsidRPr="002E20A3">
        <w:rPr>
          <w:rFonts w:cstheme="minorHAnsi"/>
          <w:lang w:val="en-GB"/>
        </w:rPr>
        <w:t xml:space="preserve"> now experiencing acts of violence? </w:t>
      </w:r>
      <w:r w:rsidRPr="002E20A3">
        <w:rPr>
          <w:rFonts w:cstheme="minorHAnsi"/>
          <w:lang w:val="en-GB"/>
        </w:rPr>
        <w:t>Has the number of active women’s organi</w:t>
      </w:r>
      <w:del w:id="2810" w:author="Author" w:date="2023-04-13T17:51:00Z">
        <w:r w:rsidRPr="002E20A3" w:rsidDel="00AC2307">
          <w:rPr>
            <w:rFonts w:cstheme="minorHAnsi"/>
            <w:lang w:val="en-GB"/>
          </w:rPr>
          <w:delText>s</w:delText>
        </w:r>
      </w:del>
      <w:ins w:id="2811" w:author="Author" w:date="2023-04-13T17:51:00Z">
        <w:r w:rsidR="00AC2307">
          <w:rPr>
            <w:rFonts w:cstheme="minorHAnsi"/>
            <w:lang w:val="en-GB"/>
          </w:rPr>
          <w:t>z</w:t>
        </w:r>
      </w:ins>
      <w:r w:rsidRPr="002E20A3">
        <w:rPr>
          <w:rFonts w:cstheme="minorHAnsi"/>
          <w:lang w:val="en-GB"/>
        </w:rPr>
        <w:t xml:space="preserve">ations increased or decreased? </w:t>
      </w:r>
      <w:del w:id="2812" w:author="Author" w:date="2023-04-13T17:52:00Z">
        <w:r w:rsidRPr="002E20A3" w:rsidDel="00AC2307">
          <w:rPr>
            <w:rFonts w:cstheme="minorHAnsi"/>
            <w:lang w:val="en-GB"/>
          </w:rPr>
          <w:delText>Are there parallel</w:delText>
        </w:r>
      </w:del>
      <w:ins w:id="2813" w:author="Author" w:date="2023-04-13T17:52:00Z">
        <w:r w:rsidR="00AC2307">
          <w:rPr>
            <w:rFonts w:cstheme="minorHAnsi"/>
            <w:lang w:val="en-GB"/>
          </w:rPr>
          <w:t>Did other</w:t>
        </w:r>
      </w:ins>
      <w:r w:rsidRPr="002E20A3">
        <w:rPr>
          <w:rFonts w:cstheme="minorHAnsi"/>
          <w:lang w:val="en-GB"/>
        </w:rPr>
        <w:t xml:space="preserve"> events </w:t>
      </w:r>
      <w:ins w:id="2814" w:author="Author" w:date="2023-04-13T17:52:00Z">
        <w:r w:rsidR="00AC2307">
          <w:rPr>
            <w:rFonts w:cstheme="minorHAnsi"/>
            <w:lang w:val="en-GB"/>
          </w:rPr>
          <w:t xml:space="preserve">occur in parallel </w:t>
        </w:r>
      </w:ins>
      <w:r w:rsidRPr="002E20A3">
        <w:rPr>
          <w:rFonts w:cstheme="minorHAnsi"/>
          <w:lang w:val="en-GB"/>
        </w:rPr>
        <w:t xml:space="preserve">or </w:t>
      </w:r>
      <w:ins w:id="2815" w:author="Author" w:date="2023-04-13T17:52:00Z">
        <w:r w:rsidR="00AC2307">
          <w:rPr>
            <w:rFonts w:cstheme="minorHAnsi"/>
            <w:lang w:val="en-GB"/>
          </w:rPr>
          <w:t xml:space="preserve">are there </w:t>
        </w:r>
      </w:ins>
      <w:r w:rsidRPr="002E20A3">
        <w:rPr>
          <w:rFonts w:cstheme="minorHAnsi"/>
          <w:lang w:val="en-GB"/>
        </w:rPr>
        <w:t xml:space="preserve">circumstances </w:t>
      </w:r>
      <w:del w:id="2816" w:author="Author" w:date="2023-04-13T17:52:00Z">
        <w:r w:rsidRPr="002E20A3" w:rsidDel="00AC2307">
          <w:rPr>
            <w:rFonts w:cstheme="minorHAnsi"/>
            <w:lang w:val="en-GB"/>
          </w:rPr>
          <w:delText>that took place</w:delText>
        </w:r>
      </w:del>
      <w:r w:rsidRPr="002E20A3">
        <w:rPr>
          <w:rFonts w:cstheme="minorHAnsi"/>
          <w:lang w:val="en-GB"/>
        </w:rPr>
        <w:t xml:space="preserve"> that could lead to infer</w:t>
      </w:r>
      <w:ins w:id="2817" w:author="Author" w:date="2023-04-13T17:52:00Z">
        <w:r w:rsidR="00AC2307">
          <w:rPr>
            <w:rFonts w:cstheme="minorHAnsi"/>
            <w:lang w:val="en-GB"/>
          </w:rPr>
          <w:t>ring</w:t>
        </w:r>
      </w:ins>
      <w:del w:id="2818" w:author="Author" w:date="2023-04-13T17:52:00Z">
        <w:r w:rsidRPr="002E20A3" w:rsidDel="00AC2307">
          <w:rPr>
            <w:rFonts w:cstheme="minorHAnsi"/>
            <w:lang w:val="en-GB"/>
          </w:rPr>
          <w:delText xml:space="preserve"> a</w:delText>
        </w:r>
      </w:del>
      <w:r w:rsidRPr="002E20A3">
        <w:rPr>
          <w:rFonts w:cstheme="minorHAnsi"/>
          <w:lang w:val="en-GB"/>
        </w:rPr>
        <w:t xml:space="preserve"> causality</w:t>
      </w:r>
      <w:r w:rsidR="008A6AF2" w:rsidRPr="002E20A3">
        <w:rPr>
          <w:rFonts w:cstheme="minorHAnsi"/>
          <w:lang w:val="en-GB"/>
        </w:rPr>
        <w:t>?</w:t>
      </w:r>
      <w:del w:id="2819" w:author="Author" w:date="2023-04-13T17:52:00Z">
        <w:r w:rsidR="008A6AF2" w:rsidRPr="002E20A3" w:rsidDel="00AC2307">
          <w:rPr>
            <w:rFonts w:cstheme="minorHAnsi"/>
            <w:lang w:val="en-GB"/>
          </w:rPr>
          <w:delText xml:space="preserve"> Etc</w:delText>
        </w:r>
        <w:r w:rsidRPr="002E20A3" w:rsidDel="00AC2307">
          <w:rPr>
            <w:rFonts w:cstheme="minorHAnsi"/>
            <w:lang w:val="en-GB"/>
          </w:rPr>
          <w:delText>.</w:delText>
        </w:r>
      </w:del>
      <w:r w:rsidRPr="002E20A3">
        <w:rPr>
          <w:rFonts w:cstheme="minorHAnsi"/>
          <w:lang w:val="en-GB"/>
        </w:rPr>
        <w:t xml:space="preserve"> </w:t>
      </w:r>
    </w:p>
    <w:p w14:paraId="3039A48E" w14:textId="680F581D" w:rsidR="00C72525" w:rsidRPr="002E20A3" w:rsidRDefault="00C72525" w:rsidP="00C72525">
      <w:pPr>
        <w:jc w:val="both"/>
        <w:rPr>
          <w:rFonts w:cstheme="minorHAnsi"/>
          <w:lang w:val="en-GB"/>
        </w:rPr>
      </w:pPr>
      <w:r w:rsidRPr="002E20A3">
        <w:rPr>
          <w:rFonts w:cstheme="minorHAnsi"/>
          <w:lang w:val="en-GB"/>
        </w:rPr>
        <w:t xml:space="preserve">On the other hand, </w:t>
      </w:r>
      <w:del w:id="2820" w:author="Author" w:date="2023-04-13T17:52:00Z">
        <w:r w:rsidRPr="002E20A3" w:rsidDel="00AC2307">
          <w:rPr>
            <w:rFonts w:cstheme="minorHAnsi"/>
            <w:lang w:val="en-GB"/>
          </w:rPr>
          <w:delText>these</w:delText>
        </w:r>
      </w:del>
      <w:ins w:id="2821" w:author="Author" w:date="2023-04-13T17:52:00Z">
        <w:r w:rsidR="00AC2307">
          <w:rPr>
            <w:rFonts w:cstheme="minorHAnsi"/>
            <w:lang w:val="en-GB"/>
          </w:rPr>
          <w:t>mission</w:t>
        </w:r>
      </w:ins>
      <w:r w:rsidRPr="002E20A3">
        <w:rPr>
          <w:rFonts w:cstheme="minorHAnsi"/>
          <w:lang w:val="en-GB"/>
        </w:rPr>
        <w:t xml:space="preserve"> reports may </w:t>
      </w:r>
      <w:del w:id="2822" w:author="Author" w:date="2023-04-13T17:52:00Z">
        <w:r w:rsidRPr="002E20A3" w:rsidDel="00AC2307">
          <w:rPr>
            <w:rFonts w:cstheme="minorHAnsi"/>
            <w:lang w:val="en-GB"/>
          </w:rPr>
          <w:delText xml:space="preserve">be </w:delText>
        </w:r>
      </w:del>
      <w:r w:rsidRPr="002E20A3">
        <w:rPr>
          <w:rFonts w:cstheme="minorHAnsi"/>
          <w:lang w:val="en-GB"/>
        </w:rPr>
        <w:t xml:space="preserve">quickly </w:t>
      </w:r>
      <w:ins w:id="2823" w:author="Author" w:date="2023-04-13T17:52:00Z">
        <w:r w:rsidR="00AC2307">
          <w:rPr>
            <w:rFonts w:cstheme="minorHAnsi"/>
            <w:lang w:val="en-GB"/>
          </w:rPr>
          <w:t>become obsolete</w:t>
        </w:r>
      </w:ins>
      <w:del w:id="2824" w:author="Author" w:date="2023-04-13T17:52:00Z">
        <w:r w:rsidRPr="002E20A3" w:rsidDel="00AC2307">
          <w:rPr>
            <w:rFonts w:cstheme="minorHAnsi"/>
            <w:lang w:val="en-GB"/>
          </w:rPr>
          <w:delText>outdated</w:delText>
        </w:r>
      </w:del>
      <w:r w:rsidRPr="002E20A3">
        <w:rPr>
          <w:rFonts w:cstheme="minorHAnsi"/>
          <w:lang w:val="en-GB"/>
        </w:rPr>
        <w:t xml:space="preserve">. Acts of unrest or violence could take place at any moment. Reports of </w:t>
      </w:r>
      <w:del w:id="2825" w:author="Author" w:date="2023-04-13T17:53:00Z">
        <w:r w:rsidRPr="002E20A3" w:rsidDel="00AC2307">
          <w:rPr>
            <w:rFonts w:cstheme="minorHAnsi"/>
            <w:lang w:val="en-GB"/>
          </w:rPr>
          <w:delText>these</w:delText>
        </w:r>
      </w:del>
      <w:ins w:id="2826" w:author="Author" w:date="2023-04-13T17:53:00Z">
        <w:r w:rsidR="00AC2307">
          <w:rPr>
            <w:rFonts w:cstheme="minorHAnsi"/>
            <w:lang w:val="en-GB"/>
          </w:rPr>
          <w:t>such</w:t>
        </w:r>
      </w:ins>
      <w:r w:rsidRPr="002E20A3">
        <w:rPr>
          <w:rFonts w:cstheme="minorHAnsi"/>
          <w:lang w:val="en-GB"/>
        </w:rPr>
        <w:t xml:space="preserve"> acts may not be </w:t>
      </w:r>
      <w:del w:id="2827" w:author="Author" w:date="2023-04-13T17:53:00Z">
        <w:r w:rsidRPr="002E20A3" w:rsidDel="00AC2307">
          <w:rPr>
            <w:rFonts w:cstheme="minorHAnsi"/>
            <w:lang w:val="en-GB"/>
          </w:rPr>
          <w:delText xml:space="preserve">available </w:delText>
        </w:r>
      </w:del>
      <w:r w:rsidRPr="002E20A3">
        <w:rPr>
          <w:rFonts w:cstheme="minorHAnsi"/>
          <w:lang w:val="en-GB"/>
        </w:rPr>
        <w:t xml:space="preserve">immediately </w:t>
      </w:r>
      <w:ins w:id="2828" w:author="Author" w:date="2023-04-13T17:53:00Z">
        <w:r w:rsidR="00AC2307" w:rsidRPr="002E20A3">
          <w:rPr>
            <w:rFonts w:cstheme="minorHAnsi"/>
            <w:lang w:val="en-GB"/>
          </w:rPr>
          <w:t xml:space="preserve">available </w:t>
        </w:r>
      </w:ins>
      <w:r w:rsidRPr="002E20A3">
        <w:rPr>
          <w:rFonts w:cstheme="minorHAnsi"/>
          <w:lang w:val="en-GB"/>
        </w:rPr>
        <w:t>or if they are, may lack detailed analysis or contextuali</w:t>
      </w:r>
      <w:del w:id="2829" w:author="Author" w:date="2023-04-13T17:53:00Z">
        <w:r w:rsidRPr="002E20A3" w:rsidDel="00AC2307">
          <w:rPr>
            <w:rFonts w:cstheme="minorHAnsi"/>
            <w:lang w:val="en-GB"/>
          </w:rPr>
          <w:delText>s</w:delText>
        </w:r>
      </w:del>
      <w:ins w:id="2830" w:author="Author" w:date="2023-04-13T17:53:00Z">
        <w:r w:rsidR="00AC2307">
          <w:rPr>
            <w:rFonts w:cstheme="minorHAnsi"/>
            <w:lang w:val="en-GB"/>
          </w:rPr>
          <w:t>z</w:t>
        </w:r>
      </w:ins>
      <w:r w:rsidRPr="002E20A3">
        <w:rPr>
          <w:rFonts w:cstheme="minorHAnsi"/>
          <w:lang w:val="en-GB"/>
        </w:rPr>
        <w:t>ation. For instance, while the reports may provide statistical</w:t>
      </w:r>
      <w:del w:id="2831" w:author="Author" w:date="2023-04-13T17:53:00Z">
        <w:r w:rsidR="004452F3" w:rsidRPr="002E20A3" w:rsidDel="00AC2307">
          <w:rPr>
            <w:rFonts w:cstheme="minorHAnsi"/>
            <w:lang w:val="en-GB"/>
          </w:rPr>
          <w:delText>,</w:delText>
        </w:r>
      </w:del>
      <w:ins w:id="2832" w:author="Author" w:date="2023-04-13T17:53:00Z">
        <w:r w:rsidR="00AC2307">
          <w:rPr>
            <w:rFonts w:cstheme="minorHAnsi"/>
            <w:lang w:val="en-GB"/>
          </w:rPr>
          <w:t xml:space="preserve"> data disaggregated by</w:t>
        </w:r>
      </w:ins>
      <w:r w:rsidRPr="002E20A3">
        <w:rPr>
          <w:rFonts w:cstheme="minorHAnsi"/>
          <w:lang w:val="en-GB"/>
        </w:rPr>
        <w:t xml:space="preserve"> </w:t>
      </w:r>
      <w:r w:rsidR="008A6AF2" w:rsidRPr="002E20A3">
        <w:rPr>
          <w:rFonts w:cstheme="minorHAnsi"/>
          <w:lang w:val="en-GB"/>
        </w:rPr>
        <w:t>gender</w:t>
      </w:r>
      <w:del w:id="2833" w:author="Author" w:date="2023-04-13T17:53:00Z">
        <w:r w:rsidR="004452F3" w:rsidRPr="002E20A3" w:rsidDel="00AC2307">
          <w:rPr>
            <w:rFonts w:cstheme="minorHAnsi"/>
            <w:lang w:val="en-GB"/>
          </w:rPr>
          <w:delText>-</w:delText>
        </w:r>
      </w:del>
      <w:r w:rsidR="004452F3" w:rsidRPr="002E20A3">
        <w:rPr>
          <w:rFonts w:cstheme="minorHAnsi"/>
          <w:lang w:val="en-GB"/>
        </w:rPr>
        <w:t xml:space="preserve"> and age</w:t>
      </w:r>
      <w:del w:id="2834" w:author="Author" w:date="2023-04-13T17:53:00Z">
        <w:r w:rsidRPr="002E20A3" w:rsidDel="00AC2307">
          <w:rPr>
            <w:rFonts w:cstheme="minorHAnsi"/>
            <w:lang w:val="en-GB"/>
          </w:rPr>
          <w:delText>-disaggregated data</w:delText>
        </w:r>
      </w:del>
      <w:r w:rsidR="009C3063" w:rsidRPr="002E20A3">
        <w:rPr>
          <w:rFonts w:cstheme="minorHAnsi"/>
          <w:lang w:val="en-GB"/>
        </w:rPr>
        <w:t xml:space="preserve"> </w:t>
      </w:r>
      <w:r w:rsidRPr="002E20A3">
        <w:rPr>
          <w:rFonts w:cstheme="minorHAnsi"/>
          <w:lang w:val="en-GB"/>
        </w:rPr>
        <w:t>(</w:t>
      </w:r>
      <w:ins w:id="2835" w:author="Author" w:date="2023-04-13T17:53:00Z">
        <w:r w:rsidR="00AC2307">
          <w:rPr>
            <w:rFonts w:cstheme="minorHAnsi"/>
            <w:lang w:val="en-GB"/>
          </w:rPr>
          <w:t xml:space="preserve">for example, </w:t>
        </w:r>
      </w:ins>
      <w:r w:rsidRPr="002E20A3">
        <w:rPr>
          <w:rFonts w:cstheme="minorHAnsi"/>
          <w:lang w:val="en-GB"/>
        </w:rPr>
        <w:t xml:space="preserve">120 persons, including 35 women, 3 girls and 5 boys were injured) they may fail to adequately explain why </w:t>
      </w:r>
      <w:r w:rsidRPr="002E20A3">
        <w:rPr>
          <w:rFonts w:cstheme="minorHAnsi"/>
          <w:lang w:val="en-GB"/>
        </w:rPr>
        <w:lastRenderedPageBreak/>
        <w:t>such incidents took place.</w:t>
      </w:r>
      <w:r w:rsidR="00A936E7" w:rsidRPr="002E20A3">
        <w:rPr>
          <w:rFonts w:cstheme="minorHAnsi"/>
          <w:lang w:val="en-GB"/>
        </w:rPr>
        <w:t xml:space="preserve"> </w:t>
      </w:r>
      <w:del w:id="2836" w:author="Author" w:date="2023-04-13T17:53:00Z">
        <w:r w:rsidRPr="002E20A3" w:rsidDel="00AC2307">
          <w:rPr>
            <w:rFonts w:cstheme="minorHAnsi"/>
            <w:lang w:val="en-GB"/>
          </w:rPr>
          <w:delText>Access</w:delText>
        </w:r>
      </w:del>
      <w:ins w:id="2837" w:author="Author" w:date="2023-04-13T17:53:00Z">
        <w:r w:rsidR="00AC2307">
          <w:rPr>
            <w:rFonts w:cstheme="minorHAnsi"/>
            <w:lang w:val="en-GB"/>
          </w:rPr>
          <w:t>Obtain</w:t>
        </w:r>
      </w:ins>
      <w:r w:rsidRPr="002E20A3">
        <w:rPr>
          <w:rFonts w:cstheme="minorHAnsi"/>
          <w:lang w:val="en-GB"/>
        </w:rPr>
        <w:t>ing accurate, unbiased and factual information is essential in order to better respond to the situation.</w:t>
      </w:r>
      <w:r w:rsidR="00A936E7" w:rsidRPr="002E20A3">
        <w:rPr>
          <w:rFonts w:cstheme="minorHAnsi"/>
          <w:lang w:val="en-GB"/>
        </w:rPr>
        <w:t xml:space="preserve"> </w:t>
      </w:r>
    </w:p>
    <w:p w14:paraId="2E6AA6AA" w14:textId="77777777" w:rsidR="00C72525" w:rsidRPr="002E20A3" w:rsidRDefault="00C72525" w:rsidP="00C72525">
      <w:pPr>
        <w:jc w:val="both"/>
        <w:rPr>
          <w:rFonts w:cstheme="minorHAnsi"/>
          <w:b/>
          <w:bCs/>
          <w:lang w:val="en-GB"/>
        </w:rPr>
      </w:pPr>
    </w:p>
    <w:p w14:paraId="4C88A1BF" w14:textId="2FD38E3B" w:rsidR="00C72525" w:rsidRPr="002E20A3" w:rsidRDefault="00E636C6" w:rsidP="00C72525">
      <w:pPr>
        <w:jc w:val="both"/>
        <w:rPr>
          <w:rFonts w:cstheme="minorHAnsi"/>
          <w:lang w:val="en-GB"/>
        </w:rPr>
      </w:pPr>
      <w:r w:rsidRPr="002E20A3">
        <w:rPr>
          <w:rFonts w:cstheme="minorHAnsi"/>
          <w:lang w:val="en-GB"/>
        </w:rPr>
        <w:t xml:space="preserve">Participants could have also suggested </w:t>
      </w:r>
      <w:del w:id="2838" w:author="Author" w:date="2023-04-13T17:54:00Z">
        <w:r w:rsidRPr="002E20A3" w:rsidDel="00AC2307">
          <w:rPr>
            <w:rFonts w:cstheme="minorHAnsi"/>
            <w:lang w:val="en-GB"/>
          </w:rPr>
          <w:delText>to</w:delText>
        </w:r>
      </w:del>
      <w:ins w:id="2839" w:author="Author" w:date="2023-04-13T17:54:00Z">
        <w:r w:rsidR="00AC2307">
          <w:rPr>
            <w:rFonts w:cstheme="minorHAnsi"/>
            <w:lang w:val="en-GB"/>
          </w:rPr>
          <w:t>a</w:t>
        </w:r>
      </w:ins>
      <w:r w:rsidRPr="002E20A3">
        <w:rPr>
          <w:rFonts w:cstheme="minorHAnsi"/>
          <w:b/>
          <w:bCs/>
          <w:lang w:val="en-GB"/>
        </w:rPr>
        <w:t xml:space="preserve"> d</w:t>
      </w:r>
      <w:r w:rsidR="00C72525" w:rsidRPr="002E20A3">
        <w:rPr>
          <w:rFonts w:cstheme="minorHAnsi"/>
          <w:b/>
          <w:bCs/>
          <w:lang w:val="en-GB"/>
        </w:rPr>
        <w:t>iscuss</w:t>
      </w:r>
      <w:ins w:id="2840" w:author="Author" w:date="2023-04-13T17:54:00Z">
        <w:r w:rsidR="00AC2307">
          <w:rPr>
            <w:rFonts w:cstheme="minorHAnsi"/>
            <w:b/>
            <w:bCs/>
            <w:lang w:val="en-GB"/>
          </w:rPr>
          <w:t>ion</w:t>
        </w:r>
      </w:ins>
      <w:r w:rsidR="00C72525" w:rsidRPr="002E20A3">
        <w:rPr>
          <w:rFonts w:cstheme="minorHAnsi"/>
          <w:b/>
          <w:bCs/>
          <w:lang w:val="en-GB"/>
        </w:rPr>
        <w:t xml:space="preserve"> with mission components</w:t>
      </w:r>
      <w:r w:rsidRPr="002E20A3">
        <w:rPr>
          <w:rFonts w:cstheme="minorHAnsi"/>
          <w:b/>
          <w:bCs/>
          <w:lang w:val="en-GB"/>
        </w:rPr>
        <w:t xml:space="preserve"> to obtain more information,</w:t>
      </w:r>
      <w:r w:rsidR="00C72525" w:rsidRPr="002E20A3">
        <w:rPr>
          <w:rFonts w:cstheme="minorHAnsi"/>
          <w:lang w:val="en-GB"/>
        </w:rPr>
        <w:t xml:space="preserve"> </w:t>
      </w:r>
      <w:r w:rsidRPr="002E20A3">
        <w:rPr>
          <w:rFonts w:cstheme="minorHAnsi"/>
          <w:lang w:val="en-GB"/>
        </w:rPr>
        <w:t>including gender, human rights and civil components</w:t>
      </w:r>
      <w:del w:id="2841" w:author="Author" w:date="2023-04-13T17:54:00Z">
        <w:r w:rsidR="00031683" w:rsidRPr="002E20A3" w:rsidDel="00AC2307">
          <w:rPr>
            <w:rFonts w:cstheme="minorHAnsi"/>
            <w:lang w:val="en-GB"/>
          </w:rPr>
          <w:delText>,</w:delText>
        </w:r>
        <w:r w:rsidRPr="002E20A3" w:rsidDel="00AC2307">
          <w:rPr>
            <w:rFonts w:cstheme="minorHAnsi"/>
            <w:lang w:val="en-GB"/>
          </w:rPr>
          <w:delText xml:space="preserve"> etc.</w:delText>
        </w:r>
      </w:del>
      <w:r w:rsidRPr="002E20A3">
        <w:rPr>
          <w:rFonts w:cstheme="minorHAnsi"/>
          <w:lang w:val="en-GB"/>
        </w:rPr>
        <w:t xml:space="preserve"> and with </w:t>
      </w:r>
      <w:del w:id="2842" w:author="Author" w:date="2023-04-13T17:54:00Z">
        <w:r w:rsidRPr="002E20A3" w:rsidDel="00AC2307">
          <w:rPr>
            <w:rFonts w:cstheme="minorHAnsi"/>
            <w:lang w:val="en-GB"/>
          </w:rPr>
          <w:delText>UN</w:delText>
        </w:r>
      </w:del>
      <w:ins w:id="2843" w:author="Author" w:date="2023-04-13T17:54:00Z">
        <w:r w:rsidR="00AC2307">
          <w:rPr>
            <w:rFonts w:cstheme="minorHAnsi"/>
            <w:lang w:val="en-GB"/>
          </w:rPr>
          <w:t>United Nations</w:t>
        </w:r>
      </w:ins>
      <w:r w:rsidRPr="002E20A3">
        <w:rPr>
          <w:rFonts w:cstheme="minorHAnsi"/>
          <w:lang w:val="en-GB"/>
        </w:rPr>
        <w:t xml:space="preserve"> partners operating in the area. </w:t>
      </w:r>
      <w:r w:rsidR="00C72525" w:rsidRPr="002E20A3">
        <w:rPr>
          <w:rFonts w:cstheme="minorHAnsi"/>
          <w:lang w:val="en-GB"/>
        </w:rPr>
        <w:t xml:space="preserve">This offers similar advantages to </w:t>
      </w:r>
      <w:r w:rsidRPr="002E20A3">
        <w:rPr>
          <w:rFonts w:cstheme="minorHAnsi"/>
          <w:lang w:val="en-GB"/>
        </w:rPr>
        <w:t>the</w:t>
      </w:r>
      <w:del w:id="2844" w:author="Author" w:date="2023-04-13T17:54:00Z">
        <w:r w:rsidRPr="002E20A3" w:rsidDel="00AC2307">
          <w:rPr>
            <w:rFonts w:cstheme="minorHAnsi"/>
            <w:lang w:val="en-GB"/>
          </w:rPr>
          <w:delText xml:space="preserve"> above </w:delText>
        </w:r>
      </w:del>
      <w:ins w:id="2845" w:author="Author" w:date="2023-04-13T17:54:00Z">
        <w:r w:rsidR="00AC2307">
          <w:rPr>
            <w:rFonts w:cstheme="minorHAnsi"/>
            <w:lang w:val="en-GB"/>
          </w:rPr>
          <w:t xml:space="preserve"> </w:t>
        </w:r>
      </w:ins>
      <w:r w:rsidR="0011559D" w:rsidRPr="002E20A3">
        <w:rPr>
          <w:rFonts w:cstheme="minorHAnsi"/>
          <w:lang w:val="en-GB"/>
        </w:rPr>
        <w:t>option</w:t>
      </w:r>
      <w:r w:rsidRPr="002E20A3">
        <w:rPr>
          <w:rFonts w:cstheme="minorHAnsi"/>
          <w:lang w:val="en-GB"/>
        </w:rPr>
        <w:t xml:space="preserve"> </w:t>
      </w:r>
      <w:ins w:id="2846" w:author="Author" w:date="2023-04-13T17:54:00Z">
        <w:r w:rsidR="00AC2307">
          <w:rPr>
            <w:rFonts w:cstheme="minorHAnsi"/>
            <w:lang w:val="en-GB"/>
          </w:rPr>
          <w:t>1</w:t>
        </w:r>
      </w:ins>
      <w:del w:id="2847" w:author="Author" w:date="2023-04-13T17:55:00Z">
        <w:r w:rsidRPr="002E20A3" w:rsidDel="00AC2307">
          <w:rPr>
            <w:rFonts w:cstheme="minorHAnsi"/>
            <w:lang w:val="en-GB"/>
          </w:rPr>
          <w:delText>of</w:delText>
        </w:r>
      </w:del>
      <w:r w:rsidRPr="002E20A3">
        <w:rPr>
          <w:rFonts w:cstheme="minorHAnsi"/>
          <w:lang w:val="en-GB"/>
        </w:rPr>
        <w:t xml:space="preserve"> </w:t>
      </w:r>
      <w:ins w:id="2848" w:author="Author" w:date="2023-04-13T17:55:00Z">
        <w:r w:rsidR="00AC2307">
          <w:rPr>
            <w:rFonts w:cstheme="minorHAnsi"/>
            <w:lang w:val="en-GB"/>
          </w:rPr>
          <w:t>(</w:t>
        </w:r>
      </w:ins>
      <w:r w:rsidRPr="002E20A3">
        <w:rPr>
          <w:rFonts w:cstheme="minorHAnsi"/>
          <w:lang w:val="en-GB"/>
        </w:rPr>
        <w:t>consulting reports</w:t>
      </w:r>
      <w:ins w:id="2849" w:author="Author" w:date="2023-04-13T17:55:00Z">
        <w:r w:rsidR="00AC2307">
          <w:rPr>
            <w:rFonts w:cstheme="minorHAnsi"/>
            <w:lang w:val="en-GB"/>
          </w:rPr>
          <w:t>)</w:t>
        </w:r>
      </w:ins>
      <w:del w:id="2850" w:author="Author" w:date="2023-04-13T17:55:00Z">
        <w:r w:rsidRPr="002E20A3" w:rsidDel="00AC2307">
          <w:rPr>
            <w:rFonts w:cstheme="minorHAnsi"/>
            <w:lang w:val="en-GB"/>
          </w:rPr>
          <w:delText>,</w:delText>
        </w:r>
      </w:del>
      <w:r w:rsidR="00C72525" w:rsidRPr="002E20A3">
        <w:rPr>
          <w:rFonts w:cstheme="minorHAnsi"/>
          <w:lang w:val="en-GB"/>
        </w:rPr>
        <w:t xml:space="preserve"> in terms of facilitation of analysis, accessibility and accuracy. This option offers the added advantage of facilitating direct discussion</w:t>
      </w:r>
      <w:r w:rsidR="009C3063" w:rsidRPr="002E20A3">
        <w:rPr>
          <w:rFonts w:cstheme="minorHAnsi"/>
          <w:lang w:val="en-GB"/>
        </w:rPr>
        <w:t xml:space="preserve"> </w:t>
      </w:r>
      <w:del w:id="2851" w:author="Author" w:date="2023-04-13T17:55:00Z">
        <w:r w:rsidR="009C3063" w:rsidRPr="002E20A3" w:rsidDel="00AC2307">
          <w:rPr>
            <w:rFonts w:cstheme="minorHAnsi"/>
            <w:lang w:val="en-GB"/>
          </w:rPr>
          <w:delText xml:space="preserve">– </w:delText>
        </w:r>
      </w:del>
      <w:r w:rsidR="00C72525" w:rsidRPr="002E20A3">
        <w:rPr>
          <w:rFonts w:cstheme="minorHAnsi"/>
          <w:lang w:val="en-GB"/>
        </w:rPr>
        <w:t xml:space="preserve">and </w:t>
      </w:r>
      <w:del w:id="2852" w:author="Author" w:date="2023-04-13T17:55:00Z">
        <w:r w:rsidR="00C72525" w:rsidRPr="002E20A3" w:rsidDel="00AC2307">
          <w:rPr>
            <w:rFonts w:cstheme="minorHAnsi"/>
            <w:lang w:val="en-GB"/>
          </w:rPr>
          <w:delText>eventual</w:delText>
        </w:r>
      </w:del>
      <w:ins w:id="2853" w:author="Author" w:date="2023-04-13T17:55:00Z">
        <w:r w:rsidR="00AC2307">
          <w:rPr>
            <w:rFonts w:cstheme="minorHAnsi"/>
            <w:lang w:val="en-GB"/>
          </w:rPr>
          <w:t>potentially,</w:t>
        </w:r>
      </w:ins>
      <w:r w:rsidR="00C72525" w:rsidRPr="002E20A3">
        <w:rPr>
          <w:rFonts w:cstheme="minorHAnsi"/>
          <w:lang w:val="en-GB"/>
        </w:rPr>
        <w:t xml:space="preserve"> coordination</w:t>
      </w:r>
      <w:del w:id="2854" w:author="Author" w:date="2023-04-13T17:55:00Z">
        <w:r w:rsidR="009C3063" w:rsidRPr="002E20A3" w:rsidDel="00AC2307">
          <w:rPr>
            <w:rFonts w:cstheme="minorHAnsi"/>
            <w:lang w:val="en-GB"/>
          </w:rPr>
          <w:delText xml:space="preserve"> –</w:delText>
        </w:r>
      </w:del>
      <w:r w:rsidR="009C3063" w:rsidRPr="002E20A3">
        <w:rPr>
          <w:rFonts w:cstheme="minorHAnsi"/>
          <w:lang w:val="en-GB"/>
        </w:rPr>
        <w:t xml:space="preserve"> </w:t>
      </w:r>
      <w:r w:rsidR="00C72525" w:rsidRPr="002E20A3">
        <w:rPr>
          <w:rFonts w:cstheme="minorHAnsi"/>
          <w:lang w:val="en-GB"/>
        </w:rPr>
        <w:t xml:space="preserve">with the persons of interest. For instance, who is currently working on mine action or women’s economic empowerment? Have there been any recent projects on vocational training for youth? What have been the outcomes of these projects? </w:t>
      </w:r>
    </w:p>
    <w:p w14:paraId="30B1FBFF" w14:textId="77777777" w:rsidR="00C72525" w:rsidRPr="002E20A3" w:rsidRDefault="00C72525" w:rsidP="00C72525">
      <w:pPr>
        <w:jc w:val="both"/>
        <w:rPr>
          <w:rFonts w:cstheme="minorHAnsi"/>
          <w:lang w:val="en-GB"/>
        </w:rPr>
      </w:pPr>
      <w:r w:rsidRPr="002E20A3">
        <w:rPr>
          <w:rFonts w:cstheme="minorHAnsi"/>
          <w:lang w:val="en-GB"/>
        </w:rPr>
        <w:t xml:space="preserve">Varied reporting procedures and the multiplicity of areas of focus among mission components, however, makes comparison difficult. </w:t>
      </w:r>
    </w:p>
    <w:p w14:paraId="76CB8BFE" w14:textId="28368776" w:rsidR="00C72525" w:rsidRPr="002E20A3" w:rsidRDefault="00E636C6" w:rsidP="00C72525">
      <w:pPr>
        <w:jc w:val="both"/>
        <w:rPr>
          <w:rFonts w:cstheme="minorHAnsi"/>
          <w:lang w:val="en-GB"/>
        </w:rPr>
      </w:pPr>
      <w:r w:rsidRPr="002E20A3">
        <w:rPr>
          <w:rFonts w:cstheme="minorHAnsi"/>
          <w:lang w:val="en-GB"/>
        </w:rPr>
        <w:t xml:space="preserve">Finally, participants might have also suggested </w:t>
      </w:r>
      <w:del w:id="2855" w:author="Author" w:date="2023-04-13T17:55:00Z">
        <w:r w:rsidRPr="002E20A3" w:rsidDel="00AC2307">
          <w:rPr>
            <w:rFonts w:cstheme="minorHAnsi"/>
            <w:lang w:val="en-GB"/>
          </w:rPr>
          <w:delText>to</w:delText>
        </w:r>
      </w:del>
      <w:ins w:id="2856" w:author="Author" w:date="2023-04-13T17:55:00Z">
        <w:r w:rsidR="00AC2307">
          <w:rPr>
            <w:rFonts w:cstheme="minorHAnsi"/>
            <w:lang w:val="en-GB"/>
          </w:rPr>
          <w:t>a</w:t>
        </w:r>
      </w:ins>
      <w:r w:rsidRPr="002E20A3">
        <w:rPr>
          <w:rFonts w:cstheme="minorHAnsi"/>
          <w:b/>
          <w:bCs/>
          <w:lang w:val="en-GB"/>
        </w:rPr>
        <w:t xml:space="preserve"> d</w:t>
      </w:r>
      <w:r w:rsidR="00C72525" w:rsidRPr="002E20A3">
        <w:rPr>
          <w:rFonts w:cstheme="minorHAnsi"/>
          <w:b/>
          <w:bCs/>
          <w:lang w:val="en-GB"/>
        </w:rPr>
        <w:t>iscuss</w:t>
      </w:r>
      <w:ins w:id="2857" w:author="Author" w:date="2023-04-13T17:55:00Z">
        <w:r w:rsidR="00AC2307">
          <w:rPr>
            <w:rFonts w:cstheme="minorHAnsi"/>
            <w:b/>
            <w:bCs/>
            <w:lang w:val="en-GB"/>
          </w:rPr>
          <w:t>ion</w:t>
        </w:r>
      </w:ins>
      <w:r w:rsidR="00C72525" w:rsidRPr="002E20A3">
        <w:rPr>
          <w:rFonts w:cstheme="minorHAnsi"/>
          <w:b/>
          <w:bCs/>
          <w:lang w:val="en-GB"/>
        </w:rPr>
        <w:t xml:space="preserve"> with </w:t>
      </w:r>
      <w:ins w:id="2858" w:author="Author" w:date="2023-04-13T17:56:00Z">
        <w:r w:rsidR="00AC2307">
          <w:rPr>
            <w:rFonts w:cstheme="minorHAnsi"/>
            <w:b/>
            <w:bCs/>
            <w:lang w:val="en-GB"/>
          </w:rPr>
          <w:t xml:space="preserve">the </w:t>
        </w:r>
      </w:ins>
      <w:r w:rsidR="00C72525" w:rsidRPr="002E20A3">
        <w:rPr>
          <w:rFonts w:cstheme="minorHAnsi"/>
          <w:b/>
          <w:bCs/>
          <w:lang w:val="en-GB"/>
        </w:rPr>
        <w:t>local population</w:t>
      </w:r>
      <w:r w:rsidRPr="002E20A3">
        <w:rPr>
          <w:rFonts w:cstheme="minorHAnsi"/>
          <w:b/>
          <w:bCs/>
          <w:lang w:val="en-GB"/>
        </w:rPr>
        <w:t xml:space="preserve"> </w:t>
      </w:r>
      <w:r w:rsidRPr="002E20A3">
        <w:rPr>
          <w:rFonts w:cstheme="minorHAnsi"/>
          <w:lang w:val="en-GB"/>
        </w:rPr>
        <w:t xml:space="preserve">to </w:t>
      </w:r>
      <w:r w:rsidR="00216A78" w:rsidRPr="002E20A3">
        <w:rPr>
          <w:rFonts w:cstheme="minorHAnsi"/>
          <w:lang w:val="en-GB"/>
        </w:rPr>
        <w:t>acquire</w:t>
      </w:r>
      <w:r w:rsidRPr="002E20A3">
        <w:rPr>
          <w:rFonts w:cstheme="minorHAnsi"/>
          <w:lang w:val="en-GB"/>
        </w:rPr>
        <w:t xml:space="preserve"> information from women’s organi</w:t>
      </w:r>
      <w:del w:id="2859" w:author="Author" w:date="2023-04-13T17:56:00Z">
        <w:r w:rsidRPr="002E20A3" w:rsidDel="00AC2307">
          <w:rPr>
            <w:rFonts w:cstheme="minorHAnsi"/>
            <w:lang w:val="en-GB"/>
          </w:rPr>
          <w:delText>s</w:delText>
        </w:r>
      </w:del>
      <w:ins w:id="2860" w:author="Author" w:date="2023-04-13T17:56:00Z">
        <w:r w:rsidR="00AC2307">
          <w:rPr>
            <w:rFonts w:cstheme="minorHAnsi"/>
            <w:lang w:val="en-GB"/>
          </w:rPr>
          <w:t>z</w:t>
        </w:r>
      </w:ins>
      <w:r w:rsidRPr="002E20A3">
        <w:rPr>
          <w:rFonts w:cstheme="minorHAnsi"/>
          <w:lang w:val="en-GB"/>
        </w:rPr>
        <w:t>ations, village elders and religious leaders.</w:t>
      </w:r>
      <w:r w:rsidR="00C72525" w:rsidRPr="002E20A3">
        <w:rPr>
          <w:rFonts w:cstheme="minorHAnsi"/>
          <w:lang w:val="en-GB"/>
        </w:rPr>
        <w:t xml:space="preserve"> This offers the unique advantage of obtaining first-hand information from those who are directly concerned by a specific project. Information </w:t>
      </w:r>
      <w:r w:rsidR="00216A78" w:rsidRPr="002E20A3">
        <w:rPr>
          <w:rFonts w:cstheme="minorHAnsi"/>
          <w:lang w:val="en-GB"/>
        </w:rPr>
        <w:t>acquir</w:t>
      </w:r>
      <w:r w:rsidR="00C72525" w:rsidRPr="002E20A3">
        <w:rPr>
          <w:rFonts w:cstheme="minorHAnsi"/>
          <w:lang w:val="en-GB"/>
        </w:rPr>
        <w:t xml:space="preserve">ed through such consultations will be rich in cultural analysis and anecdotes. For instance, local women may explain that they have </w:t>
      </w:r>
      <w:r w:rsidR="006D713A" w:rsidRPr="002E20A3">
        <w:rPr>
          <w:rFonts w:cstheme="minorHAnsi"/>
          <w:lang w:val="en-GB"/>
        </w:rPr>
        <w:t xml:space="preserve">seen possible signs of </w:t>
      </w:r>
      <w:r w:rsidR="00C72525" w:rsidRPr="002E20A3">
        <w:rPr>
          <w:rFonts w:cstheme="minorHAnsi"/>
          <w:lang w:val="en-GB"/>
        </w:rPr>
        <w:t>mines while on their way to fetch water from the river, or that men do not take their livestock to graze in a specific location anymore. Women are often well aware of what is happening at the local level and could be a valuable source of information. The local population could also provide explanations o</w:t>
      </w:r>
      <w:ins w:id="2861" w:author="Author" w:date="2023-04-13T18:01:00Z">
        <w:r w:rsidR="00D66A64">
          <w:rPr>
            <w:rFonts w:cstheme="minorHAnsi"/>
            <w:lang w:val="en-GB"/>
          </w:rPr>
          <w:t>f</w:t>
        </w:r>
      </w:ins>
      <w:del w:id="2862" w:author="Author" w:date="2023-04-13T18:01:00Z">
        <w:r w:rsidR="00C72525" w:rsidRPr="002E20A3" w:rsidDel="00D66A64">
          <w:rPr>
            <w:rFonts w:cstheme="minorHAnsi"/>
            <w:lang w:val="en-GB"/>
          </w:rPr>
          <w:delText>n</w:delText>
        </w:r>
      </w:del>
      <w:r w:rsidR="00C72525" w:rsidRPr="002E20A3">
        <w:rPr>
          <w:rFonts w:cstheme="minorHAnsi"/>
          <w:lang w:val="en-GB"/>
        </w:rPr>
        <w:t xml:space="preserve"> certain traditions or practices. A village elder, for example, could explain that certain violent behaviour carried out by boys of a certain ethnic group is a rite of passage into manhood. </w:t>
      </w:r>
    </w:p>
    <w:p w14:paraId="79C67A58" w14:textId="6AEDB9E2" w:rsidR="00C72525" w:rsidRPr="002E20A3" w:rsidRDefault="00C72525" w:rsidP="00C72525">
      <w:pPr>
        <w:jc w:val="both"/>
        <w:rPr>
          <w:rFonts w:cstheme="minorHAnsi"/>
          <w:lang w:val="en-GB"/>
        </w:rPr>
      </w:pPr>
      <w:r w:rsidRPr="002E20A3">
        <w:rPr>
          <w:rFonts w:cstheme="minorHAnsi"/>
          <w:lang w:val="en-GB"/>
        </w:rPr>
        <w:t xml:space="preserve">However, information </w:t>
      </w:r>
      <w:r w:rsidR="00216A78" w:rsidRPr="002E20A3">
        <w:rPr>
          <w:rFonts w:cstheme="minorHAnsi"/>
          <w:lang w:val="en-GB"/>
        </w:rPr>
        <w:t>acquir</w:t>
      </w:r>
      <w:r w:rsidRPr="002E20A3">
        <w:rPr>
          <w:rFonts w:cstheme="minorHAnsi"/>
          <w:lang w:val="en-GB"/>
        </w:rPr>
        <w:t>ed from the local population could be one-sided or biased and could lack objectivity. Cultural and language barriers may also complicate communication.</w:t>
      </w:r>
      <w:r w:rsidR="00A936E7" w:rsidRPr="002E20A3">
        <w:rPr>
          <w:rFonts w:cstheme="minorHAnsi"/>
          <w:lang w:val="en-GB"/>
        </w:rPr>
        <w:t xml:space="preserve"> </w:t>
      </w:r>
    </w:p>
    <w:bookmarkEnd w:id="2776"/>
    <w:p w14:paraId="2EB48CAA" w14:textId="77777777" w:rsidR="008257B8" w:rsidRPr="002E20A3" w:rsidRDefault="008257B8" w:rsidP="008257B8">
      <w:pPr>
        <w:jc w:val="both"/>
        <w:rPr>
          <w:i/>
          <w:iCs/>
          <w:lang w:val="en-GB"/>
        </w:rPr>
      </w:pPr>
      <w:r w:rsidRPr="002E20A3">
        <w:rPr>
          <w:i/>
          <w:iCs/>
          <w:lang w:val="en-GB"/>
        </w:rPr>
        <w:t xml:space="preserve">Ask participants if they have any other options. </w:t>
      </w:r>
    </w:p>
    <w:p w14:paraId="4E507189" w14:textId="77777777" w:rsidR="00C72525" w:rsidRPr="002E20A3" w:rsidRDefault="00C72525" w:rsidP="00C72525">
      <w:pPr>
        <w:jc w:val="both"/>
        <w:rPr>
          <w:rFonts w:cstheme="minorHAnsi"/>
          <w:lang w:val="en-GB"/>
        </w:rPr>
      </w:pPr>
    </w:p>
    <w:p w14:paraId="7F208070" w14:textId="77777777" w:rsidR="00C72525" w:rsidRPr="002E20A3" w:rsidRDefault="00C72525" w:rsidP="00450E19">
      <w:pPr>
        <w:pStyle w:val="ListParagraph"/>
        <w:numPr>
          <w:ilvl w:val="0"/>
          <w:numId w:val="25"/>
        </w:numPr>
        <w:rPr>
          <w:rFonts w:cstheme="minorHAnsi"/>
          <w:b/>
          <w:bCs/>
          <w:lang w:val="en-GB"/>
        </w:rPr>
      </w:pPr>
      <w:r w:rsidRPr="002E20A3">
        <w:rPr>
          <w:rFonts w:cstheme="minorHAnsi"/>
          <w:b/>
          <w:bCs/>
          <w:lang w:val="en-GB"/>
        </w:rPr>
        <w:t xml:space="preserve">What are the key conflict drivers and grievances for men, women, boys and girls? </w:t>
      </w:r>
    </w:p>
    <w:p w14:paraId="1CEC4991" w14:textId="77777777" w:rsidR="00C72525" w:rsidRPr="002E20A3" w:rsidRDefault="00C72525" w:rsidP="00C72525">
      <w:pPr>
        <w:pStyle w:val="ListParagraph"/>
        <w:rPr>
          <w:rFonts w:cstheme="minorHAnsi"/>
          <w:lang w:val="en-GB"/>
        </w:rPr>
      </w:pPr>
    </w:p>
    <w:p w14:paraId="2FCF0356" w14:textId="5BE986D4" w:rsidR="00C72525" w:rsidRPr="002E20A3" w:rsidRDefault="00C72525" w:rsidP="00C72525">
      <w:pPr>
        <w:pStyle w:val="ListParagraph"/>
        <w:ind w:left="0"/>
        <w:jc w:val="both"/>
        <w:rPr>
          <w:rFonts w:cstheme="minorHAnsi"/>
          <w:lang w:val="en-GB"/>
        </w:rPr>
      </w:pPr>
      <w:r w:rsidRPr="002E20A3">
        <w:rPr>
          <w:rFonts w:cstheme="minorHAnsi"/>
          <w:b/>
          <w:bCs/>
          <w:lang w:val="en-GB"/>
        </w:rPr>
        <w:t>Falin men</w:t>
      </w:r>
      <w:r w:rsidRPr="002E20A3">
        <w:rPr>
          <w:rFonts w:cstheme="minorHAnsi"/>
          <w:lang w:val="en-GB"/>
        </w:rPr>
        <w:t xml:space="preserve">: </w:t>
      </w:r>
      <w:r w:rsidR="00A224E5" w:rsidRPr="002E20A3">
        <w:rPr>
          <w:rFonts w:cstheme="minorHAnsi"/>
          <w:lang w:val="en-GB"/>
        </w:rPr>
        <w:t>V</w:t>
      </w:r>
      <w:r w:rsidRPr="002E20A3">
        <w:rPr>
          <w:rFonts w:cstheme="minorHAnsi"/>
          <w:lang w:val="en-GB"/>
        </w:rPr>
        <w:t>iolence/</w:t>
      </w:r>
      <w:del w:id="2863" w:author="Author" w:date="2023-04-13T18:05:00Z">
        <w:r w:rsidRPr="002E20A3" w:rsidDel="00D66A64">
          <w:rPr>
            <w:rFonts w:cstheme="minorHAnsi"/>
            <w:lang w:val="en-GB"/>
          </w:rPr>
          <w:delText xml:space="preserve"> </w:delText>
        </w:r>
      </w:del>
      <w:r w:rsidRPr="002E20A3">
        <w:rPr>
          <w:rFonts w:cstheme="minorHAnsi"/>
          <w:lang w:val="en-GB"/>
        </w:rPr>
        <w:t>threats during cattle herding, affected by drought, inter-ethnic violence, poli</w:t>
      </w:r>
      <w:r w:rsidR="00A224E5" w:rsidRPr="002E20A3">
        <w:rPr>
          <w:rFonts w:cstheme="minorHAnsi"/>
          <w:lang w:val="en-GB"/>
        </w:rPr>
        <w:t>ti</w:t>
      </w:r>
      <w:r w:rsidRPr="002E20A3">
        <w:rPr>
          <w:rFonts w:cstheme="minorHAnsi"/>
          <w:lang w:val="en-GB"/>
        </w:rPr>
        <w:t>cal majority</w:t>
      </w:r>
      <w:del w:id="2864" w:author="Author" w:date="2023-04-13T18:05:00Z">
        <w:r w:rsidR="00A224E5" w:rsidRPr="002E20A3" w:rsidDel="00D66A64">
          <w:rPr>
            <w:rFonts w:cstheme="minorHAnsi"/>
            <w:lang w:val="en-GB"/>
          </w:rPr>
          <w:delText>,</w:delText>
        </w:r>
        <w:r w:rsidRPr="002E20A3" w:rsidDel="00D66A64">
          <w:rPr>
            <w:rFonts w:cstheme="minorHAnsi"/>
            <w:lang w:val="en-GB"/>
          </w:rPr>
          <w:delText xml:space="preserve"> etc.</w:delText>
        </w:r>
      </w:del>
    </w:p>
    <w:p w14:paraId="33BFD4E8" w14:textId="77777777" w:rsidR="00C72525" w:rsidRPr="002E20A3" w:rsidRDefault="00C72525" w:rsidP="00C72525">
      <w:pPr>
        <w:pStyle w:val="ListParagraph"/>
        <w:ind w:left="0"/>
        <w:jc w:val="both"/>
        <w:rPr>
          <w:rFonts w:cstheme="minorHAnsi"/>
          <w:lang w:val="en-GB"/>
        </w:rPr>
      </w:pPr>
    </w:p>
    <w:p w14:paraId="615799E0" w14:textId="2C22A9A5" w:rsidR="00C72525" w:rsidRPr="002E20A3" w:rsidRDefault="00C72525" w:rsidP="00C72525">
      <w:pPr>
        <w:pStyle w:val="ListParagraph"/>
        <w:ind w:left="0"/>
        <w:jc w:val="both"/>
        <w:rPr>
          <w:rFonts w:cstheme="minorHAnsi"/>
          <w:lang w:val="en-GB"/>
        </w:rPr>
      </w:pPr>
      <w:r w:rsidRPr="002E20A3">
        <w:rPr>
          <w:rFonts w:cstheme="minorHAnsi"/>
          <w:b/>
          <w:bCs/>
          <w:lang w:val="en-GB"/>
        </w:rPr>
        <w:t xml:space="preserve">Tatsi men: </w:t>
      </w:r>
      <w:r w:rsidR="00A224E5" w:rsidRPr="002E20A3">
        <w:rPr>
          <w:rFonts w:cstheme="minorHAnsi"/>
          <w:lang w:val="en-GB"/>
        </w:rPr>
        <w:t>D</w:t>
      </w:r>
      <w:r w:rsidRPr="002E20A3">
        <w:rPr>
          <w:rFonts w:cstheme="minorHAnsi"/>
          <w:lang w:val="en-GB"/>
        </w:rPr>
        <w:t>iscriminated against by members of the Falin majority, threats of religious violence during Kabaya festival</w:t>
      </w:r>
      <w:r w:rsidR="00A224E5" w:rsidRPr="002E20A3">
        <w:rPr>
          <w:rFonts w:cstheme="minorHAnsi"/>
          <w:lang w:val="en-GB"/>
        </w:rPr>
        <w:t xml:space="preserve"> mentioned in the inject</w:t>
      </w:r>
      <w:del w:id="2865" w:author="Author" w:date="2023-04-13T18:05:00Z">
        <w:r w:rsidR="00A224E5" w:rsidRPr="002E20A3" w:rsidDel="00D66A64">
          <w:rPr>
            <w:rFonts w:cstheme="minorHAnsi"/>
            <w:lang w:val="en-GB"/>
          </w:rPr>
          <w:delText>,</w:delText>
        </w:r>
        <w:r w:rsidRPr="002E20A3" w:rsidDel="00D66A64">
          <w:rPr>
            <w:rFonts w:cstheme="minorHAnsi"/>
            <w:lang w:val="en-GB"/>
          </w:rPr>
          <w:delText xml:space="preserve"> etc</w:delText>
        </w:r>
      </w:del>
      <w:del w:id="2866" w:author="Author" w:date="2023-04-13T18:06:00Z">
        <w:r w:rsidRPr="002E20A3" w:rsidDel="00D66A64">
          <w:rPr>
            <w:rFonts w:cstheme="minorHAnsi"/>
            <w:lang w:val="en-GB"/>
          </w:rPr>
          <w:delText>.</w:delText>
        </w:r>
      </w:del>
    </w:p>
    <w:p w14:paraId="78B71F28" w14:textId="77777777" w:rsidR="00C72525" w:rsidRPr="002E20A3" w:rsidRDefault="00C72525" w:rsidP="00C72525">
      <w:pPr>
        <w:pStyle w:val="ListParagraph"/>
        <w:ind w:left="0"/>
        <w:jc w:val="both"/>
        <w:rPr>
          <w:rFonts w:cstheme="minorHAnsi"/>
          <w:b/>
          <w:bCs/>
          <w:lang w:val="en-GB"/>
        </w:rPr>
      </w:pPr>
      <w:r w:rsidRPr="002E20A3">
        <w:rPr>
          <w:rFonts w:cstheme="minorHAnsi"/>
          <w:lang w:val="en-GB"/>
        </w:rPr>
        <w:t xml:space="preserve"> </w:t>
      </w:r>
    </w:p>
    <w:p w14:paraId="24333A3E" w14:textId="1C48C3ED" w:rsidR="00C72525" w:rsidRPr="002E20A3" w:rsidRDefault="00C72525" w:rsidP="00C72525">
      <w:pPr>
        <w:pStyle w:val="ListParagraph"/>
        <w:ind w:left="0"/>
        <w:jc w:val="both"/>
        <w:rPr>
          <w:rFonts w:cstheme="minorHAnsi"/>
          <w:lang w:val="en-GB"/>
        </w:rPr>
      </w:pPr>
      <w:r w:rsidRPr="002E20A3">
        <w:rPr>
          <w:rFonts w:cstheme="minorHAnsi"/>
          <w:b/>
          <w:bCs/>
          <w:lang w:val="en-GB"/>
        </w:rPr>
        <w:t>Women</w:t>
      </w:r>
      <w:r w:rsidRPr="002E20A3">
        <w:rPr>
          <w:rFonts w:cstheme="minorHAnsi"/>
          <w:lang w:val="en-GB"/>
        </w:rPr>
        <w:t>: Targets of violence, victims of looting, threats of religious violence during Kabaya festival, difficulties in accessing public services, destruction of maternity clinic, husbands killed or injured</w:t>
      </w:r>
      <w:del w:id="2867" w:author="Author" w:date="2023-04-13T18:06:00Z">
        <w:r w:rsidRPr="002E20A3" w:rsidDel="00D66A64">
          <w:rPr>
            <w:rFonts w:cstheme="minorHAnsi"/>
            <w:lang w:val="en-GB"/>
          </w:rPr>
          <w:delText>, etc.</w:delText>
        </w:r>
      </w:del>
    </w:p>
    <w:p w14:paraId="5C4E27FA" w14:textId="77777777" w:rsidR="00C72525" w:rsidRPr="002E20A3" w:rsidRDefault="00C72525" w:rsidP="00C72525">
      <w:pPr>
        <w:pStyle w:val="ListParagraph"/>
        <w:ind w:left="0"/>
        <w:jc w:val="both"/>
        <w:rPr>
          <w:rFonts w:cstheme="minorHAnsi"/>
          <w:lang w:val="en-GB"/>
        </w:rPr>
      </w:pPr>
    </w:p>
    <w:p w14:paraId="3D60784A" w14:textId="42BAABD2" w:rsidR="00C72525" w:rsidRPr="002E20A3" w:rsidRDefault="00D20409" w:rsidP="00C72525">
      <w:pPr>
        <w:pStyle w:val="ListParagraph"/>
        <w:ind w:left="0"/>
        <w:jc w:val="both"/>
        <w:rPr>
          <w:rFonts w:cstheme="minorHAnsi"/>
          <w:lang w:val="en-GB"/>
        </w:rPr>
      </w:pPr>
      <w:r w:rsidRPr="002E20A3">
        <w:rPr>
          <w:rFonts w:cstheme="minorHAnsi"/>
          <w:b/>
          <w:bCs/>
          <w:lang w:val="en-GB"/>
        </w:rPr>
        <w:t xml:space="preserve">Young </w:t>
      </w:r>
      <w:r w:rsidR="00C72525" w:rsidRPr="002E20A3">
        <w:rPr>
          <w:rFonts w:cstheme="minorHAnsi"/>
          <w:b/>
          <w:bCs/>
          <w:lang w:val="en-GB"/>
        </w:rPr>
        <w:t xml:space="preserve">Tatsi </w:t>
      </w:r>
      <w:r w:rsidRPr="002E20A3">
        <w:rPr>
          <w:rFonts w:cstheme="minorHAnsi"/>
          <w:b/>
          <w:bCs/>
          <w:lang w:val="en-GB"/>
        </w:rPr>
        <w:t>adults</w:t>
      </w:r>
      <w:r w:rsidR="00C72525" w:rsidRPr="002E20A3">
        <w:rPr>
          <w:rFonts w:cstheme="minorHAnsi"/>
          <w:lang w:val="en-GB"/>
        </w:rPr>
        <w:t xml:space="preserve">: unemployment, discrimination, recruitment </w:t>
      </w:r>
      <w:r w:rsidR="00842E8F" w:rsidRPr="002E20A3">
        <w:rPr>
          <w:rFonts w:cstheme="minorHAnsi"/>
          <w:lang w:val="en-GB"/>
        </w:rPr>
        <w:t xml:space="preserve">and use by </w:t>
      </w:r>
      <w:r w:rsidR="00C72525" w:rsidRPr="002E20A3">
        <w:rPr>
          <w:rFonts w:cstheme="minorHAnsi"/>
          <w:lang w:val="en-GB"/>
        </w:rPr>
        <w:t>armed groups, hypermasculinity, manipulation by local warlords, focus of youth empowerment programme by UNICEF</w:t>
      </w:r>
      <w:del w:id="2868" w:author="Author" w:date="2023-04-13T18:06:00Z">
        <w:r w:rsidR="00CE5444" w:rsidRPr="002E20A3" w:rsidDel="00D66A64">
          <w:rPr>
            <w:rFonts w:cstheme="minorHAnsi"/>
            <w:lang w:val="en-GB"/>
          </w:rPr>
          <w:delText>,</w:delText>
        </w:r>
        <w:r w:rsidR="00C72525" w:rsidRPr="002E20A3" w:rsidDel="00D66A64">
          <w:rPr>
            <w:rFonts w:cstheme="minorHAnsi"/>
            <w:lang w:val="en-GB"/>
          </w:rPr>
          <w:delText xml:space="preserve"> etc.</w:delText>
        </w:r>
      </w:del>
    </w:p>
    <w:p w14:paraId="38F379E3" w14:textId="77777777" w:rsidR="00C72525" w:rsidRPr="002E20A3" w:rsidRDefault="00C72525" w:rsidP="00C72525">
      <w:pPr>
        <w:pStyle w:val="ListParagraph"/>
        <w:ind w:left="0"/>
        <w:jc w:val="both"/>
        <w:rPr>
          <w:rFonts w:cstheme="minorHAnsi"/>
          <w:lang w:val="en-GB"/>
        </w:rPr>
      </w:pPr>
    </w:p>
    <w:p w14:paraId="6F97CC7C" w14:textId="581AD5AE" w:rsidR="00C72525" w:rsidRPr="002E20A3" w:rsidRDefault="00C72525" w:rsidP="00C72525">
      <w:pPr>
        <w:pStyle w:val="ListParagraph"/>
        <w:ind w:left="0"/>
        <w:jc w:val="both"/>
        <w:rPr>
          <w:rFonts w:cstheme="minorHAnsi"/>
          <w:lang w:val="en-GB"/>
        </w:rPr>
      </w:pPr>
      <w:r w:rsidRPr="002E20A3">
        <w:rPr>
          <w:rFonts w:cstheme="minorHAnsi"/>
          <w:b/>
          <w:bCs/>
          <w:lang w:val="en-GB"/>
        </w:rPr>
        <w:t>Girls</w:t>
      </w:r>
      <w:r w:rsidRPr="002E20A3">
        <w:rPr>
          <w:rFonts w:cstheme="minorHAnsi"/>
          <w:lang w:val="en-GB"/>
        </w:rPr>
        <w:t xml:space="preserve">: Schools are shut, victims of violence, </w:t>
      </w:r>
      <w:r w:rsidR="00842E8F" w:rsidRPr="002E20A3">
        <w:rPr>
          <w:rFonts w:cstheme="minorHAnsi"/>
          <w:lang w:val="en-GB"/>
        </w:rPr>
        <w:t xml:space="preserve">forced </w:t>
      </w:r>
      <w:r w:rsidRPr="002E20A3">
        <w:rPr>
          <w:rFonts w:cstheme="minorHAnsi"/>
          <w:lang w:val="en-GB"/>
        </w:rPr>
        <w:t xml:space="preserve">marriage, recruitment </w:t>
      </w:r>
      <w:del w:id="2869" w:author="Author" w:date="2023-04-13T18:06:00Z">
        <w:r w:rsidRPr="002E20A3" w:rsidDel="00D66A64">
          <w:rPr>
            <w:rFonts w:cstheme="minorHAnsi"/>
            <w:lang w:val="en-GB"/>
          </w:rPr>
          <w:delText>of</w:delText>
        </w:r>
      </w:del>
      <w:ins w:id="2870" w:author="Author" w:date="2023-04-13T18:06:00Z">
        <w:r w:rsidR="00D66A64">
          <w:rPr>
            <w:rFonts w:cstheme="minorHAnsi"/>
            <w:lang w:val="en-GB"/>
          </w:rPr>
          <w:t>by</w:t>
        </w:r>
      </w:ins>
      <w:r w:rsidRPr="002E20A3">
        <w:rPr>
          <w:rFonts w:cstheme="minorHAnsi"/>
          <w:lang w:val="en-GB"/>
        </w:rPr>
        <w:t xml:space="preserve"> armed groups</w:t>
      </w:r>
      <w:del w:id="2871" w:author="Author" w:date="2023-04-13T18:06:00Z">
        <w:r w:rsidR="00CE5444" w:rsidRPr="002E20A3" w:rsidDel="00D66A64">
          <w:rPr>
            <w:rFonts w:cstheme="minorHAnsi"/>
            <w:lang w:val="en-GB"/>
          </w:rPr>
          <w:delText>,</w:delText>
        </w:r>
        <w:r w:rsidRPr="002E20A3" w:rsidDel="00D66A64">
          <w:rPr>
            <w:rFonts w:cstheme="minorHAnsi"/>
            <w:lang w:val="en-GB"/>
          </w:rPr>
          <w:delText xml:space="preserve"> etc.</w:delText>
        </w:r>
      </w:del>
    </w:p>
    <w:p w14:paraId="2D8C94C7" w14:textId="77777777" w:rsidR="00C72525" w:rsidRPr="002E20A3" w:rsidRDefault="00C72525" w:rsidP="00C72525">
      <w:pPr>
        <w:pStyle w:val="ListParagraph"/>
        <w:ind w:left="0"/>
        <w:rPr>
          <w:rFonts w:cstheme="minorHAnsi"/>
          <w:lang w:val="en-GB"/>
        </w:rPr>
      </w:pPr>
      <w:r w:rsidRPr="002E20A3">
        <w:rPr>
          <w:rFonts w:cstheme="minorHAnsi"/>
          <w:noProof/>
          <w:lang w:val="en-GB"/>
        </w:rPr>
        <w:lastRenderedPageBreak/>
        <w:drawing>
          <wp:anchor distT="0" distB="0" distL="114300" distR="114300" simplePos="0" relativeHeight="251658252" behindDoc="0" locked="0" layoutInCell="1" allowOverlap="1" wp14:anchorId="759BA438" wp14:editId="6EF8019C">
            <wp:simplePos x="0" y="0"/>
            <wp:positionH relativeFrom="column">
              <wp:posOffset>-539750</wp:posOffset>
            </wp:positionH>
            <wp:positionV relativeFrom="paragraph">
              <wp:posOffset>183515</wp:posOffset>
            </wp:positionV>
            <wp:extent cx="336550" cy="329682"/>
            <wp:effectExtent l="0" t="0" r="635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46725" w14:textId="0E083B43" w:rsidR="00C72525" w:rsidRPr="002E20A3" w:rsidRDefault="00C72525" w:rsidP="00C72525">
      <w:pPr>
        <w:pStyle w:val="ListParagraph"/>
        <w:ind w:left="0"/>
        <w:rPr>
          <w:rFonts w:cstheme="minorHAnsi"/>
          <w:lang w:val="en-GB"/>
        </w:rPr>
      </w:pPr>
      <w:r w:rsidRPr="002E20A3">
        <w:rPr>
          <w:rFonts w:cstheme="minorHAnsi"/>
          <w:b/>
          <w:bCs/>
          <w:lang w:val="en-GB"/>
        </w:rPr>
        <w:t>Note</w:t>
      </w:r>
      <w:r w:rsidRPr="002E20A3">
        <w:rPr>
          <w:rFonts w:cstheme="minorHAnsi"/>
          <w:lang w:val="en-GB"/>
        </w:rPr>
        <w:t xml:space="preserve">! Remind participants to also consider intersectionalities of the population, including ethnic/ religious affiliation when possible. </w:t>
      </w:r>
      <w:r w:rsidR="00CE5444" w:rsidRPr="002E20A3">
        <w:rPr>
          <w:rFonts w:cstheme="minorHAnsi"/>
          <w:lang w:val="en-GB"/>
        </w:rPr>
        <w:t xml:space="preserve">For an explanation of these intersectionalities, </w:t>
      </w:r>
      <w:del w:id="2872" w:author="Author" w:date="2023-04-13T18:07:00Z">
        <w:r w:rsidR="00CE5444" w:rsidRPr="002E20A3" w:rsidDel="00D66A64">
          <w:rPr>
            <w:rFonts w:cstheme="minorHAnsi"/>
            <w:lang w:val="en-GB"/>
          </w:rPr>
          <w:delText xml:space="preserve">kindly </w:delText>
        </w:r>
      </w:del>
      <w:r w:rsidR="00CE5444" w:rsidRPr="002E20A3">
        <w:rPr>
          <w:rFonts w:cstheme="minorHAnsi"/>
          <w:lang w:val="en-GB"/>
        </w:rPr>
        <w:t xml:space="preserve">refer to the </w:t>
      </w:r>
      <w:del w:id="2873" w:author="Author" w:date="2023-04-13T18:06:00Z">
        <w:r w:rsidR="00CE5444" w:rsidRPr="002E20A3" w:rsidDel="00D66A64">
          <w:rPr>
            <w:rFonts w:cstheme="minorHAnsi"/>
            <w:lang w:val="en-GB"/>
          </w:rPr>
          <w:delText>T</w:delText>
        </w:r>
      </w:del>
      <w:ins w:id="2874" w:author="Author" w:date="2023-04-13T18:06:00Z">
        <w:r w:rsidR="00D66A64">
          <w:rPr>
            <w:rFonts w:cstheme="minorHAnsi"/>
            <w:lang w:val="en-GB"/>
          </w:rPr>
          <w:t>t</w:t>
        </w:r>
      </w:ins>
      <w:r w:rsidR="00CE5444" w:rsidRPr="002E20A3">
        <w:rPr>
          <w:rFonts w:cstheme="minorHAnsi"/>
          <w:lang w:val="en-GB"/>
        </w:rPr>
        <w:t xml:space="preserve">erms and </w:t>
      </w:r>
      <w:del w:id="2875" w:author="Author" w:date="2023-04-13T18:06:00Z">
        <w:r w:rsidR="00CE5444" w:rsidRPr="002E20A3" w:rsidDel="00D66A64">
          <w:rPr>
            <w:rFonts w:cstheme="minorHAnsi"/>
            <w:lang w:val="en-GB"/>
          </w:rPr>
          <w:delText>D</w:delText>
        </w:r>
      </w:del>
      <w:ins w:id="2876" w:author="Author" w:date="2023-04-13T18:06:00Z">
        <w:r w:rsidR="00D66A64">
          <w:rPr>
            <w:rFonts w:cstheme="minorHAnsi"/>
            <w:lang w:val="en-GB"/>
          </w:rPr>
          <w:t>d</w:t>
        </w:r>
      </w:ins>
      <w:r w:rsidR="00CE5444" w:rsidRPr="002E20A3">
        <w:rPr>
          <w:rFonts w:cstheme="minorHAnsi"/>
          <w:lang w:val="en-GB"/>
        </w:rPr>
        <w:t xml:space="preserve">efinitions section at the end of the </w:t>
      </w:r>
      <w:del w:id="2877" w:author="Author" w:date="2023-04-13T18:06:00Z">
        <w:r w:rsidR="00CE5444" w:rsidRPr="002E20A3" w:rsidDel="00D66A64">
          <w:rPr>
            <w:rFonts w:cstheme="minorHAnsi"/>
            <w:lang w:val="en-GB"/>
          </w:rPr>
          <w:delText>H</w:delText>
        </w:r>
      </w:del>
      <w:ins w:id="2878" w:author="Author" w:date="2023-04-13T18:06:00Z">
        <w:r w:rsidR="00D66A64">
          <w:rPr>
            <w:rFonts w:cstheme="minorHAnsi"/>
            <w:lang w:val="en-GB"/>
          </w:rPr>
          <w:t>h</w:t>
        </w:r>
      </w:ins>
      <w:r w:rsidR="00CE5444" w:rsidRPr="002E20A3">
        <w:rPr>
          <w:rFonts w:cstheme="minorHAnsi"/>
          <w:lang w:val="en-GB"/>
        </w:rPr>
        <w:t xml:space="preserve">andbook. </w:t>
      </w:r>
    </w:p>
    <w:p w14:paraId="2A390EAF" w14:textId="77777777" w:rsidR="00CE5444" w:rsidRPr="002E20A3" w:rsidRDefault="00CE5444" w:rsidP="00C72525">
      <w:pPr>
        <w:pStyle w:val="ListParagraph"/>
        <w:ind w:left="0"/>
        <w:rPr>
          <w:rFonts w:cstheme="minorHAnsi"/>
          <w:lang w:val="en-GB"/>
        </w:rPr>
      </w:pPr>
    </w:p>
    <w:p w14:paraId="600E63EE" w14:textId="3F1D9661" w:rsidR="00C72525" w:rsidRPr="002E20A3" w:rsidRDefault="00C72525" w:rsidP="00450E19">
      <w:pPr>
        <w:pStyle w:val="ListParagraph"/>
        <w:numPr>
          <w:ilvl w:val="0"/>
          <w:numId w:val="25"/>
        </w:numPr>
        <w:jc w:val="both"/>
        <w:rPr>
          <w:rFonts w:cstheme="minorHAnsi"/>
          <w:b/>
          <w:bCs/>
          <w:lang w:val="en-GB"/>
        </w:rPr>
      </w:pPr>
      <w:r w:rsidRPr="002E20A3">
        <w:rPr>
          <w:rFonts w:cstheme="minorHAnsi"/>
          <w:b/>
          <w:bCs/>
          <w:lang w:val="en-GB"/>
        </w:rPr>
        <w:t>Who are/</w:t>
      </w:r>
      <w:del w:id="2879" w:author="Author" w:date="2023-04-13T18:07:00Z">
        <w:r w:rsidRPr="002E20A3" w:rsidDel="00D66A64">
          <w:rPr>
            <w:rFonts w:cstheme="minorHAnsi"/>
            <w:b/>
            <w:bCs/>
            <w:lang w:val="en-GB"/>
          </w:rPr>
          <w:delText xml:space="preserve"> </w:delText>
        </w:r>
      </w:del>
      <w:r w:rsidRPr="002E20A3">
        <w:rPr>
          <w:rFonts w:cstheme="minorHAnsi"/>
          <w:b/>
          <w:bCs/>
          <w:lang w:val="en-GB"/>
        </w:rPr>
        <w:t xml:space="preserve">could be drivers of peace in this setting? Identify key local personalities, influencers and community groups who could contribute to defusing tensions. </w:t>
      </w:r>
    </w:p>
    <w:p w14:paraId="231C942E" w14:textId="77777777" w:rsidR="00C72525" w:rsidRPr="002E20A3" w:rsidRDefault="00C72525" w:rsidP="00C72525">
      <w:pPr>
        <w:pStyle w:val="ListParagraph"/>
        <w:rPr>
          <w:rFonts w:cstheme="minorHAnsi"/>
          <w:lang w:val="en-GB"/>
        </w:rPr>
      </w:pPr>
    </w:p>
    <w:p w14:paraId="1A6D5FB6" w14:textId="0E691AE8" w:rsidR="00C72525" w:rsidRPr="002E20A3" w:rsidRDefault="00C72525" w:rsidP="00C72525">
      <w:pPr>
        <w:pStyle w:val="ListParagraph"/>
        <w:ind w:left="0"/>
        <w:jc w:val="both"/>
        <w:rPr>
          <w:rFonts w:cstheme="minorHAnsi"/>
          <w:lang w:val="en-GB"/>
        </w:rPr>
      </w:pPr>
      <w:r w:rsidRPr="002E20A3">
        <w:rPr>
          <w:rFonts w:cstheme="minorHAnsi"/>
          <w:b/>
          <w:bCs/>
          <w:lang w:val="en-GB"/>
        </w:rPr>
        <w:t xml:space="preserve">Association of </w:t>
      </w:r>
      <w:r w:rsidR="002B6531" w:rsidRPr="002E20A3">
        <w:rPr>
          <w:rFonts w:cstheme="minorHAnsi"/>
          <w:b/>
          <w:bCs/>
          <w:lang w:val="en-GB"/>
        </w:rPr>
        <w:t>F</w:t>
      </w:r>
      <w:r w:rsidRPr="002E20A3">
        <w:rPr>
          <w:rFonts w:cstheme="minorHAnsi"/>
          <w:b/>
          <w:bCs/>
          <w:lang w:val="en-GB"/>
        </w:rPr>
        <w:t xml:space="preserve">emale </w:t>
      </w:r>
      <w:r w:rsidR="002B6531" w:rsidRPr="002E20A3">
        <w:rPr>
          <w:rFonts w:cstheme="minorHAnsi"/>
          <w:b/>
          <w:bCs/>
          <w:lang w:val="en-GB"/>
        </w:rPr>
        <w:t>E</w:t>
      </w:r>
      <w:r w:rsidRPr="002E20A3">
        <w:rPr>
          <w:rFonts w:cstheme="minorHAnsi"/>
          <w:b/>
          <w:bCs/>
          <w:lang w:val="en-GB"/>
        </w:rPr>
        <w:t>ntrepreneurs</w:t>
      </w:r>
      <w:r w:rsidR="006B5C67" w:rsidRPr="002E20A3">
        <w:rPr>
          <w:rFonts w:cstheme="minorHAnsi"/>
          <w:b/>
          <w:bCs/>
          <w:lang w:val="en-GB"/>
        </w:rPr>
        <w:t>:</w:t>
      </w:r>
      <w:r w:rsidRPr="002E20A3">
        <w:rPr>
          <w:rFonts w:cstheme="minorHAnsi"/>
          <w:lang w:val="en-GB"/>
        </w:rPr>
        <w:t xml:space="preserve"> The unrest in C</w:t>
      </w:r>
      <w:ins w:id="2880" w:author="Author" w:date="2023-04-13T18:07:00Z">
        <w:r w:rsidR="00D66A64">
          <w:rPr>
            <w:rFonts w:cstheme="minorHAnsi"/>
            <w:lang w:val="en-GB"/>
          </w:rPr>
          <w:t>orma</w:t>
        </w:r>
      </w:ins>
      <w:del w:id="2881" w:author="Author" w:date="2023-04-13T18:07:00Z">
        <w:r w:rsidRPr="002E20A3" w:rsidDel="00D66A64">
          <w:rPr>
            <w:rFonts w:cstheme="minorHAnsi"/>
            <w:lang w:val="en-GB"/>
          </w:rPr>
          <w:delText>ORMA</w:delText>
        </w:r>
      </w:del>
      <w:r w:rsidRPr="002E20A3">
        <w:rPr>
          <w:rFonts w:cstheme="minorHAnsi"/>
          <w:lang w:val="en-GB"/>
        </w:rPr>
        <w:t xml:space="preserve"> is hindering their economic activity. Several shops run by women have been destroyed. Some of the women have also been directly affected by the violence. They are the mothers or wives of pe</w:t>
      </w:r>
      <w:ins w:id="2882" w:author="Author" w:date="2023-04-13T18:11:00Z">
        <w:r w:rsidR="00DC4F94">
          <w:rPr>
            <w:rFonts w:cstheme="minorHAnsi"/>
            <w:lang w:val="en-GB"/>
          </w:rPr>
          <w:t>ople</w:t>
        </w:r>
      </w:ins>
      <w:del w:id="2883" w:author="Author" w:date="2023-04-13T18:11:00Z">
        <w:r w:rsidRPr="002E20A3" w:rsidDel="00DC4F94">
          <w:rPr>
            <w:rFonts w:cstheme="minorHAnsi"/>
            <w:lang w:val="en-GB"/>
          </w:rPr>
          <w:delText>rsons</w:delText>
        </w:r>
      </w:del>
      <w:r w:rsidRPr="002E20A3">
        <w:rPr>
          <w:rFonts w:cstheme="minorHAnsi"/>
          <w:lang w:val="en-GB"/>
        </w:rPr>
        <w:t xml:space="preserve"> who have been killed during the unrest. They could be actively involved in deterring their husbands, brothers, sons and daughters </w:t>
      </w:r>
      <w:del w:id="2884" w:author="Author" w:date="2023-04-13T18:07:00Z">
        <w:r w:rsidRPr="002E20A3" w:rsidDel="00D66A64">
          <w:rPr>
            <w:rFonts w:cstheme="minorHAnsi"/>
            <w:lang w:val="en-GB"/>
          </w:rPr>
          <w:delText>not</w:delText>
        </w:r>
      </w:del>
      <w:r w:rsidRPr="002E20A3">
        <w:rPr>
          <w:rFonts w:cstheme="minorHAnsi"/>
          <w:lang w:val="en-GB"/>
        </w:rPr>
        <w:t xml:space="preserve"> from engaging in violence and/</w:t>
      </w:r>
      <w:del w:id="2885" w:author="Author" w:date="2023-04-13T18:07:00Z">
        <w:r w:rsidRPr="002E20A3" w:rsidDel="00D66A64">
          <w:rPr>
            <w:rFonts w:cstheme="minorHAnsi"/>
            <w:lang w:val="en-GB"/>
          </w:rPr>
          <w:delText xml:space="preserve"> </w:delText>
        </w:r>
      </w:del>
      <w:r w:rsidRPr="002E20A3">
        <w:rPr>
          <w:rFonts w:cstheme="minorHAnsi"/>
          <w:lang w:val="en-GB"/>
        </w:rPr>
        <w:t xml:space="preserve">or joining armed </w:t>
      </w:r>
      <w:commentRangeStart w:id="2886"/>
      <w:r w:rsidRPr="002E20A3">
        <w:rPr>
          <w:rFonts w:cstheme="minorHAnsi"/>
          <w:lang w:val="en-GB"/>
        </w:rPr>
        <w:t xml:space="preserve">groups. </w:t>
      </w:r>
      <w:commentRangeEnd w:id="2886"/>
      <w:r w:rsidR="00DC4F94">
        <w:rPr>
          <w:rStyle w:val="CommentReference"/>
        </w:rPr>
        <w:commentReference w:id="2886"/>
      </w:r>
    </w:p>
    <w:p w14:paraId="70FD8907" w14:textId="1F97540F" w:rsidR="00C72525" w:rsidRPr="002E20A3" w:rsidRDefault="00C72525" w:rsidP="00C72525">
      <w:pPr>
        <w:pStyle w:val="ListParagraph"/>
        <w:ind w:left="0"/>
        <w:jc w:val="both"/>
        <w:rPr>
          <w:rFonts w:cstheme="minorHAnsi"/>
          <w:lang w:val="en-GB"/>
        </w:rPr>
      </w:pPr>
      <w:del w:id="2887" w:author="Author" w:date="2023-04-13T18:13:00Z">
        <w:r w:rsidRPr="002E20A3" w:rsidDel="00DC4F94">
          <w:rPr>
            <w:rFonts w:cstheme="minorHAnsi"/>
            <w:noProof/>
            <w:lang w:val="en-GB"/>
          </w:rPr>
          <w:drawing>
            <wp:anchor distT="0" distB="0" distL="114300" distR="114300" simplePos="0" relativeHeight="251658273" behindDoc="0" locked="0" layoutInCell="1" allowOverlap="1" wp14:anchorId="3B62B4E2" wp14:editId="0B8089E3">
              <wp:simplePos x="0" y="0"/>
              <wp:positionH relativeFrom="column">
                <wp:posOffset>-558681</wp:posOffset>
              </wp:positionH>
              <wp:positionV relativeFrom="paragraph">
                <wp:posOffset>190500</wp:posOffset>
              </wp:positionV>
              <wp:extent cx="336550" cy="329682"/>
              <wp:effectExtent l="0" t="0" r="635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497ECF6C" w14:textId="6FBDDFF1" w:rsidR="00C72525" w:rsidRPr="002E20A3" w:rsidDel="00DC4F94" w:rsidRDefault="00C72525" w:rsidP="00C72525">
      <w:pPr>
        <w:pStyle w:val="ListParagraph"/>
        <w:ind w:left="0"/>
        <w:jc w:val="both"/>
        <w:rPr>
          <w:del w:id="2888" w:author="Author" w:date="2023-04-13T18:13:00Z"/>
          <w:rFonts w:cstheme="minorHAnsi"/>
          <w:lang w:val="en-GB"/>
        </w:rPr>
      </w:pPr>
      <w:del w:id="2889" w:author="Author" w:date="2023-04-13T18:13:00Z">
        <w:r w:rsidRPr="002E20A3" w:rsidDel="00DC4F94">
          <w:rPr>
            <w:rFonts w:cstheme="minorHAnsi"/>
            <w:b/>
            <w:bCs/>
            <w:lang w:val="en-GB"/>
          </w:rPr>
          <w:delText>Note!</w:delText>
        </w:r>
        <w:r w:rsidRPr="002E20A3" w:rsidDel="00DC4F94">
          <w:rPr>
            <w:rFonts w:cstheme="minorHAnsi"/>
            <w:lang w:val="en-GB"/>
          </w:rPr>
          <w:delText xml:space="preserve"> Encourage participants to consider women as economic agents and informal or formal powerbrokers. </w:delText>
        </w:r>
      </w:del>
    </w:p>
    <w:p w14:paraId="20E84212" w14:textId="77777777" w:rsidR="00C72525" w:rsidRPr="002E20A3" w:rsidRDefault="00C72525" w:rsidP="00C72525">
      <w:pPr>
        <w:pStyle w:val="ListParagraph"/>
        <w:ind w:left="0"/>
        <w:rPr>
          <w:rFonts w:cstheme="minorHAnsi"/>
          <w:b/>
          <w:bCs/>
          <w:lang w:val="en-GB"/>
        </w:rPr>
      </w:pPr>
    </w:p>
    <w:p w14:paraId="093B6C3B" w14:textId="69D448E9" w:rsidR="00C72525" w:rsidRPr="002E20A3" w:rsidRDefault="00C72525" w:rsidP="00C72525">
      <w:pPr>
        <w:pStyle w:val="ListParagraph"/>
        <w:ind w:left="0"/>
        <w:rPr>
          <w:rFonts w:cstheme="minorHAnsi"/>
          <w:lang w:val="en-GB"/>
        </w:rPr>
      </w:pPr>
      <w:r w:rsidRPr="002E20A3">
        <w:rPr>
          <w:rFonts w:cstheme="minorHAnsi"/>
          <w:b/>
          <w:bCs/>
          <w:lang w:val="en-GB"/>
        </w:rPr>
        <w:t>Carana Coal and Co</w:t>
      </w:r>
      <w:del w:id="2890" w:author="Author" w:date="2023-04-13T18:12:00Z">
        <w:r w:rsidRPr="002E20A3" w:rsidDel="00DC4F94">
          <w:rPr>
            <w:rFonts w:cstheme="minorHAnsi"/>
            <w:b/>
            <w:bCs/>
            <w:lang w:val="en-GB"/>
          </w:rPr>
          <w:delText>o</w:delText>
        </w:r>
      </w:del>
      <w:ins w:id="2891" w:author="Author" w:date="2023-04-13T18:12:00Z">
        <w:r w:rsidR="00DC4F94">
          <w:rPr>
            <w:rFonts w:cstheme="minorHAnsi"/>
            <w:b/>
            <w:bCs/>
            <w:lang w:val="en-GB"/>
          </w:rPr>
          <w:t>p</w:t>
        </w:r>
      </w:ins>
      <w:r w:rsidRPr="002E20A3">
        <w:rPr>
          <w:rFonts w:cstheme="minorHAnsi"/>
          <w:b/>
          <w:bCs/>
          <w:lang w:val="en-GB"/>
        </w:rPr>
        <w:t>per Miner</w:t>
      </w:r>
      <w:del w:id="2892" w:author="Author" w:date="2023-04-13T18:12:00Z">
        <w:r w:rsidRPr="002E20A3" w:rsidDel="00DC4F94">
          <w:rPr>
            <w:rFonts w:cstheme="minorHAnsi"/>
            <w:b/>
            <w:bCs/>
            <w:lang w:val="en-GB"/>
          </w:rPr>
          <w:delText>’</w:delText>
        </w:r>
      </w:del>
      <w:r w:rsidRPr="002E20A3">
        <w:rPr>
          <w:rFonts w:cstheme="minorHAnsi"/>
          <w:b/>
          <w:bCs/>
          <w:lang w:val="en-GB"/>
        </w:rPr>
        <w:t>s</w:t>
      </w:r>
      <w:ins w:id="2893" w:author="Author" w:date="2023-04-13T18:12:00Z">
        <w:r w:rsidR="00DC4F94">
          <w:rPr>
            <w:rFonts w:cstheme="minorHAnsi"/>
            <w:b/>
            <w:bCs/>
            <w:lang w:val="en-GB"/>
          </w:rPr>
          <w:t>’</w:t>
        </w:r>
      </w:ins>
      <w:r w:rsidRPr="002E20A3">
        <w:rPr>
          <w:rFonts w:cstheme="minorHAnsi"/>
          <w:b/>
          <w:bCs/>
          <w:lang w:val="en-GB"/>
        </w:rPr>
        <w:t xml:space="preserve"> Trade Unio</w:t>
      </w:r>
      <w:r w:rsidRPr="002E20A3">
        <w:rPr>
          <w:rFonts w:cstheme="minorHAnsi"/>
          <w:lang w:val="en-GB"/>
        </w:rPr>
        <w:t>n</w:t>
      </w:r>
      <w:r w:rsidR="00A56199" w:rsidRPr="002E20A3">
        <w:rPr>
          <w:rFonts w:cstheme="minorHAnsi"/>
          <w:lang w:val="en-GB"/>
        </w:rPr>
        <w:t xml:space="preserve">: </w:t>
      </w:r>
      <w:r w:rsidRPr="002E20A3">
        <w:rPr>
          <w:rFonts w:cstheme="minorHAnsi"/>
          <w:lang w:val="en-GB"/>
        </w:rPr>
        <w:t>The unrest in Corma means that they cannot transport their copper to the port in M</w:t>
      </w:r>
      <w:ins w:id="2894" w:author="Author" w:date="2023-04-13T15:51:00Z">
        <w:r w:rsidR="001257C5">
          <w:rPr>
            <w:rFonts w:cstheme="minorHAnsi"/>
            <w:lang w:val="en-GB"/>
          </w:rPr>
          <w:t>aldosa</w:t>
        </w:r>
      </w:ins>
      <w:ins w:id="2895" w:author="Author" w:date="2023-04-13T18:12:00Z">
        <w:r w:rsidR="00DC4F94">
          <w:rPr>
            <w:rFonts w:cstheme="minorHAnsi"/>
            <w:lang w:val="en-GB"/>
          </w:rPr>
          <w:t>.</w:t>
        </w:r>
      </w:ins>
      <w:del w:id="2896" w:author="Author" w:date="2023-04-13T15:51:00Z">
        <w:r w:rsidRPr="002E20A3" w:rsidDel="001257C5">
          <w:rPr>
            <w:rFonts w:cstheme="minorHAnsi"/>
            <w:lang w:val="en-GB"/>
          </w:rPr>
          <w:delText>ALDOSA</w:delText>
        </w:r>
      </w:del>
      <w:del w:id="2897" w:author="Author" w:date="2023-04-13T18:12:00Z">
        <w:r w:rsidRPr="002E20A3" w:rsidDel="00DC4F94">
          <w:rPr>
            <w:rFonts w:cstheme="minorHAnsi"/>
            <w:lang w:val="en-GB"/>
          </w:rPr>
          <w:delText>)</w:delText>
        </w:r>
      </w:del>
    </w:p>
    <w:p w14:paraId="47B3D60B" w14:textId="77777777" w:rsidR="00C72525" w:rsidRPr="002E20A3" w:rsidRDefault="00C72525" w:rsidP="00C72525">
      <w:pPr>
        <w:pStyle w:val="ListParagraph"/>
        <w:ind w:left="0"/>
        <w:rPr>
          <w:rFonts w:cstheme="minorHAnsi"/>
          <w:b/>
          <w:bCs/>
          <w:lang w:val="en-GB"/>
        </w:rPr>
      </w:pPr>
    </w:p>
    <w:p w14:paraId="59275031" w14:textId="6FEAB595" w:rsidR="00C72525" w:rsidRPr="002E20A3" w:rsidRDefault="00C72525" w:rsidP="00C72525">
      <w:pPr>
        <w:pStyle w:val="ListParagraph"/>
        <w:ind w:left="0"/>
        <w:jc w:val="both"/>
        <w:rPr>
          <w:rFonts w:cstheme="minorHAnsi"/>
          <w:lang w:val="en-GB"/>
        </w:rPr>
      </w:pPr>
      <w:r w:rsidRPr="002E20A3">
        <w:rPr>
          <w:rFonts w:cstheme="minorHAnsi"/>
          <w:b/>
          <w:bCs/>
          <w:lang w:val="en-GB"/>
        </w:rPr>
        <w:t xml:space="preserve">Falin political leader from Parti </w:t>
      </w:r>
      <w:del w:id="2898" w:author="Author" w:date="2023-04-13T18:12:00Z">
        <w:r w:rsidRPr="002E20A3" w:rsidDel="00DC4F94">
          <w:rPr>
            <w:rFonts w:cstheme="minorHAnsi"/>
            <w:b/>
            <w:bCs/>
            <w:lang w:val="en-GB"/>
          </w:rPr>
          <w:delText>D</w:delText>
        </w:r>
      </w:del>
      <w:ins w:id="2899" w:author="Author" w:date="2023-04-13T18:12:00Z">
        <w:r w:rsidR="00DC4F94">
          <w:rPr>
            <w:rFonts w:cstheme="minorHAnsi"/>
            <w:b/>
            <w:bCs/>
            <w:lang w:val="en-GB"/>
          </w:rPr>
          <w:t>d</w:t>
        </w:r>
      </w:ins>
      <w:r w:rsidRPr="002E20A3">
        <w:rPr>
          <w:rFonts w:cstheme="minorHAnsi"/>
          <w:b/>
          <w:bCs/>
          <w:lang w:val="en-GB"/>
        </w:rPr>
        <w:t>émocratique du Carana</w:t>
      </w:r>
      <w:r w:rsidR="00A56199" w:rsidRPr="002E20A3">
        <w:rPr>
          <w:rFonts w:cstheme="minorHAnsi"/>
          <w:lang w:val="en-GB"/>
        </w:rPr>
        <w:t xml:space="preserve">: </w:t>
      </w:r>
      <w:r w:rsidRPr="002E20A3">
        <w:rPr>
          <w:rFonts w:cstheme="minorHAnsi"/>
          <w:lang w:val="en-GB"/>
        </w:rPr>
        <w:t>As a contender in the upcoming presidential elections, he could be particularly interested in seeking an end to the violence. Be cautious about possible bias from the political leader in favour of the Falin majority.</w:t>
      </w:r>
      <w:r w:rsidR="00A936E7" w:rsidRPr="002E20A3">
        <w:rPr>
          <w:rFonts w:cstheme="minorHAnsi"/>
          <w:lang w:val="en-GB"/>
        </w:rPr>
        <w:t xml:space="preserve"> </w:t>
      </w:r>
    </w:p>
    <w:p w14:paraId="37646253" w14:textId="77777777" w:rsidR="001F5AEF" w:rsidRPr="002E20A3" w:rsidRDefault="001F5AEF" w:rsidP="00C72525">
      <w:pPr>
        <w:jc w:val="both"/>
        <w:rPr>
          <w:rFonts w:cstheme="minorHAnsi"/>
          <w:lang w:val="en-GB"/>
        </w:rPr>
      </w:pPr>
    </w:p>
    <w:p w14:paraId="28586F1D" w14:textId="45D85EC7" w:rsidR="00C72525" w:rsidRPr="002E20A3" w:rsidRDefault="00C72525" w:rsidP="00C72525">
      <w:pPr>
        <w:jc w:val="both"/>
        <w:rPr>
          <w:rFonts w:cstheme="minorHAnsi"/>
          <w:lang w:val="en-GB"/>
        </w:rPr>
      </w:pPr>
      <w:r w:rsidRPr="002E20A3">
        <w:rPr>
          <w:rFonts w:cstheme="minorHAnsi"/>
          <w:lang w:val="en-GB"/>
        </w:rPr>
        <w:t>Ask participants if they have identified any other driver</w:t>
      </w:r>
      <w:ins w:id="2900" w:author="Author" w:date="2023-04-13T18:13:00Z">
        <w:r w:rsidR="00DC4F94">
          <w:rPr>
            <w:rFonts w:cstheme="minorHAnsi"/>
            <w:lang w:val="en-GB"/>
          </w:rPr>
          <w:t>s</w:t>
        </w:r>
      </w:ins>
      <w:r w:rsidRPr="002E20A3">
        <w:rPr>
          <w:rFonts w:cstheme="minorHAnsi"/>
          <w:lang w:val="en-GB"/>
        </w:rPr>
        <w:t xml:space="preserve"> of peace. Invite them to share their ideas. </w:t>
      </w:r>
    </w:p>
    <w:p w14:paraId="63AB6275" w14:textId="77777777" w:rsidR="00C72525" w:rsidRPr="002E20A3" w:rsidRDefault="00C72525" w:rsidP="00C72525">
      <w:pPr>
        <w:pStyle w:val="ListParagraph"/>
        <w:ind w:left="0"/>
        <w:jc w:val="both"/>
        <w:rPr>
          <w:rFonts w:cstheme="minorHAnsi"/>
          <w:b/>
          <w:bCs/>
          <w:lang w:val="en-GB"/>
        </w:rPr>
      </w:pPr>
      <w:r w:rsidRPr="002E20A3">
        <w:rPr>
          <w:rFonts w:cstheme="minorHAnsi"/>
          <w:noProof/>
          <w:lang w:val="en-GB"/>
        </w:rPr>
        <w:drawing>
          <wp:anchor distT="0" distB="0" distL="114300" distR="114300" simplePos="0" relativeHeight="251658253" behindDoc="0" locked="0" layoutInCell="1" allowOverlap="1" wp14:anchorId="35AB3EBE" wp14:editId="0592C28A">
            <wp:simplePos x="0" y="0"/>
            <wp:positionH relativeFrom="column">
              <wp:posOffset>-558800</wp:posOffset>
            </wp:positionH>
            <wp:positionV relativeFrom="paragraph">
              <wp:posOffset>215265</wp:posOffset>
            </wp:positionV>
            <wp:extent cx="336550" cy="329682"/>
            <wp:effectExtent l="0" t="0" r="635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ED01D0" w14:textId="74DE620C" w:rsidR="00C72525" w:rsidRPr="002E20A3" w:rsidRDefault="00C72525" w:rsidP="00C72525">
      <w:pPr>
        <w:pStyle w:val="ListParagraph"/>
        <w:ind w:left="0"/>
        <w:jc w:val="both"/>
        <w:rPr>
          <w:rFonts w:cstheme="minorHAnsi"/>
          <w:lang w:val="en-GB"/>
        </w:rPr>
      </w:pPr>
      <w:r w:rsidRPr="002E20A3">
        <w:rPr>
          <w:rFonts w:cstheme="minorHAnsi"/>
          <w:b/>
          <w:bCs/>
          <w:lang w:val="en-GB"/>
        </w:rPr>
        <w:t>Note! Women as informal or formal power</w:t>
      </w:r>
      <w:ins w:id="2901" w:author="Author" w:date="2023-04-13T18:13:00Z">
        <w:r w:rsidR="00DC4F94">
          <w:rPr>
            <w:rFonts w:cstheme="minorHAnsi"/>
            <w:b/>
            <w:bCs/>
            <w:lang w:val="en-GB"/>
          </w:rPr>
          <w:t xml:space="preserve"> </w:t>
        </w:r>
      </w:ins>
      <w:r w:rsidRPr="002E20A3">
        <w:rPr>
          <w:rFonts w:cstheme="minorHAnsi"/>
          <w:b/>
          <w:bCs/>
          <w:lang w:val="en-GB"/>
        </w:rPr>
        <w:t>brokers</w:t>
      </w:r>
      <w:r w:rsidRPr="002E20A3">
        <w:rPr>
          <w:rFonts w:cstheme="minorHAnsi"/>
          <w:lang w:val="en-GB"/>
        </w:rPr>
        <w:t xml:space="preserve">: Participants must be encouraged to see beyond the traditional roles and norms </w:t>
      </w:r>
      <w:r w:rsidR="001F5AEF" w:rsidRPr="002E20A3">
        <w:rPr>
          <w:rFonts w:cstheme="minorHAnsi"/>
          <w:lang w:val="en-GB"/>
        </w:rPr>
        <w:t xml:space="preserve">usually </w:t>
      </w:r>
      <w:r w:rsidRPr="002E20A3">
        <w:rPr>
          <w:rFonts w:cstheme="minorHAnsi"/>
          <w:lang w:val="en-GB"/>
        </w:rPr>
        <w:t>allocated to</w:t>
      </w:r>
      <w:r w:rsidR="007129E8" w:rsidRPr="002E20A3">
        <w:rPr>
          <w:rFonts w:cstheme="minorHAnsi"/>
          <w:lang w:val="en-GB"/>
        </w:rPr>
        <w:t>/</w:t>
      </w:r>
      <w:del w:id="2902" w:author="Author" w:date="2023-04-13T18:13:00Z">
        <w:r w:rsidR="007129E8" w:rsidRPr="002E20A3" w:rsidDel="00DC4F94">
          <w:rPr>
            <w:rFonts w:cstheme="minorHAnsi"/>
            <w:lang w:val="en-GB"/>
          </w:rPr>
          <w:delText xml:space="preserve"> </w:delText>
        </w:r>
      </w:del>
      <w:r w:rsidR="007129E8" w:rsidRPr="002E20A3">
        <w:rPr>
          <w:rFonts w:cstheme="minorHAnsi"/>
          <w:lang w:val="en-GB"/>
        </w:rPr>
        <w:t>associated with</w:t>
      </w:r>
      <w:r w:rsidRPr="002E20A3">
        <w:rPr>
          <w:rFonts w:cstheme="minorHAnsi"/>
          <w:lang w:val="en-GB"/>
        </w:rPr>
        <w:t xml:space="preserve"> women. They need to consider women</w:t>
      </w:r>
      <w:ins w:id="2903" w:author="Author" w:date="2023-04-13T18:14:00Z">
        <w:r w:rsidR="00DC4F94">
          <w:rPr>
            <w:rFonts w:cstheme="minorHAnsi"/>
            <w:lang w:val="en-GB"/>
          </w:rPr>
          <w:t>’s roles</w:t>
        </w:r>
      </w:ins>
      <w:r w:rsidRPr="002E20A3">
        <w:rPr>
          <w:rFonts w:cstheme="minorHAnsi"/>
          <w:lang w:val="en-GB"/>
        </w:rPr>
        <w:t xml:space="preserve"> as economic agents and informal or formal power</w:t>
      </w:r>
      <w:ins w:id="2904" w:author="Author" w:date="2023-04-13T18:13:00Z">
        <w:r w:rsidR="00DC4F94">
          <w:rPr>
            <w:rFonts w:cstheme="minorHAnsi"/>
            <w:lang w:val="en-GB"/>
          </w:rPr>
          <w:t xml:space="preserve"> </w:t>
        </w:r>
      </w:ins>
      <w:r w:rsidRPr="002E20A3">
        <w:rPr>
          <w:rFonts w:cstheme="minorHAnsi"/>
          <w:lang w:val="en-GB"/>
        </w:rPr>
        <w:t xml:space="preserve">brokers. For instance, could mothers be actively involved in deterring young sons and daughters from joining militant groups? Are women part of the militant groups? Do they play a leading role in the local political landscape or within militant groups? </w:t>
      </w:r>
    </w:p>
    <w:p w14:paraId="5F6B6433" w14:textId="77777777" w:rsidR="00C72525" w:rsidRPr="002E20A3" w:rsidRDefault="00C72525" w:rsidP="00C72525">
      <w:pPr>
        <w:jc w:val="both"/>
        <w:rPr>
          <w:rFonts w:cstheme="minorHAnsi"/>
          <w:lang w:val="en-GB"/>
        </w:rPr>
      </w:pPr>
    </w:p>
    <w:p w14:paraId="35EFD7FD" w14:textId="252C69D9" w:rsidR="00C72525" w:rsidRPr="002E20A3" w:rsidRDefault="00C72525" w:rsidP="00450E19">
      <w:pPr>
        <w:pStyle w:val="ListParagraph"/>
        <w:numPr>
          <w:ilvl w:val="0"/>
          <w:numId w:val="25"/>
        </w:numPr>
        <w:jc w:val="both"/>
        <w:rPr>
          <w:rFonts w:cstheme="minorHAnsi"/>
          <w:b/>
          <w:bCs/>
          <w:lang w:val="en-GB"/>
        </w:rPr>
      </w:pPr>
      <w:r w:rsidRPr="002E20A3">
        <w:rPr>
          <w:rFonts w:cstheme="minorHAnsi"/>
          <w:b/>
          <w:bCs/>
          <w:lang w:val="en-GB"/>
        </w:rPr>
        <w:t>How do gender roles and norms drive or perpetuate violence?</w:t>
      </w:r>
      <w:r w:rsidR="009B4EE3" w:rsidRPr="002E20A3">
        <w:rPr>
          <w:rFonts w:cstheme="minorHAnsi"/>
          <w:b/>
          <w:bCs/>
          <w:lang w:val="en-GB"/>
        </w:rPr>
        <w:t xml:space="preserve"> </w:t>
      </w:r>
    </w:p>
    <w:p w14:paraId="4D3DC81F" w14:textId="536B7C8D" w:rsidR="00C72525" w:rsidRPr="002E20A3" w:rsidRDefault="009B4EE3" w:rsidP="00C72525">
      <w:pPr>
        <w:jc w:val="both"/>
        <w:rPr>
          <w:rFonts w:cstheme="minorHAnsi"/>
          <w:lang w:val="en-GB"/>
        </w:rPr>
      </w:pPr>
      <w:r w:rsidRPr="002E20A3">
        <w:rPr>
          <w:rFonts w:cstheme="minorHAnsi"/>
          <w:lang w:val="en-GB"/>
        </w:rPr>
        <w:t xml:space="preserve">Young Tatsi adults </w:t>
      </w:r>
      <w:r w:rsidR="00C72525" w:rsidRPr="002E20A3">
        <w:rPr>
          <w:rFonts w:cstheme="minorHAnsi"/>
          <w:lang w:val="en-GB"/>
        </w:rPr>
        <w:t>may consider joining an armed group as an alternative path to employment, to seek justice/</w:t>
      </w:r>
      <w:del w:id="2905" w:author="Author" w:date="2023-04-13T18:14:00Z">
        <w:r w:rsidR="00C72525" w:rsidRPr="002E20A3" w:rsidDel="00DC4F94">
          <w:rPr>
            <w:rFonts w:cstheme="minorHAnsi"/>
            <w:lang w:val="en-GB"/>
          </w:rPr>
          <w:delText xml:space="preserve"> </w:delText>
        </w:r>
      </w:del>
      <w:r w:rsidR="00C72525" w:rsidRPr="002E20A3">
        <w:rPr>
          <w:rFonts w:cstheme="minorHAnsi"/>
          <w:lang w:val="en-GB"/>
        </w:rPr>
        <w:t>revenge or as a demonstration of</w:t>
      </w:r>
      <w:r w:rsidR="00781290" w:rsidRPr="002E20A3">
        <w:rPr>
          <w:rFonts w:cstheme="minorHAnsi"/>
          <w:lang w:val="en-GB"/>
        </w:rPr>
        <w:t xml:space="preserve"> adulthood</w:t>
      </w:r>
      <w:r w:rsidR="00C72525" w:rsidRPr="002E20A3">
        <w:rPr>
          <w:rFonts w:cstheme="minorHAnsi"/>
          <w:lang w:val="en-GB"/>
        </w:rPr>
        <w:t>. The vulnerabilities of this group (economic difficulties, unemployment, discrimination</w:t>
      </w:r>
      <w:del w:id="2906" w:author="Author" w:date="2023-04-13T18:14:00Z">
        <w:r w:rsidR="00781290" w:rsidRPr="002E20A3" w:rsidDel="00DC4F94">
          <w:rPr>
            <w:rFonts w:cstheme="minorHAnsi"/>
            <w:lang w:val="en-GB"/>
          </w:rPr>
          <w:delText>,</w:delText>
        </w:r>
        <w:r w:rsidR="00C72525" w:rsidRPr="002E20A3" w:rsidDel="00DC4F94">
          <w:rPr>
            <w:rFonts w:cstheme="minorHAnsi"/>
            <w:lang w:val="en-GB"/>
          </w:rPr>
          <w:delText xml:space="preserve"> </w:delText>
        </w:r>
        <w:r w:rsidR="00A9380C" w:rsidRPr="002E20A3" w:rsidDel="00DC4F94">
          <w:rPr>
            <w:rFonts w:cstheme="minorHAnsi"/>
            <w:lang w:val="en-GB"/>
          </w:rPr>
          <w:delText>etc.</w:delText>
        </w:r>
      </w:del>
      <w:r w:rsidR="00A9380C" w:rsidRPr="002E20A3">
        <w:rPr>
          <w:rFonts w:cstheme="minorHAnsi"/>
          <w:lang w:val="en-GB"/>
        </w:rPr>
        <w:t>)</w:t>
      </w:r>
      <w:r w:rsidR="00C72525" w:rsidRPr="002E20A3">
        <w:rPr>
          <w:rFonts w:cstheme="minorHAnsi"/>
          <w:lang w:val="en-GB"/>
        </w:rPr>
        <w:t xml:space="preserve"> could be</w:t>
      </w:r>
      <w:r w:rsidR="009C3063" w:rsidRPr="002E20A3">
        <w:rPr>
          <w:rFonts w:cstheme="minorHAnsi"/>
          <w:lang w:val="en-GB"/>
        </w:rPr>
        <w:t xml:space="preserve"> – </w:t>
      </w:r>
      <w:r w:rsidR="00C72525" w:rsidRPr="002E20A3">
        <w:rPr>
          <w:rFonts w:cstheme="minorHAnsi"/>
          <w:lang w:val="en-GB"/>
        </w:rPr>
        <w:t>and often are</w:t>
      </w:r>
      <w:r w:rsidR="009C3063" w:rsidRPr="002E20A3">
        <w:rPr>
          <w:rFonts w:cstheme="minorHAnsi"/>
          <w:lang w:val="en-GB"/>
        </w:rPr>
        <w:t xml:space="preserve"> – </w:t>
      </w:r>
      <w:del w:id="2907" w:author="Author" w:date="2023-04-13T18:15:00Z">
        <w:r w:rsidR="00C72525" w:rsidRPr="002E20A3" w:rsidDel="00DC4F94">
          <w:rPr>
            <w:rFonts w:cstheme="minorHAnsi"/>
            <w:lang w:val="en-GB"/>
          </w:rPr>
          <w:delText>instrumentalised</w:delText>
        </w:r>
      </w:del>
      <w:ins w:id="2908" w:author="Author" w:date="2023-04-13T18:15:00Z">
        <w:r w:rsidR="00DC4F94">
          <w:rPr>
            <w:rFonts w:cstheme="minorHAnsi"/>
            <w:lang w:val="en-GB"/>
          </w:rPr>
          <w:t>exploited</w:t>
        </w:r>
      </w:ins>
      <w:r w:rsidR="00C72525" w:rsidRPr="002E20A3">
        <w:rPr>
          <w:rFonts w:cstheme="minorHAnsi"/>
          <w:lang w:val="en-GB"/>
        </w:rPr>
        <w:t xml:space="preserve"> by others, in this case the local warlords. </w:t>
      </w:r>
      <w:r w:rsidR="00781290" w:rsidRPr="002E20A3">
        <w:rPr>
          <w:rFonts w:cstheme="minorHAnsi"/>
          <w:lang w:val="en-GB"/>
        </w:rPr>
        <w:t xml:space="preserve">For </w:t>
      </w:r>
      <w:del w:id="2909" w:author="Amy FRUCHTER" w:date="2023-04-14T13:33:00Z">
        <w:r w:rsidR="00781290" w:rsidRPr="002E20A3" w:rsidDel="00B8650D">
          <w:rPr>
            <w:rFonts w:cstheme="minorHAnsi"/>
            <w:lang w:val="en-GB"/>
          </w:rPr>
          <w:delText>male youth</w:delText>
        </w:r>
      </w:del>
      <w:ins w:id="2910" w:author="Amy FRUCHTER" w:date="2023-04-14T13:33:00Z">
        <w:r w:rsidR="00B8650D">
          <w:rPr>
            <w:rFonts w:cstheme="minorHAnsi"/>
            <w:lang w:val="en-GB"/>
          </w:rPr>
          <w:t>boys and young men</w:t>
        </w:r>
      </w:ins>
      <w:r w:rsidR="00781290" w:rsidRPr="002E20A3">
        <w:rPr>
          <w:rFonts w:cstheme="minorHAnsi"/>
          <w:lang w:val="en-GB"/>
        </w:rPr>
        <w:t>, h</w:t>
      </w:r>
      <w:r w:rsidR="00C72525" w:rsidRPr="002E20A3">
        <w:rPr>
          <w:rFonts w:cstheme="minorHAnsi"/>
          <w:lang w:val="en-GB"/>
        </w:rPr>
        <w:t xml:space="preserve">ypermasculinities linked to gender norms and expectations could pose a threat to certain groups of the population. Violence could be a sign of </w:t>
      </w:r>
      <w:r w:rsidR="008C2940" w:rsidRPr="002E20A3">
        <w:rPr>
          <w:rFonts w:cstheme="minorHAnsi"/>
          <w:lang w:val="en-GB"/>
        </w:rPr>
        <w:t xml:space="preserve">toxic </w:t>
      </w:r>
      <w:del w:id="2911" w:author="Author" w:date="2023-04-13T18:16:00Z">
        <w:r w:rsidR="00C72525" w:rsidRPr="002E20A3" w:rsidDel="00DC4F94">
          <w:rPr>
            <w:rFonts w:cstheme="minorHAnsi"/>
            <w:lang w:val="en-GB"/>
          </w:rPr>
          <w:delText>manliness</w:delText>
        </w:r>
      </w:del>
      <w:ins w:id="2912" w:author="Author" w:date="2023-04-13T18:16:00Z">
        <w:r w:rsidR="00DC4F94">
          <w:rPr>
            <w:rFonts w:cstheme="minorHAnsi"/>
            <w:lang w:val="en-GB"/>
          </w:rPr>
          <w:t>masculinity</w:t>
        </w:r>
      </w:ins>
      <w:r w:rsidR="00C72525" w:rsidRPr="002E20A3">
        <w:rPr>
          <w:rFonts w:cstheme="minorHAnsi"/>
          <w:lang w:val="en-GB"/>
        </w:rPr>
        <w:t xml:space="preserve"> that could foster certain types of threats against certain groups in the population. A culture of hypermasculinity could for instance increase the risk of conflict-related sexual violence as a tool of terror and destroy social cohesion in a certain group. Understanding how/</w:t>
      </w:r>
      <w:del w:id="2913" w:author="Author" w:date="2023-04-13T18:17:00Z">
        <w:r w:rsidR="00C72525" w:rsidRPr="002E20A3" w:rsidDel="00DC4F94">
          <w:rPr>
            <w:rFonts w:cstheme="minorHAnsi"/>
            <w:lang w:val="en-GB"/>
          </w:rPr>
          <w:delText xml:space="preserve"> </w:delText>
        </w:r>
      </w:del>
      <w:r w:rsidR="00C72525" w:rsidRPr="002E20A3">
        <w:rPr>
          <w:rFonts w:cstheme="minorHAnsi"/>
          <w:lang w:val="en-GB"/>
        </w:rPr>
        <w:t>why these hypermasculinities were created (cultural/</w:t>
      </w:r>
      <w:del w:id="2914" w:author="Author" w:date="2023-04-13T18:17:00Z">
        <w:r w:rsidR="00C72525" w:rsidRPr="002E20A3" w:rsidDel="00DC4F94">
          <w:rPr>
            <w:rFonts w:cstheme="minorHAnsi"/>
            <w:lang w:val="en-GB"/>
          </w:rPr>
          <w:delText xml:space="preserve"> </w:delText>
        </w:r>
      </w:del>
      <w:r w:rsidR="00C72525" w:rsidRPr="002E20A3">
        <w:rPr>
          <w:rFonts w:cstheme="minorHAnsi"/>
          <w:lang w:val="en-GB"/>
        </w:rPr>
        <w:t>religious traditions, colonial</w:t>
      </w:r>
      <w:r w:rsidRPr="002E20A3">
        <w:rPr>
          <w:rFonts w:cstheme="minorHAnsi"/>
          <w:lang w:val="en-GB"/>
        </w:rPr>
        <w:t xml:space="preserve"> past</w:t>
      </w:r>
      <w:r w:rsidR="00C72525" w:rsidRPr="002E20A3">
        <w:rPr>
          <w:rFonts w:cstheme="minorHAnsi"/>
          <w:lang w:val="en-GB"/>
        </w:rPr>
        <w:t>, political manipulation of elite seeking to protect their own interests) can lead to more effective responses to reduce violence.</w:t>
      </w:r>
      <w:r w:rsidR="002D0C6C" w:rsidRPr="002E20A3">
        <w:rPr>
          <w:rFonts w:cstheme="minorHAnsi"/>
          <w:lang w:val="en-GB"/>
        </w:rPr>
        <w:t xml:space="preserve"> </w:t>
      </w:r>
    </w:p>
    <w:p w14:paraId="5633247A" w14:textId="77777777" w:rsidR="00C72525" w:rsidRPr="002E20A3" w:rsidRDefault="00C72525" w:rsidP="00C72525">
      <w:pPr>
        <w:pStyle w:val="ListParagraph"/>
        <w:rPr>
          <w:rFonts w:cstheme="minorHAnsi"/>
          <w:lang w:val="en-GB"/>
        </w:rPr>
      </w:pPr>
    </w:p>
    <w:p w14:paraId="069192BA" w14:textId="660BDD65" w:rsidR="00C72525" w:rsidRPr="002E20A3" w:rsidRDefault="00C72525" w:rsidP="00450E19">
      <w:pPr>
        <w:pStyle w:val="ListParagraph"/>
        <w:numPr>
          <w:ilvl w:val="0"/>
          <w:numId w:val="25"/>
        </w:numPr>
        <w:jc w:val="both"/>
        <w:rPr>
          <w:rFonts w:cstheme="minorHAnsi"/>
          <w:lang w:val="en-GB"/>
        </w:rPr>
      </w:pPr>
      <w:r w:rsidRPr="002E20A3">
        <w:rPr>
          <w:rFonts w:cstheme="minorHAnsi"/>
          <w:b/>
          <w:bCs/>
          <w:lang w:val="en-GB"/>
        </w:rPr>
        <w:t xml:space="preserve">What is the role of </w:t>
      </w:r>
      <w:ins w:id="2915" w:author="Author" w:date="2023-04-13T18:18:00Z">
        <w:r w:rsidR="00DC4F94">
          <w:rPr>
            <w:rFonts w:cstheme="minorHAnsi"/>
            <w:b/>
            <w:bCs/>
            <w:lang w:val="en-GB"/>
          </w:rPr>
          <w:t xml:space="preserve">the </w:t>
        </w:r>
      </w:ins>
      <w:r w:rsidRPr="002E20A3">
        <w:rPr>
          <w:rFonts w:cstheme="minorHAnsi"/>
          <w:b/>
          <w:bCs/>
          <w:lang w:val="en-GB"/>
        </w:rPr>
        <w:t>media and politics in this setting?</w:t>
      </w:r>
      <w:r w:rsidRPr="002E20A3">
        <w:rPr>
          <w:rFonts w:cstheme="minorHAnsi"/>
          <w:lang w:val="en-GB"/>
        </w:rPr>
        <w:t xml:space="preserve"> </w:t>
      </w:r>
    </w:p>
    <w:p w14:paraId="19B690B0" w14:textId="4E9A1918" w:rsidR="00C72525" w:rsidRPr="002E20A3" w:rsidRDefault="00C72525" w:rsidP="00C72525">
      <w:pPr>
        <w:jc w:val="both"/>
        <w:rPr>
          <w:rFonts w:cstheme="minorHAnsi"/>
          <w:lang w:val="en-GB"/>
        </w:rPr>
      </w:pPr>
      <w:r w:rsidRPr="002E20A3">
        <w:rPr>
          <w:rFonts w:cstheme="minorHAnsi"/>
          <w:lang w:val="en-GB"/>
        </w:rPr>
        <w:t>With a high capacity to mobili</w:t>
      </w:r>
      <w:ins w:id="2916" w:author="Author" w:date="2023-04-13T18:18:00Z">
        <w:r w:rsidR="00DC4F94">
          <w:rPr>
            <w:rFonts w:cstheme="minorHAnsi"/>
            <w:lang w:val="en-GB"/>
          </w:rPr>
          <w:t>ze</w:t>
        </w:r>
      </w:ins>
      <w:del w:id="2917" w:author="Author" w:date="2023-04-13T18:18:00Z">
        <w:r w:rsidRPr="002E20A3" w:rsidDel="00DC4F94">
          <w:rPr>
            <w:rFonts w:cstheme="minorHAnsi"/>
            <w:lang w:val="en-GB"/>
          </w:rPr>
          <w:delText>se</w:delText>
        </w:r>
      </w:del>
      <w:r w:rsidRPr="002E20A3">
        <w:rPr>
          <w:rFonts w:cstheme="minorHAnsi"/>
          <w:lang w:val="en-GB"/>
        </w:rPr>
        <w:t xml:space="preserve"> certain groups of the population, </w:t>
      </w:r>
      <w:ins w:id="2918" w:author="Author" w:date="2023-04-13T18:18:00Z">
        <w:r w:rsidR="00DC4F94">
          <w:rPr>
            <w:rFonts w:cstheme="minorHAnsi"/>
            <w:lang w:val="en-GB"/>
          </w:rPr>
          <w:t xml:space="preserve">the </w:t>
        </w:r>
      </w:ins>
      <w:r w:rsidRPr="002E20A3">
        <w:rPr>
          <w:rFonts w:cstheme="minorHAnsi"/>
          <w:lang w:val="en-GB"/>
        </w:rPr>
        <w:t>media</w:t>
      </w:r>
      <w:r w:rsidR="0097657C" w:rsidRPr="002E20A3">
        <w:rPr>
          <w:rFonts w:cstheme="minorHAnsi"/>
          <w:lang w:val="en-GB"/>
        </w:rPr>
        <w:t xml:space="preserve"> – </w:t>
      </w:r>
      <w:r w:rsidRPr="002E20A3">
        <w:rPr>
          <w:rFonts w:cstheme="minorHAnsi"/>
          <w:lang w:val="en-GB"/>
        </w:rPr>
        <w:t xml:space="preserve">particularly social media </w:t>
      </w:r>
      <w:r w:rsidR="0097657C" w:rsidRPr="002E20A3">
        <w:rPr>
          <w:rFonts w:cstheme="minorHAnsi"/>
          <w:lang w:val="en-GB"/>
        </w:rPr>
        <w:t xml:space="preserve">– </w:t>
      </w:r>
      <w:r w:rsidRPr="002E20A3">
        <w:rPr>
          <w:rFonts w:cstheme="minorHAnsi"/>
          <w:lang w:val="en-GB"/>
        </w:rPr>
        <w:t>and politics can pla</w:t>
      </w:r>
      <w:ins w:id="2919" w:author="Author" w:date="2023-04-13T18:18:00Z">
        <w:r w:rsidR="00DC4F94">
          <w:rPr>
            <w:rFonts w:cstheme="minorHAnsi"/>
            <w:lang w:val="en-GB"/>
          </w:rPr>
          <w:t>y</w:t>
        </w:r>
      </w:ins>
      <w:del w:id="2920" w:author="Author" w:date="2023-04-13T18:18:00Z">
        <w:r w:rsidRPr="002E20A3" w:rsidDel="00DC4F94">
          <w:rPr>
            <w:rFonts w:cstheme="minorHAnsi"/>
            <w:lang w:val="en-GB"/>
          </w:rPr>
          <w:delText>n</w:delText>
        </w:r>
      </w:del>
      <w:r w:rsidRPr="002E20A3">
        <w:rPr>
          <w:rFonts w:cstheme="minorHAnsi"/>
          <w:lang w:val="en-GB"/>
        </w:rPr>
        <w:t xml:space="preserve"> an important role in fuelling or putting an end to violence. Encourage participants to think about who has access to which media. Print media, oral media, </w:t>
      </w:r>
      <w:del w:id="2921" w:author="Author" w:date="2023-04-13T18:18:00Z">
        <w:r w:rsidRPr="002E20A3" w:rsidDel="00DC4F94">
          <w:rPr>
            <w:rFonts w:cstheme="minorHAnsi"/>
            <w:lang w:val="en-GB"/>
          </w:rPr>
          <w:delText>i</w:delText>
        </w:r>
      </w:del>
      <w:ins w:id="2922" w:author="Author" w:date="2023-04-13T18:18:00Z">
        <w:r w:rsidR="00DC4F94">
          <w:rPr>
            <w:rFonts w:cstheme="minorHAnsi"/>
            <w:lang w:val="en-GB"/>
          </w:rPr>
          <w:t>the I</w:t>
        </w:r>
      </w:ins>
      <w:r w:rsidRPr="002E20A3">
        <w:rPr>
          <w:rFonts w:cstheme="minorHAnsi"/>
          <w:lang w:val="en-GB"/>
        </w:rPr>
        <w:t xml:space="preserve">nternet or mobile phones? For instance, do local women gather to listen to the radio at a certain time? How does the media address different groups of the population? What are the </w:t>
      </w:r>
      <w:del w:id="2923" w:author="Amy FRUCHTER" w:date="2023-04-14T13:34:00Z">
        <w:r w:rsidRPr="002E20A3" w:rsidDel="00B8650D">
          <w:rPr>
            <w:rFonts w:cstheme="minorHAnsi"/>
            <w:lang w:val="en-GB"/>
          </w:rPr>
          <w:delText xml:space="preserve">female </w:delText>
        </w:r>
      </w:del>
      <w:r w:rsidRPr="002E20A3">
        <w:rPr>
          <w:rFonts w:cstheme="minorHAnsi"/>
          <w:lang w:val="en-GB"/>
        </w:rPr>
        <w:t>literacy rates</w:t>
      </w:r>
      <w:ins w:id="2924" w:author="Amy FRUCHTER" w:date="2023-04-14T13:34:00Z">
        <w:r w:rsidR="00B8650D">
          <w:rPr>
            <w:rFonts w:cstheme="minorHAnsi"/>
            <w:lang w:val="en-GB"/>
          </w:rPr>
          <w:t xml:space="preserve"> among women</w:t>
        </w:r>
      </w:ins>
      <w:r w:rsidRPr="002E20A3">
        <w:rPr>
          <w:rFonts w:cstheme="minorHAnsi"/>
          <w:lang w:val="en-GB"/>
        </w:rPr>
        <w:t xml:space="preserve">? How do they influence the type of media accessed? </w:t>
      </w:r>
    </w:p>
    <w:p w14:paraId="0BD95C60" w14:textId="77777777" w:rsidR="00C72525" w:rsidRPr="002E20A3" w:rsidRDefault="00C72525" w:rsidP="00C72525">
      <w:pPr>
        <w:rPr>
          <w:rFonts w:cstheme="minorHAnsi"/>
          <w:lang w:val="en-GB"/>
        </w:rPr>
      </w:pPr>
    </w:p>
    <w:p w14:paraId="2CB97756" w14:textId="64A81DEE" w:rsidR="00C72525" w:rsidRPr="002E20A3" w:rsidRDefault="00C72525" w:rsidP="00DC34BB">
      <w:pPr>
        <w:pStyle w:val="InSectionHeading1"/>
        <w:rPr>
          <w:rStyle w:val="IntenseEmphasis"/>
          <w:i w:val="0"/>
          <w:iCs w:val="0"/>
          <w:color w:val="auto"/>
          <w:lang w:val="en-GB"/>
        </w:rPr>
      </w:pPr>
      <w:bookmarkStart w:id="2925" w:name="_Toc98238176"/>
      <w:r w:rsidRPr="002E20A3">
        <w:rPr>
          <w:rStyle w:val="IntenseEmphasis"/>
          <w:i w:val="0"/>
          <w:iCs w:val="0"/>
          <w:color w:val="auto"/>
          <w:lang w:val="en-GB"/>
        </w:rPr>
        <w:t>CONCLUSION</w:t>
      </w:r>
      <w:bookmarkEnd w:id="2925"/>
      <w:r w:rsidR="006A3D74">
        <w:rPr>
          <w:rStyle w:val="IntenseEmphasis"/>
          <w:i w:val="0"/>
          <w:iCs w:val="0"/>
          <w:color w:val="auto"/>
          <w:lang w:val="en-GB"/>
        </w:rPr>
        <w:t xml:space="preserve"> </w:t>
      </w:r>
      <w:ins w:id="2926" w:author="Amy FRUCHTER" w:date="2023-04-14T18:30:00Z">
        <w:r w:rsidR="006A3D74">
          <w:rPr>
            <w:rStyle w:val="IntenseEmphasis"/>
            <w:i w:val="0"/>
            <w:iCs w:val="0"/>
            <w:color w:val="auto"/>
            <w:lang w:val="en-GB"/>
          </w:rPr>
          <w:t>OF DEBRIEF</w:t>
        </w:r>
      </w:ins>
    </w:p>
    <w:p w14:paraId="6223FB60" w14:textId="32E56366" w:rsidR="00C72525" w:rsidRPr="002E20A3" w:rsidRDefault="00C72525" w:rsidP="00C72525">
      <w:pPr>
        <w:jc w:val="both"/>
        <w:rPr>
          <w:rFonts w:cstheme="minorHAnsi"/>
          <w:lang w:val="en-GB"/>
        </w:rPr>
      </w:pPr>
      <w:r w:rsidRPr="002E20A3">
        <w:rPr>
          <w:rFonts w:cstheme="minorHAnsi"/>
          <w:lang w:val="en-GB"/>
        </w:rPr>
        <w:t xml:space="preserve">Once </w:t>
      </w:r>
      <w:ins w:id="2927" w:author="Author" w:date="2023-04-13T18:20:00Z">
        <w:r w:rsidR="00DC4F94">
          <w:rPr>
            <w:rFonts w:cstheme="minorHAnsi"/>
            <w:lang w:val="en-GB"/>
          </w:rPr>
          <w:t xml:space="preserve">the </w:t>
        </w:r>
      </w:ins>
      <w:r w:rsidRPr="002E20A3">
        <w:rPr>
          <w:rFonts w:cstheme="minorHAnsi"/>
          <w:lang w:val="en-GB"/>
        </w:rPr>
        <w:t xml:space="preserve">debrief is completed, respond to any outstanding questions raised by the participants. </w:t>
      </w:r>
    </w:p>
    <w:p w14:paraId="196F899D" w14:textId="486DF530" w:rsidR="00C72525" w:rsidRPr="002E20A3" w:rsidRDefault="00C72525" w:rsidP="00C72525">
      <w:pPr>
        <w:jc w:val="both"/>
        <w:rPr>
          <w:rFonts w:cstheme="minorHAnsi"/>
          <w:lang w:val="en-GB"/>
        </w:rPr>
      </w:pPr>
      <w:del w:id="2928" w:author="Author" w:date="2023-04-13T18:20:00Z">
        <w:r w:rsidRPr="002E20A3" w:rsidDel="00DC4F94">
          <w:rPr>
            <w:rFonts w:cstheme="minorHAnsi"/>
            <w:lang w:val="en-GB"/>
          </w:rPr>
          <w:delText xml:space="preserve">Mention </w:delText>
        </w:r>
      </w:del>
      <w:ins w:id="2929" w:author="Author" w:date="2023-04-13T18:20:00Z">
        <w:r w:rsidR="00DC4F94">
          <w:rPr>
            <w:rFonts w:cstheme="minorHAnsi"/>
            <w:lang w:val="en-GB"/>
          </w:rPr>
          <w:t>Inform the participants</w:t>
        </w:r>
        <w:r w:rsidR="00DC4F94" w:rsidRPr="0091723C">
          <w:rPr>
            <w:rFonts w:cstheme="minorHAnsi"/>
            <w:lang w:val="en-GB"/>
          </w:rPr>
          <w:t xml:space="preserve"> </w:t>
        </w:r>
      </w:ins>
      <w:r w:rsidRPr="002E20A3">
        <w:rPr>
          <w:rFonts w:cstheme="minorHAnsi"/>
          <w:lang w:val="en-GB"/>
        </w:rPr>
        <w:t xml:space="preserve">that the simulation exercise and debrief are now over. Invite participants to take a break (15 minutes), after which you will run through some of the key elements that were raised during the simulation exercise. </w:t>
      </w:r>
    </w:p>
    <w:p w14:paraId="66FF098D" w14:textId="77777777" w:rsidR="00C72525" w:rsidRPr="002E20A3" w:rsidRDefault="00C72525" w:rsidP="00C72525">
      <w:pPr>
        <w:jc w:val="both"/>
        <w:rPr>
          <w:rFonts w:cstheme="minorHAnsi"/>
          <w:b/>
          <w:bCs/>
          <w:lang w:val="en-GB"/>
        </w:rPr>
      </w:pPr>
    </w:p>
    <w:p w14:paraId="611E44EE" w14:textId="727163FE" w:rsidR="00C72525" w:rsidRPr="002E20A3" w:rsidRDefault="00C72525" w:rsidP="00C72525">
      <w:pPr>
        <w:jc w:val="both"/>
        <w:rPr>
          <w:rFonts w:cstheme="minorHAnsi"/>
          <w:b/>
          <w:bCs/>
          <w:lang w:val="en-GB"/>
        </w:rPr>
      </w:pPr>
      <w:r w:rsidRPr="002E20A3">
        <w:rPr>
          <w:rFonts w:cstheme="minorHAnsi"/>
          <w:b/>
          <w:bCs/>
          <w:lang w:val="en-GB"/>
        </w:rPr>
        <w:t xml:space="preserve">BREAK: 15 </w:t>
      </w:r>
      <w:ins w:id="2930" w:author="Author" w:date="2023-04-13T18:20:00Z">
        <w:r w:rsidR="00DC4F94">
          <w:rPr>
            <w:rFonts w:cstheme="minorHAnsi"/>
            <w:b/>
            <w:bCs/>
            <w:lang w:val="en-GB"/>
          </w:rPr>
          <w:t>minutes</w:t>
        </w:r>
      </w:ins>
      <w:del w:id="2931" w:author="Author" w:date="2023-04-13T18:20:00Z">
        <w:r w:rsidRPr="002E20A3" w:rsidDel="00DC4F94">
          <w:rPr>
            <w:rFonts w:cstheme="minorHAnsi"/>
            <w:b/>
            <w:bCs/>
            <w:lang w:val="en-GB"/>
          </w:rPr>
          <w:delText>MINUTES</w:delText>
        </w:r>
      </w:del>
    </w:p>
    <w:p w14:paraId="61474F14" w14:textId="77777777" w:rsidR="00C72525" w:rsidRPr="002E20A3" w:rsidRDefault="00C72525" w:rsidP="00C72525">
      <w:pPr>
        <w:jc w:val="both"/>
        <w:rPr>
          <w:rFonts w:cstheme="minorHAnsi"/>
          <w:lang w:val="en-GB"/>
        </w:rPr>
      </w:pPr>
    </w:p>
    <w:p w14:paraId="07B18C55" w14:textId="77777777" w:rsidR="00C72525" w:rsidRPr="002E20A3" w:rsidRDefault="00C72525" w:rsidP="00DC34BB">
      <w:pPr>
        <w:pStyle w:val="InSectionHeading1"/>
        <w:rPr>
          <w:rStyle w:val="IntenseEmphasis"/>
          <w:i w:val="0"/>
          <w:iCs w:val="0"/>
          <w:color w:val="auto"/>
          <w:lang w:val="en-GB"/>
        </w:rPr>
      </w:pPr>
      <w:r w:rsidRPr="002E20A3">
        <w:rPr>
          <w:rStyle w:val="IntenseEmphasis"/>
          <w:i w:val="0"/>
          <w:iCs w:val="0"/>
          <w:color w:val="auto"/>
          <w:lang w:val="en-GB"/>
        </w:rPr>
        <w:t>PRESENTATION</w:t>
      </w:r>
    </w:p>
    <w:p w14:paraId="7E3DBCF4" w14:textId="244436F1" w:rsidR="00ED38D0" w:rsidRPr="002E20A3" w:rsidRDefault="00ED38D0" w:rsidP="00ED38D0">
      <w:pPr>
        <w:jc w:val="both"/>
        <w:rPr>
          <w:rFonts w:cstheme="minorHAnsi"/>
          <w:lang w:val="en-GB"/>
        </w:rPr>
      </w:pPr>
      <w:r w:rsidRPr="002E20A3">
        <w:rPr>
          <w:rFonts w:cstheme="minorHAnsi"/>
          <w:lang w:val="en-GB"/>
        </w:rPr>
        <w:t xml:space="preserve">During the break, you are advised to </w:t>
      </w:r>
      <w:del w:id="2932" w:author="Author" w:date="2023-04-13T18:21:00Z">
        <w:r w:rsidRPr="002E20A3" w:rsidDel="00DC4F94">
          <w:rPr>
            <w:rFonts w:cstheme="minorHAnsi"/>
            <w:lang w:val="en-GB"/>
          </w:rPr>
          <w:delText>put up</w:delText>
        </w:r>
      </w:del>
      <w:ins w:id="2933" w:author="Author" w:date="2023-04-13T18:21:00Z">
        <w:r w:rsidR="00DC4F94">
          <w:rPr>
            <w:rFonts w:cstheme="minorHAnsi"/>
            <w:lang w:val="en-GB"/>
          </w:rPr>
          <w:t>display</w:t>
        </w:r>
      </w:ins>
      <w:r w:rsidRPr="002E20A3">
        <w:rPr>
          <w:rFonts w:cstheme="minorHAnsi"/>
          <w:lang w:val="en-GB"/>
        </w:rPr>
        <w:t xml:space="preserve"> PowerPoint </w:t>
      </w:r>
      <w:del w:id="2934" w:author="Author" w:date="2023-04-13T18:21:00Z">
        <w:r w:rsidRPr="002E20A3" w:rsidDel="00DC4F94">
          <w:rPr>
            <w:rFonts w:cstheme="minorHAnsi"/>
            <w:lang w:val="en-GB"/>
          </w:rPr>
          <w:delText>P</w:delText>
        </w:r>
      </w:del>
      <w:ins w:id="2935" w:author="Author" w:date="2023-04-13T18:21:00Z">
        <w:r w:rsidR="00DC4F94">
          <w:rPr>
            <w:rFonts w:cstheme="minorHAnsi"/>
            <w:lang w:val="en-GB"/>
          </w:rPr>
          <w:t>p</w:t>
        </w:r>
      </w:ins>
      <w:r w:rsidRPr="002E20A3">
        <w:rPr>
          <w:rFonts w:cstheme="minorHAnsi"/>
          <w:lang w:val="en-GB"/>
        </w:rPr>
        <w:t xml:space="preserve">resentation </w:t>
      </w:r>
      <w:r w:rsidR="009B4EE3" w:rsidRPr="002E20A3">
        <w:rPr>
          <w:rFonts w:cstheme="minorHAnsi"/>
          <w:lang w:val="en-GB"/>
        </w:rPr>
        <w:t>1.1</w:t>
      </w:r>
      <w:r w:rsidR="00C72525" w:rsidRPr="002E20A3">
        <w:rPr>
          <w:rFonts w:cstheme="minorHAnsi"/>
          <w:lang w:val="en-GB"/>
        </w:rPr>
        <w:t xml:space="preserve"> (</w:t>
      </w:r>
      <w:r w:rsidR="00AB6F40" w:rsidRPr="002E20A3">
        <w:rPr>
          <w:rFonts w:cstheme="minorHAnsi"/>
          <w:lang w:val="en-GB"/>
        </w:rPr>
        <w:t>Integrating</w:t>
      </w:r>
      <w:r w:rsidR="00EA794A" w:rsidRPr="002E20A3">
        <w:rPr>
          <w:rFonts w:cstheme="minorHAnsi"/>
          <w:lang w:val="en-GB"/>
        </w:rPr>
        <w:t xml:space="preserve"> gender into </w:t>
      </w:r>
      <w:r w:rsidR="00AB6F40" w:rsidRPr="002E20A3">
        <w:rPr>
          <w:rFonts w:cstheme="minorHAnsi"/>
          <w:lang w:val="en-GB"/>
        </w:rPr>
        <w:t xml:space="preserve">the work of the </w:t>
      </w:r>
      <w:r w:rsidR="00EA794A" w:rsidRPr="002E20A3">
        <w:rPr>
          <w:rFonts w:cstheme="minorHAnsi"/>
          <w:lang w:val="en-GB"/>
        </w:rPr>
        <w:t>military</w:t>
      </w:r>
      <w:r w:rsidR="00C72525" w:rsidRPr="002E20A3">
        <w:rPr>
          <w:rFonts w:cstheme="minorHAnsi"/>
          <w:lang w:val="en-GB"/>
        </w:rPr>
        <w:t xml:space="preserve">) </w:t>
      </w:r>
      <w:r w:rsidRPr="002E20A3">
        <w:rPr>
          <w:rFonts w:cstheme="minorHAnsi"/>
          <w:lang w:val="en-GB"/>
        </w:rPr>
        <w:t>on the screen</w:t>
      </w:r>
      <w:r w:rsidR="00C72525" w:rsidRPr="002E20A3">
        <w:rPr>
          <w:rFonts w:cstheme="minorHAnsi"/>
          <w:lang w:val="en-GB"/>
        </w:rPr>
        <w:t xml:space="preserve">. </w:t>
      </w:r>
    </w:p>
    <w:p w14:paraId="41615918" w14:textId="62DB98D7" w:rsidR="00C72525" w:rsidRPr="002E20A3" w:rsidRDefault="00861DBC" w:rsidP="00AD1220">
      <w:pPr>
        <w:jc w:val="both"/>
        <w:rPr>
          <w:rFonts w:cstheme="minorHAnsi"/>
          <w:lang w:val="en-GB"/>
        </w:rPr>
      </w:pPr>
      <w:r w:rsidRPr="002E20A3">
        <w:rPr>
          <w:rFonts w:cstheme="minorHAnsi"/>
          <w:lang w:val="en-GB"/>
        </w:rPr>
        <w:t>When participants are back from their break</w:t>
      </w:r>
      <w:r w:rsidR="00ED38D0" w:rsidRPr="002E20A3">
        <w:rPr>
          <w:rFonts w:cstheme="minorHAnsi"/>
          <w:lang w:val="en-GB"/>
        </w:rPr>
        <w:t xml:space="preserve">, go through the PowerPoint </w:t>
      </w:r>
      <w:del w:id="2936" w:author="Author" w:date="2023-04-13T18:21:00Z">
        <w:r w:rsidR="00ED38D0" w:rsidRPr="002E20A3" w:rsidDel="00DC4F94">
          <w:rPr>
            <w:rFonts w:cstheme="minorHAnsi"/>
            <w:lang w:val="en-GB"/>
          </w:rPr>
          <w:delText>P</w:delText>
        </w:r>
      </w:del>
      <w:ins w:id="2937" w:author="Author" w:date="2023-04-13T18:21:00Z">
        <w:r w:rsidR="00DC4F94">
          <w:rPr>
            <w:rFonts w:cstheme="minorHAnsi"/>
            <w:lang w:val="en-GB"/>
          </w:rPr>
          <w:t>p</w:t>
        </w:r>
      </w:ins>
      <w:r w:rsidR="00ED38D0" w:rsidRPr="002E20A3">
        <w:rPr>
          <w:rFonts w:cstheme="minorHAnsi"/>
          <w:lang w:val="en-GB"/>
        </w:rPr>
        <w:t>resentation</w:t>
      </w:r>
      <w:r w:rsidR="00C23F0A" w:rsidRPr="002E20A3">
        <w:rPr>
          <w:rFonts w:cstheme="minorHAnsi"/>
          <w:lang w:val="en-GB"/>
        </w:rPr>
        <w:t xml:space="preserve"> with participants</w:t>
      </w:r>
      <w:r w:rsidR="008C644A" w:rsidRPr="002E20A3">
        <w:rPr>
          <w:rFonts w:cstheme="minorHAnsi"/>
          <w:lang w:val="en-GB"/>
        </w:rPr>
        <w:t>.</w:t>
      </w:r>
      <w:r w:rsidR="00ED38D0" w:rsidRPr="002E20A3">
        <w:rPr>
          <w:rFonts w:cstheme="minorHAnsi"/>
          <w:lang w:val="en-GB"/>
        </w:rPr>
        <w:t xml:space="preserve"> </w:t>
      </w:r>
      <w:r w:rsidR="00C72525" w:rsidRPr="002E20A3">
        <w:rPr>
          <w:rFonts w:cstheme="minorHAnsi"/>
          <w:lang w:val="en-GB"/>
        </w:rPr>
        <w:t xml:space="preserve">Talking points are included in the notes pages of each slide and can be used as a guide. Make sure to draw from the simulation exercise that was just completed. Remember to also encourage participants to share their personal experiences on the topic. </w:t>
      </w:r>
    </w:p>
    <w:p w14:paraId="7A4000BC" w14:textId="75E26108" w:rsidR="00C72525" w:rsidRPr="002E20A3" w:rsidRDefault="00C72525" w:rsidP="00C72525">
      <w:pPr>
        <w:jc w:val="both"/>
        <w:rPr>
          <w:rFonts w:cstheme="minorHAnsi"/>
          <w:lang w:val="en-GB"/>
        </w:rPr>
      </w:pPr>
      <w:r w:rsidRPr="002E20A3">
        <w:rPr>
          <w:rFonts w:cstheme="minorHAnsi"/>
          <w:lang w:val="en-GB"/>
        </w:rPr>
        <w:t xml:space="preserve">Conclude </w:t>
      </w:r>
      <w:ins w:id="2938" w:author="Author" w:date="2023-04-13T18:21:00Z">
        <w:r w:rsidR="00DC4F94">
          <w:rPr>
            <w:rFonts w:cstheme="minorHAnsi"/>
            <w:lang w:val="en-GB"/>
          </w:rPr>
          <w:t xml:space="preserve">the </w:t>
        </w:r>
      </w:ins>
      <w:r w:rsidRPr="002E20A3">
        <w:rPr>
          <w:rFonts w:cstheme="minorHAnsi"/>
          <w:lang w:val="en-GB"/>
        </w:rPr>
        <w:t xml:space="preserve">presentation with </w:t>
      </w:r>
      <w:ins w:id="2939" w:author="Author" w:date="2023-04-13T18:21:00Z">
        <w:r w:rsidR="00DC4F94">
          <w:rPr>
            <w:rFonts w:cstheme="minorHAnsi"/>
            <w:lang w:val="en-GB"/>
          </w:rPr>
          <w:t xml:space="preserve">the </w:t>
        </w:r>
      </w:ins>
      <w:r w:rsidRPr="002E20A3">
        <w:rPr>
          <w:rFonts w:cstheme="minorHAnsi"/>
          <w:lang w:val="en-GB"/>
        </w:rPr>
        <w:t xml:space="preserve">“Remember!” slide. Respond to any outstanding questions. </w:t>
      </w:r>
    </w:p>
    <w:p w14:paraId="046913DA" w14:textId="77777777" w:rsidR="00C72525" w:rsidRPr="002E20A3" w:rsidRDefault="00C72525" w:rsidP="00C72525">
      <w:pPr>
        <w:jc w:val="both"/>
        <w:rPr>
          <w:rFonts w:cstheme="minorHAnsi"/>
          <w:lang w:val="en-GB"/>
        </w:rPr>
      </w:pPr>
    </w:p>
    <w:p w14:paraId="4E2B46DF" w14:textId="7E3B56AD" w:rsidR="00C72525" w:rsidRPr="002E20A3" w:rsidRDefault="00C72525" w:rsidP="00C72525">
      <w:pPr>
        <w:jc w:val="both"/>
        <w:rPr>
          <w:rFonts w:cstheme="minorHAnsi"/>
          <w:lang w:val="en-GB"/>
        </w:rPr>
      </w:pPr>
      <w:r w:rsidRPr="002E20A3">
        <w:rPr>
          <w:rFonts w:cstheme="minorHAnsi"/>
          <w:b/>
          <w:bCs/>
          <w:noProof/>
          <w:lang w:val="en-GB"/>
        </w:rPr>
        <w:drawing>
          <wp:anchor distT="0" distB="0" distL="114300" distR="114300" simplePos="0" relativeHeight="251658254" behindDoc="0" locked="0" layoutInCell="1" allowOverlap="1" wp14:anchorId="6A3DCE7E" wp14:editId="6027B7F9">
            <wp:simplePos x="0" y="0"/>
            <wp:positionH relativeFrom="column">
              <wp:posOffset>-546100</wp:posOffset>
            </wp:positionH>
            <wp:positionV relativeFrom="paragraph">
              <wp:posOffset>56515</wp:posOffset>
            </wp:positionV>
            <wp:extent cx="336550" cy="329682"/>
            <wp:effectExtent l="0" t="0" r="635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0247" t="41936" r="8951" b="39252"/>
                    <a:stretch/>
                  </pic:blipFill>
                  <pic:spPr bwMode="auto">
                    <a:xfrm>
                      <a:off x="0" y="0"/>
                      <a:ext cx="336550" cy="3296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20A3">
        <w:rPr>
          <w:rFonts w:cstheme="minorHAnsi"/>
          <w:b/>
          <w:bCs/>
          <w:lang w:val="en-GB"/>
        </w:rPr>
        <w:t>Note!</w:t>
      </w:r>
      <w:r w:rsidRPr="002E20A3">
        <w:rPr>
          <w:rFonts w:cstheme="minorHAnsi"/>
          <w:lang w:val="en-GB"/>
        </w:rPr>
        <w:t xml:space="preserve"> If you do not have sufficient time to respond to a question, or if you feel that it is better dealt with at another time, write down the question on a </w:t>
      </w:r>
      <w:del w:id="2940" w:author="Amy FRUCHTER" w:date="2023-04-14T12:40:00Z">
        <w:r w:rsidRPr="002E20A3" w:rsidDel="00D462A2">
          <w:rPr>
            <w:rFonts w:cstheme="minorHAnsi"/>
            <w:lang w:val="en-GB"/>
          </w:rPr>
          <w:delText>flipchart</w:delText>
        </w:r>
      </w:del>
      <w:ins w:id="2941" w:author="Amy FRUCHTER" w:date="2023-04-14T12:40:00Z">
        <w:r w:rsidR="00D462A2">
          <w:rPr>
            <w:rFonts w:cstheme="minorHAnsi"/>
            <w:lang w:val="en-GB"/>
          </w:rPr>
          <w:t>flip chart</w:t>
        </w:r>
      </w:ins>
      <w:r w:rsidRPr="002E20A3">
        <w:rPr>
          <w:rFonts w:cstheme="minorHAnsi"/>
          <w:lang w:val="en-GB"/>
        </w:rPr>
        <w:t xml:space="preserve"> and explain to participants that you will revisit the question at a later stage. </w:t>
      </w:r>
    </w:p>
    <w:p w14:paraId="6D4AA716" w14:textId="77777777" w:rsidR="00C72525" w:rsidRPr="002E20A3" w:rsidRDefault="00C72525" w:rsidP="00C72525">
      <w:pPr>
        <w:jc w:val="both"/>
        <w:rPr>
          <w:rFonts w:cstheme="minorHAnsi"/>
          <w:lang w:val="en-GB"/>
        </w:rPr>
      </w:pPr>
    </w:p>
    <w:p w14:paraId="63F8DB2B" w14:textId="77777777" w:rsidR="00C72525" w:rsidRPr="002E20A3" w:rsidRDefault="00C72525" w:rsidP="00C72525">
      <w:pPr>
        <w:jc w:val="both"/>
        <w:rPr>
          <w:rFonts w:cstheme="minorHAnsi"/>
          <w:lang w:val="en-GB"/>
        </w:rPr>
      </w:pPr>
    </w:p>
    <w:p w14:paraId="5CFCFB47" w14:textId="77777777" w:rsidR="00C72525" w:rsidRPr="002E20A3" w:rsidRDefault="00C72525" w:rsidP="00C72525">
      <w:pPr>
        <w:jc w:val="both"/>
        <w:rPr>
          <w:rFonts w:cstheme="minorHAnsi"/>
          <w:lang w:val="en-GB"/>
        </w:rPr>
      </w:pPr>
    </w:p>
    <w:p w14:paraId="72BDE86B" w14:textId="77777777" w:rsidR="00BA3353" w:rsidRPr="002E20A3" w:rsidRDefault="00BA3353">
      <w:pPr>
        <w:rPr>
          <w:rFonts w:asciiTheme="majorHAnsi" w:eastAsiaTheme="majorEastAsia" w:hAnsiTheme="majorHAnsi" w:cstheme="majorBidi"/>
          <w:color w:val="1F3763" w:themeColor="accent1" w:themeShade="7F"/>
          <w:sz w:val="24"/>
          <w:szCs w:val="24"/>
          <w:lang w:val="en-GB"/>
        </w:rPr>
      </w:pPr>
      <w:r w:rsidRPr="002E20A3">
        <w:rPr>
          <w:lang w:val="en-GB"/>
        </w:rPr>
        <w:br w:type="page"/>
      </w:r>
    </w:p>
    <w:p w14:paraId="7040B9E4" w14:textId="772C1F69" w:rsidR="00C72525" w:rsidRPr="002E20A3" w:rsidRDefault="00C72525" w:rsidP="00DC34BB">
      <w:pPr>
        <w:pStyle w:val="Heading3"/>
        <w:rPr>
          <w:lang w:val="en-GB"/>
        </w:rPr>
      </w:pPr>
      <w:commentRangeStart w:id="2942"/>
      <w:r w:rsidRPr="002E20A3">
        <w:rPr>
          <w:noProof/>
          <w:lang w:val="en-GB"/>
        </w:rPr>
        <w:lastRenderedPageBreak/>
        <mc:AlternateContent>
          <mc:Choice Requires="wps">
            <w:drawing>
              <wp:anchor distT="0" distB="0" distL="114300" distR="114300" simplePos="0" relativeHeight="251658255" behindDoc="0" locked="0" layoutInCell="1" allowOverlap="1" wp14:anchorId="6EC9C37D" wp14:editId="4D5D922A">
                <wp:simplePos x="0" y="0"/>
                <wp:positionH relativeFrom="margin">
                  <wp:posOffset>5211804</wp:posOffset>
                </wp:positionH>
                <wp:positionV relativeFrom="paragraph">
                  <wp:posOffset>-589887</wp:posOffset>
                </wp:positionV>
                <wp:extent cx="1123950" cy="1155700"/>
                <wp:effectExtent l="19050" t="19050" r="38100" b="44450"/>
                <wp:wrapNone/>
                <wp:docPr id="11" name="Étoile : 6 branches 11"/>
                <wp:cNvGraphicFramePr/>
                <a:graphic xmlns:a="http://schemas.openxmlformats.org/drawingml/2006/main">
                  <a:graphicData uri="http://schemas.microsoft.com/office/word/2010/wordprocessingShape">
                    <wps:wsp>
                      <wps:cNvSpPr/>
                      <wps:spPr>
                        <a:xfrm>
                          <a:off x="0" y="0"/>
                          <a:ext cx="1123950" cy="1155700"/>
                        </a:xfrm>
                        <a:prstGeom prst="star6">
                          <a:avLst/>
                        </a:prstGeom>
                        <a:solidFill>
                          <a:schemeClr val="accent5"/>
                        </a:solidFill>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8C82AC" w14:textId="77777777" w:rsidR="00C72525" w:rsidRPr="003C7AFB" w:rsidRDefault="00C72525" w:rsidP="00C72525">
                            <w:pPr>
                              <w:jc w:val="center"/>
                              <w:rPr>
                                <w:b/>
                                <w:bCs/>
                              </w:rPr>
                            </w:pPr>
                            <w:r>
                              <w:rPr>
                                <w:b/>
                                <w:bCs/>
                              </w:rPr>
                              <w:t>PRINT</w:t>
                            </w:r>
                            <w:r w:rsidRPr="003C7AFB">
                              <w:rPr>
                                <w:b/>
                                <w:bCs/>
                              </w:rPr>
                              <w:t xml:space="preserve"> AND CUT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C37D" id="Étoile : 6 branches 11" o:spid="_x0000_s1028" style="position:absolute;margin-left:410.4pt;margin-top:-46.45pt;width:88.5pt;height:91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23950,1155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" adj="-11796480,,5400" path="m,288925r374647,-5l561975,,749303,288920r374647,5l936631,577850r187319,288925l749303,866780,561975,1155700,374647,866780,,866775,187319,577850,,288925xe" fillcolor="#5b9bd5 [3208]" strokecolor="#1f3763 [1604]" strokeweight="1pt">
                <v:stroke joinstyle="miter"/>
                <v:formulas/>
                <v:path arrowok="t" o:connecttype="custom" o:connectlocs="0,288925;374647,288920;561975,0;749303,288920;1123950,288925;936631,577850;1123950,866775;749303,866780;561975,1155700;374647,866780;0,866775;187319,577850;0,288925" o:connectangles="0,0,0,0,0,0,0,0,0,0,0,0,0" textboxrect="0,0,1123950,1155700"/>
                <v:textbox>
                  <w:txbxContent>
                    <w:p w14:paraId="108C82AC" w14:textId="77777777" w:rsidR="00C72525" w:rsidRPr="003C7AFB" w:rsidRDefault="00C72525" w:rsidP="00C72525">
                      <w:pPr>
                        <w:jc w:val="center"/>
                        <w:rPr>
                          <w:b/>
                          <w:bCs/>
                        </w:rPr>
                      </w:pPr>
                      <w:r>
                        <w:rPr>
                          <w:b/>
                          <w:bCs/>
                        </w:rPr>
                        <w:t>PRINT</w:t>
                      </w:r>
                      <w:r w:rsidRPr="003C7AFB">
                        <w:rPr>
                          <w:b/>
                          <w:bCs/>
                        </w:rPr>
                        <w:t xml:space="preserve"> AND CUT</w:t>
                      </w:r>
                    </w:p>
                  </w:txbxContent>
                </v:textbox>
                <w10:wrap anchorx="margin"/>
              </v:shape>
            </w:pict>
          </mc:Fallback>
        </mc:AlternateContent>
      </w:r>
      <w:r w:rsidRPr="002E20A3">
        <w:rPr>
          <w:lang w:val="en-GB"/>
        </w:rPr>
        <w:t xml:space="preserve">INJECTS </w:t>
      </w:r>
      <w:commentRangeEnd w:id="2942"/>
      <w:r w:rsidR="00303D2C">
        <w:rPr>
          <w:rStyle w:val="CommentReference"/>
          <w:rFonts w:asciiTheme="minorHAnsi" w:eastAsiaTheme="minorHAnsi" w:hAnsiTheme="minorHAnsi" w:cstheme="minorBidi"/>
          <w:color w:val="auto"/>
        </w:rPr>
        <w:commentReference w:id="2942"/>
      </w:r>
    </w:p>
    <w:p w14:paraId="7E285DA1" w14:textId="77777777" w:rsidR="00C72525" w:rsidRPr="002E20A3" w:rsidRDefault="00C72525" w:rsidP="00C72525">
      <w:pPr>
        <w:rPr>
          <w:rFonts w:cstheme="minorHAnsi"/>
          <w:lang w:val="en-GB"/>
        </w:rPr>
      </w:pPr>
    </w:p>
    <w:tbl>
      <w:tblPr>
        <w:tblStyle w:val="GridTable4-Accent1"/>
        <w:tblW w:w="8566" w:type="dxa"/>
        <w:tblLook w:val="04A0" w:firstRow="1" w:lastRow="0" w:firstColumn="1" w:lastColumn="0" w:noHBand="0" w:noVBand="1"/>
      </w:tblPr>
      <w:tblGrid>
        <w:gridCol w:w="1843"/>
        <w:gridCol w:w="6723"/>
      </w:tblGrid>
      <w:tr w:rsidR="00C72525" w:rsidRPr="002E20A3" w14:paraId="63549F1A" w14:textId="77777777" w:rsidTr="001B7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D9CE8CA" w14:textId="77777777" w:rsidR="00C72525" w:rsidRPr="002E20A3" w:rsidRDefault="00C72525" w:rsidP="001B74C7">
            <w:pPr>
              <w:jc w:val="both"/>
              <w:rPr>
                <w:rFonts w:cstheme="minorHAnsi"/>
                <w:lang w:val="en-GB"/>
              </w:rPr>
            </w:pPr>
          </w:p>
        </w:tc>
        <w:tc>
          <w:tcPr>
            <w:tcW w:w="6723" w:type="dxa"/>
          </w:tcPr>
          <w:p w14:paraId="379B7E9A" w14:textId="77777777" w:rsidR="00C72525" w:rsidRPr="002E20A3" w:rsidRDefault="00C72525" w:rsidP="001B74C7">
            <w:pPr>
              <w:jc w:val="both"/>
              <w:cnfStyle w:val="100000000000" w:firstRow="1" w:lastRow="0" w:firstColumn="0" w:lastColumn="0" w:oddVBand="0" w:evenVBand="0" w:oddHBand="0" w:evenHBand="0" w:firstRowFirstColumn="0" w:firstRowLastColumn="0" w:lastRowFirstColumn="0" w:lastRowLastColumn="0"/>
              <w:rPr>
                <w:rFonts w:cstheme="minorHAnsi"/>
                <w:lang w:val="en-GB"/>
              </w:rPr>
            </w:pPr>
          </w:p>
        </w:tc>
      </w:tr>
      <w:tr w:rsidR="00C72525" w:rsidRPr="001F1452" w14:paraId="7FAE4E8F"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0689B63" w14:textId="77777777" w:rsidR="00C72525" w:rsidRPr="002E20A3" w:rsidRDefault="00C72525" w:rsidP="001B74C7">
            <w:pPr>
              <w:jc w:val="both"/>
              <w:rPr>
                <w:rFonts w:cstheme="minorHAnsi"/>
                <w:lang w:val="en-GB"/>
              </w:rPr>
            </w:pPr>
            <w:r w:rsidRPr="002E20A3">
              <w:rPr>
                <w:rFonts w:cstheme="minorHAnsi"/>
                <w:lang w:val="en-GB"/>
              </w:rPr>
              <w:t>INJECT 1</w:t>
            </w:r>
          </w:p>
        </w:tc>
        <w:tc>
          <w:tcPr>
            <w:tcW w:w="6723" w:type="dxa"/>
          </w:tcPr>
          <w:p w14:paraId="081DF0DF" w14:textId="07C6C45F"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del w:id="2943" w:author="Author" w:date="2023-04-13T18:23:00Z">
              <w:r w:rsidRPr="002E20A3" w:rsidDel="00BF0B31">
                <w:rPr>
                  <w:rFonts w:cstheme="minorHAnsi"/>
                  <w:lang w:val="en-GB"/>
                </w:rPr>
                <w:delText>An</w:delText>
              </w:r>
            </w:del>
            <w:ins w:id="2944" w:author="Author" w:date="2023-04-13T18:23:00Z">
              <w:r w:rsidR="00BF0B31">
                <w:rPr>
                  <w:rFonts w:cstheme="minorHAnsi"/>
                  <w:lang w:val="en-GB"/>
                </w:rPr>
                <w:t>The</w:t>
              </w:r>
            </w:ins>
            <w:r w:rsidRPr="002E20A3">
              <w:rPr>
                <w:rFonts w:cstheme="minorHAnsi"/>
                <w:lang w:val="en-GB"/>
              </w:rPr>
              <w:t xml:space="preserve"> </w:t>
            </w:r>
            <w:del w:id="2945" w:author="Author" w:date="2023-04-13T18:23:00Z">
              <w:r w:rsidRPr="002E20A3" w:rsidDel="00BF0B31">
                <w:rPr>
                  <w:rFonts w:cstheme="minorHAnsi"/>
                  <w:lang w:val="en-GB"/>
                </w:rPr>
                <w:delText>a</w:delText>
              </w:r>
            </w:del>
            <w:ins w:id="2946" w:author="Author" w:date="2023-04-13T18:23:00Z">
              <w:r w:rsidR="00BF0B31">
                <w:rPr>
                  <w:rFonts w:cstheme="minorHAnsi"/>
                  <w:lang w:val="en-GB"/>
                </w:rPr>
                <w:t>A</w:t>
              </w:r>
            </w:ins>
            <w:r w:rsidRPr="002E20A3">
              <w:rPr>
                <w:rFonts w:cstheme="minorHAnsi"/>
                <w:lang w:val="en-GB"/>
              </w:rPr>
              <w:t xml:space="preserve">ssociation of </w:t>
            </w:r>
            <w:del w:id="2947" w:author="Author" w:date="2023-04-13T18:23:00Z">
              <w:r w:rsidRPr="002E20A3" w:rsidDel="00BF0B31">
                <w:rPr>
                  <w:rFonts w:cstheme="minorHAnsi"/>
                  <w:lang w:val="en-GB"/>
                </w:rPr>
                <w:delText>f</w:delText>
              </w:r>
            </w:del>
            <w:ins w:id="2948" w:author="Author" w:date="2023-04-13T18:23:00Z">
              <w:r w:rsidR="00BF0B31">
                <w:rPr>
                  <w:rFonts w:cstheme="minorHAnsi"/>
                  <w:lang w:val="en-GB"/>
                </w:rPr>
                <w:t>F</w:t>
              </w:r>
            </w:ins>
            <w:r w:rsidRPr="002E20A3">
              <w:rPr>
                <w:rFonts w:cstheme="minorHAnsi"/>
                <w:lang w:val="en-GB"/>
              </w:rPr>
              <w:t xml:space="preserve">emale </w:t>
            </w:r>
            <w:del w:id="2949" w:author="Author" w:date="2023-04-13T18:23:00Z">
              <w:r w:rsidRPr="002E20A3" w:rsidDel="00BF0B31">
                <w:rPr>
                  <w:rFonts w:cstheme="minorHAnsi"/>
                  <w:lang w:val="en-GB"/>
                </w:rPr>
                <w:delText>e</w:delText>
              </w:r>
            </w:del>
            <w:ins w:id="2950" w:author="Author" w:date="2023-04-13T18:23:00Z">
              <w:r w:rsidR="00BF0B31">
                <w:rPr>
                  <w:rFonts w:cstheme="minorHAnsi"/>
                  <w:lang w:val="en-GB"/>
                </w:rPr>
                <w:t>E</w:t>
              </w:r>
            </w:ins>
            <w:r w:rsidRPr="002E20A3">
              <w:rPr>
                <w:rFonts w:cstheme="minorHAnsi"/>
                <w:lang w:val="en-GB"/>
              </w:rPr>
              <w:t xml:space="preserve">ntrepreneurs has been conducting informal negotiations with leaders of both ethnic groups. </w:t>
            </w:r>
          </w:p>
        </w:tc>
      </w:tr>
      <w:tr w:rsidR="00C72525" w:rsidRPr="001F1452" w14:paraId="123C9C1E" w14:textId="77777777" w:rsidTr="001B74C7">
        <w:tc>
          <w:tcPr>
            <w:cnfStyle w:val="001000000000" w:firstRow="0" w:lastRow="0" w:firstColumn="1" w:lastColumn="0" w:oddVBand="0" w:evenVBand="0" w:oddHBand="0" w:evenHBand="0" w:firstRowFirstColumn="0" w:firstRowLastColumn="0" w:lastRowFirstColumn="0" w:lastRowLastColumn="0"/>
            <w:tcW w:w="1843" w:type="dxa"/>
          </w:tcPr>
          <w:p w14:paraId="5D08C2F4" w14:textId="77777777" w:rsidR="00C72525" w:rsidRPr="002E20A3" w:rsidRDefault="00C72525" w:rsidP="001B74C7">
            <w:pPr>
              <w:jc w:val="both"/>
              <w:rPr>
                <w:rFonts w:cstheme="minorHAnsi"/>
                <w:lang w:val="en-GB"/>
              </w:rPr>
            </w:pPr>
            <w:r w:rsidRPr="002E20A3">
              <w:rPr>
                <w:rFonts w:cstheme="minorHAnsi"/>
                <w:lang w:val="en-GB"/>
              </w:rPr>
              <w:t>INJECT 2</w:t>
            </w:r>
          </w:p>
        </w:tc>
        <w:tc>
          <w:tcPr>
            <w:tcW w:w="6723" w:type="dxa"/>
          </w:tcPr>
          <w:p w14:paraId="342BDFFC" w14:textId="74E1F11B" w:rsidR="00C72525" w:rsidRPr="002E20A3" w:rsidRDefault="00C72525" w:rsidP="001B74C7">
            <w:pPr>
              <w:jc w:val="both"/>
              <w:cnfStyle w:val="000000000000" w:firstRow="0" w:lastRow="0" w:firstColumn="0" w:lastColumn="0" w:oddVBand="0" w:evenVBand="0" w:oddHBand="0" w:evenHBand="0" w:firstRowFirstColumn="0" w:firstRowLastColumn="0" w:lastRowFirstColumn="0" w:lastRowLastColumn="0"/>
              <w:rPr>
                <w:rFonts w:cstheme="minorHAnsi"/>
                <w:lang w:val="en-GB"/>
              </w:rPr>
            </w:pPr>
            <w:r w:rsidRPr="002E20A3">
              <w:rPr>
                <w:rFonts w:cstheme="minorHAnsi"/>
                <w:lang w:val="en-GB"/>
              </w:rPr>
              <w:t xml:space="preserve">The leader of the Parti </w:t>
            </w:r>
            <w:del w:id="2951" w:author="Author" w:date="2023-04-12T11:00:00Z">
              <w:r w:rsidRPr="002E20A3" w:rsidDel="00BD7CDA">
                <w:rPr>
                  <w:rFonts w:cstheme="minorHAnsi"/>
                  <w:lang w:val="en-GB"/>
                </w:rPr>
                <w:delText>D</w:delText>
              </w:r>
            </w:del>
            <w:ins w:id="2952" w:author="Author" w:date="2023-04-12T11:00:00Z">
              <w:r w:rsidR="00BD7CDA">
                <w:rPr>
                  <w:rFonts w:cstheme="minorHAnsi"/>
                  <w:lang w:val="en-GB"/>
                </w:rPr>
                <w:t>d</w:t>
              </w:r>
            </w:ins>
            <w:r w:rsidRPr="002E20A3">
              <w:rPr>
                <w:rFonts w:cstheme="minorHAnsi"/>
                <w:lang w:val="en-GB"/>
              </w:rPr>
              <w:t>émocratique du Carana (PDC) who visited C</w:t>
            </w:r>
            <w:ins w:id="2953" w:author="Author" w:date="2023-04-13T18:22:00Z">
              <w:r w:rsidR="00303D2C">
                <w:rPr>
                  <w:rFonts w:cstheme="minorHAnsi"/>
                  <w:lang w:val="en-GB"/>
                </w:rPr>
                <w:t>orma</w:t>
              </w:r>
            </w:ins>
            <w:del w:id="2954" w:author="Author" w:date="2023-04-13T18:22:00Z">
              <w:r w:rsidRPr="002E20A3" w:rsidDel="00303D2C">
                <w:rPr>
                  <w:rFonts w:cstheme="minorHAnsi"/>
                  <w:lang w:val="en-GB"/>
                </w:rPr>
                <w:delText>ORMA</w:delText>
              </w:r>
            </w:del>
            <w:r w:rsidRPr="002E20A3">
              <w:rPr>
                <w:rFonts w:cstheme="minorHAnsi"/>
                <w:lang w:val="en-GB"/>
              </w:rPr>
              <w:t xml:space="preserve"> has just made a public announcement that he will be running for the presidential elections scheduled for the following year.</w:t>
            </w:r>
          </w:p>
        </w:tc>
      </w:tr>
      <w:tr w:rsidR="00C72525" w:rsidRPr="001F1452" w14:paraId="746B2090" w14:textId="77777777" w:rsidTr="001B7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A3DEF02" w14:textId="77777777" w:rsidR="00C72525" w:rsidRPr="002E20A3" w:rsidRDefault="00C72525" w:rsidP="001B74C7">
            <w:pPr>
              <w:jc w:val="both"/>
              <w:rPr>
                <w:rFonts w:cstheme="minorHAnsi"/>
                <w:b w:val="0"/>
                <w:bCs w:val="0"/>
                <w:lang w:val="en-GB"/>
              </w:rPr>
            </w:pPr>
            <w:r w:rsidRPr="002E20A3">
              <w:rPr>
                <w:rFonts w:cstheme="minorHAnsi"/>
                <w:lang w:val="en-GB"/>
              </w:rPr>
              <w:t>INJECT 3</w:t>
            </w:r>
          </w:p>
          <w:p w14:paraId="7506FDD5" w14:textId="77777777" w:rsidR="00C72525" w:rsidRPr="002E20A3" w:rsidRDefault="00C72525" w:rsidP="001B74C7">
            <w:pPr>
              <w:jc w:val="both"/>
              <w:rPr>
                <w:rFonts w:cstheme="minorHAnsi"/>
                <w:lang w:val="en-GB"/>
              </w:rPr>
            </w:pPr>
          </w:p>
        </w:tc>
        <w:tc>
          <w:tcPr>
            <w:tcW w:w="6723" w:type="dxa"/>
          </w:tcPr>
          <w:p w14:paraId="2844D9FA" w14:textId="60BD80E6" w:rsidR="00C72525" w:rsidRPr="002E20A3" w:rsidRDefault="00C72525" w:rsidP="001B74C7">
            <w:pPr>
              <w:jc w:val="both"/>
              <w:cnfStyle w:val="000000100000" w:firstRow="0" w:lastRow="0" w:firstColumn="0" w:lastColumn="0" w:oddVBand="0" w:evenVBand="0" w:oddHBand="1" w:evenHBand="0" w:firstRowFirstColumn="0" w:firstRowLastColumn="0" w:lastRowFirstColumn="0" w:lastRowLastColumn="0"/>
              <w:rPr>
                <w:rFonts w:cstheme="minorHAnsi"/>
                <w:lang w:val="en-GB"/>
              </w:rPr>
            </w:pPr>
            <w:r w:rsidRPr="002E20A3">
              <w:rPr>
                <w:rFonts w:cstheme="minorHAnsi"/>
                <w:lang w:val="en-GB"/>
              </w:rPr>
              <w:t>The local radio has been transmitting information of an imminent attack against the Tatsis during their annual Kabaya festival</w:t>
            </w:r>
            <w:ins w:id="2955" w:author="Author" w:date="2023-04-13T18:22:00Z">
              <w:r w:rsidR="00303D2C">
                <w:rPr>
                  <w:rFonts w:cstheme="minorHAnsi"/>
                  <w:lang w:val="en-GB"/>
                </w:rPr>
                <w:t>,</w:t>
              </w:r>
            </w:ins>
            <w:r w:rsidRPr="002E20A3">
              <w:rPr>
                <w:rFonts w:cstheme="minorHAnsi"/>
                <w:lang w:val="en-GB"/>
              </w:rPr>
              <w:t xml:space="preserve"> scheduled to take place in a week. </w:t>
            </w:r>
          </w:p>
        </w:tc>
      </w:tr>
    </w:tbl>
    <w:p w14:paraId="4CCD1EDC" w14:textId="77777777" w:rsidR="00C72525" w:rsidRPr="002E20A3" w:rsidRDefault="00C72525" w:rsidP="00C72525">
      <w:pPr>
        <w:jc w:val="both"/>
        <w:rPr>
          <w:rFonts w:cstheme="minorHAnsi"/>
          <w:lang w:val="en-GB"/>
        </w:rPr>
      </w:pPr>
    </w:p>
    <w:p w14:paraId="298A05E2" w14:textId="3221A813" w:rsidR="00082336" w:rsidRPr="002E20A3" w:rsidRDefault="00082336" w:rsidP="00611086">
      <w:pPr>
        <w:jc w:val="center"/>
        <w:rPr>
          <w:b/>
          <w:bCs/>
          <w:color w:val="2E74B5" w:themeColor="accent5" w:themeShade="BF"/>
          <w:lang w:val="en-GB"/>
        </w:rPr>
      </w:pPr>
    </w:p>
    <w:p w14:paraId="4ECBC60F" w14:textId="77777777" w:rsidR="00394768" w:rsidRPr="002E20A3" w:rsidRDefault="00394768" w:rsidP="00394768">
      <w:pPr>
        <w:rPr>
          <w:lang w:val="en-GB"/>
        </w:rPr>
      </w:pPr>
    </w:p>
    <w:p w14:paraId="7A7A1AB1" w14:textId="77777777" w:rsidR="00394768" w:rsidRPr="002E20A3" w:rsidRDefault="00394768" w:rsidP="00394768">
      <w:pPr>
        <w:rPr>
          <w:lang w:val="en-GB"/>
        </w:rPr>
      </w:pPr>
    </w:p>
    <w:p w14:paraId="395EF20F" w14:textId="77777777" w:rsidR="00394768" w:rsidRPr="002E20A3" w:rsidRDefault="00394768" w:rsidP="00394768">
      <w:pPr>
        <w:rPr>
          <w:lang w:val="en-GB"/>
        </w:rPr>
      </w:pPr>
    </w:p>
    <w:p w14:paraId="0A7909BC" w14:textId="77777777" w:rsidR="00394768" w:rsidRPr="002E20A3" w:rsidRDefault="00394768" w:rsidP="00394768">
      <w:pPr>
        <w:rPr>
          <w:lang w:val="en-GB"/>
        </w:rPr>
      </w:pPr>
    </w:p>
    <w:p w14:paraId="6077346E" w14:textId="77777777" w:rsidR="00394768" w:rsidRPr="002E20A3" w:rsidRDefault="00394768" w:rsidP="00394768">
      <w:pPr>
        <w:rPr>
          <w:lang w:val="en-GB"/>
        </w:rPr>
      </w:pPr>
    </w:p>
    <w:p w14:paraId="58235692" w14:textId="77777777" w:rsidR="00394768" w:rsidRPr="002E20A3" w:rsidRDefault="00394768" w:rsidP="00394768">
      <w:pPr>
        <w:rPr>
          <w:lang w:val="en-GB"/>
        </w:rPr>
      </w:pPr>
    </w:p>
    <w:p w14:paraId="5EBD0D7B" w14:textId="77777777" w:rsidR="00394768" w:rsidRPr="002E20A3" w:rsidRDefault="00394768" w:rsidP="00394768">
      <w:pPr>
        <w:rPr>
          <w:lang w:val="en-GB"/>
        </w:rPr>
      </w:pPr>
    </w:p>
    <w:p w14:paraId="15BB1DD9" w14:textId="77777777" w:rsidR="00394768" w:rsidRPr="002E20A3" w:rsidRDefault="00394768" w:rsidP="00394768">
      <w:pPr>
        <w:rPr>
          <w:lang w:val="en-GB"/>
        </w:rPr>
      </w:pPr>
    </w:p>
    <w:p w14:paraId="4674D277" w14:textId="77777777" w:rsidR="00394768" w:rsidRPr="002E20A3" w:rsidRDefault="00394768" w:rsidP="00394768">
      <w:pPr>
        <w:rPr>
          <w:lang w:val="en-GB"/>
        </w:rPr>
      </w:pPr>
    </w:p>
    <w:p w14:paraId="0ABB07C2" w14:textId="77777777" w:rsidR="00394768" w:rsidRPr="002E20A3" w:rsidRDefault="00394768" w:rsidP="00394768">
      <w:pPr>
        <w:rPr>
          <w:lang w:val="en-GB"/>
        </w:rPr>
      </w:pPr>
    </w:p>
    <w:p w14:paraId="44255FDD" w14:textId="03B1AC29" w:rsidR="0077226F" w:rsidRPr="002E20A3" w:rsidRDefault="0077226F">
      <w:pPr>
        <w:rPr>
          <w:lang w:val="en-GB"/>
        </w:rPr>
      </w:pPr>
      <w:r w:rsidRPr="002E20A3">
        <w:rPr>
          <w:lang w:val="en-GB"/>
        </w:rPr>
        <w:br w:type="page"/>
      </w:r>
    </w:p>
    <w:p w14:paraId="52266408" w14:textId="6396C0CF" w:rsidR="0077226F" w:rsidRPr="002E20A3" w:rsidRDefault="0077226F">
      <w:pPr>
        <w:rPr>
          <w:lang w:val="en-GB"/>
        </w:rPr>
      </w:pPr>
    </w:p>
    <w:p w14:paraId="296FAE40" w14:textId="3E1BAA61" w:rsidR="0077226F" w:rsidRPr="002E20A3" w:rsidRDefault="0077226F">
      <w:pPr>
        <w:rPr>
          <w:lang w:val="en-GB"/>
        </w:rPr>
      </w:pPr>
    </w:p>
    <w:p w14:paraId="46643184" w14:textId="3AE40C41" w:rsidR="0077226F" w:rsidRPr="002E20A3" w:rsidRDefault="0077226F">
      <w:pPr>
        <w:rPr>
          <w:lang w:val="en-GB"/>
        </w:rPr>
      </w:pPr>
    </w:p>
    <w:p w14:paraId="59B70030" w14:textId="3AB9395A" w:rsidR="0077226F" w:rsidRPr="002E20A3" w:rsidRDefault="0077226F">
      <w:pPr>
        <w:rPr>
          <w:lang w:val="en-GB"/>
        </w:rPr>
      </w:pPr>
    </w:p>
    <w:p w14:paraId="6ED9FFD8" w14:textId="2606641A" w:rsidR="0077226F" w:rsidRPr="002E20A3" w:rsidRDefault="0077226F">
      <w:pPr>
        <w:rPr>
          <w:lang w:val="en-GB"/>
        </w:rPr>
      </w:pPr>
    </w:p>
    <w:p w14:paraId="5E3B0858" w14:textId="0B270F30" w:rsidR="0077226F" w:rsidRPr="002E20A3" w:rsidRDefault="0077226F">
      <w:pPr>
        <w:rPr>
          <w:lang w:val="en-GB"/>
        </w:rPr>
      </w:pPr>
    </w:p>
    <w:p w14:paraId="747E6399" w14:textId="65F5909D" w:rsidR="0077226F" w:rsidRPr="002E20A3" w:rsidRDefault="0077226F">
      <w:pPr>
        <w:rPr>
          <w:lang w:val="en-GB"/>
        </w:rPr>
      </w:pPr>
    </w:p>
    <w:p w14:paraId="18B9C60B" w14:textId="29EF5E7A" w:rsidR="0077226F" w:rsidRPr="002E20A3" w:rsidRDefault="0077226F">
      <w:pPr>
        <w:rPr>
          <w:lang w:val="en-GB"/>
        </w:rPr>
      </w:pPr>
    </w:p>
    <w:p w14:paraId="5F0836ED" w14:textId="34663444" w:rsidR="0077226F" w:rsidRPr="002E20A3" w:rsidRDefault="0077226F">
      <w:pPr>
        <w:rPr>
          <w:lang w:val="en-GB"/>
        </w:rPr>
      </w:pPr>
    </w:p>
    <w:p w14:paraId="4FEFD25E" w14:textId="5173F717" w:rsidR="0077226F" w:rsidRPr="002E20A3" w:rsidRDefault="0077226F">
      <w:pPr>
        <w:rPr>
          <w:lang w:val="en-GB"/>
        </w:rPr>
      </w:pPr>
    </w:p>
    <w:p w14:paraId="68DB1E32" w14:textId="77777777" w:rsidR="0077226F" w:rsidRPr="002E20A3" w:rsidRDefault="0077226F">
      <w:pPr>
        <w:rPr>
          <w:lang w:val="en-GB"/>
        </w:rPr>
      </w:pPr>
    </w:p>
    <w:p w14:paraId="0F595A4E" w14:textId="77777777" w:rsidR="0065222F" w:rsidRPr="00E015AE" w:rsidRDefault="0065222F" w:rsidP="00E015AE">
      <w:pPr>
        <w:jc w:val="both"/>
        <w:rPr>
          <w:lang w:val="en-GB"/>
        </w:rPr>
      </w:pPr>
      <w:bookmarkStart w:id="2956" w:name="_Toc97893313"/>
      <w:bookmarkStart w:id="2957" w:name="_Toc97893356"/>
      <w:bookmarkStart w:id="2958" w:name="_Toc97893314"/>
      <w:bookmarkStart w:id="2959" w:name="_Toc97893357"/>
      <w:bookmarkStart w:id="2960" w:name="_Toc97893315"/>
      <w:bookmarkStart w:id="2961" w:name="_Toc97893358"/>
      <w:bookmarkStart w:id="2962" w:name="_Toc97893316"/>
      <w:bookmarkStart w:id="2963" w:name="_Toc97893359"/>
      <w:bookmarkStart w:id="2964" w:name="_Toc97893317"/>
      <w:bookmarkStart w:id="2965" w:name="_Toc97893360"/>
      <w:bookmarkStart w:id="2966" w:name="_Toc97893318"/>
      <w:bookmarkStart w:id="2967" w:name="_Toc97893361"/>
      <w:bookmarkEnd w:id="2956"/>
      <w:bookmarkEnd w:id="2957"/>
      <w:bookmarkEnd w:id="2958"/>
      <w:bookmarkEnd w:id="2959"/>
      <w:bookmarkEnd w:id="2960"/>
      <w:bookmarkEnd w:id="2961"/>
      <w:bookmarkEnd w:id="2962"/>
      <w:bookmarkEnd w:id="2963"/>
      <w:bookmarkEnd w:id="2964"/>
      <w:bookmarkEnd w:id="2965"/>
      <w:bookmarkEnd w:id="2966"/>
      <w:bookmarkEnd w:id="2967"/>
    </w:p>
    <w:sectPr w:rsidR="0065222F" w:rsidRPr="00E015AE">
      <w:footerReference w:type="default" r:id="rId3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date="2023-04-14T09:34:00Z" w:initials="ALK">
    <w:p w14:paraId="0EE6741F" w14:textId="1286B965" w:rsidR="001F1452" w:rsidRPr="001F1452" w:rsidRDefault="001F1452">
      <w:pPr>
        <w:pStyle w:val="CommentText"/>
        <w:rPr>
          <w:lang w:val="en-US"/>
        </w:rPr>
      </w:pPr>
      <w:r>
        <w:rPr>
          <w:rStyle w:val="CommentReference"/>
        </w:rPr>
        <w:annotationRef/>
      </w:r>
      <w:r w:rsidRPr="001F1452">
        <w:rPr>
          <w:lang w:val="en-US"/>
        </w:rPr>
        <w:t xml:space="preserve">Edited text from cover page to end of case study 1 – Anne-Laure Kelly/ </w:t>
      </w:r>
      <w:hyperlink r:id="rId1" w:history="1">
        <w:r w:rsidRPr="001F1452">
          <w:rPr>
            <w:rStyle w:val="Hyperlink"/>
            <w:lang w:val="en-US"/>
          </w:rPr>
          <w:t>kelly1@un.org</w:t>
        </w:r>
      </w:hyperlink>
    </w:p>
    <w:p w14:paraId="172775A9" w14:textId="77777777" w:rsidR="001F1452" w:rsidRPr="001F1452" w:rsidRDefault="001F1452">
      <w:pPr>
        <w:pStyle w:val="CommentText"/>
        <w:rPr>
          <w:lang w:val="en-US"/>
        </w:rPr>
      </w:pPr>
    </w:p>
    <w:p w14:paraId="565098F3" w14:textId="1EB96358" w:rsidR="001F1452" w:rsidRPr="001F1452" w:rsidRDefault="001F1452">
      <w:pPr>
        <w:pStyle w:val="CommentText"/>
        <w:rPr>
          <w:lang w:val="en-US"/>
        </w:rPr>
      </w:pPr>
      <w:r w:rsidRPr="001F1452">
        <w:rPr>
          <w:lang w:val="en-US"/>
        </w:rPr>
        <w:t xml:space="preserve">CPPS colleagues – please see comments marked for CPPS in edited text. Please feel free to get in touch </w:t>
      </w:r>
      <w:r w:rsidR="00686CC3">
        <w:rPr>
          <w:lang w:val="en-US"/>
        </w:rPr>
        <w:t xml:space="preserve">with editors </w:t>
      </w:r>
      <w:r w:rsidRPr="001F1452">
        <w:rPr>
          <w:lang w:val="en-US"/>
        </w:rPr>
        <w:t>for any queries</w:t>
      </w:r>
      <w:r w:rsidR="00686CC3">
        <w:rPr>
          <w:lang w:val="en-US"/>
        </w:rPr>
        <w:t xml:space="preserve"> regarding instructions provided in the text. Some aspects of the layout may require discussion with authors</w:t>
      </w:r>
    </w:p>
    <w:p w14:paraId="51F3FC35" w14:textId="77777777" w:rsidR="001F1452" w:rsidRPr="001F1452" w:rsidRDefault="001F1452">
      <w:pPr>
        <w:pStyle w:val="CommentText"/>
        <w:rPr>
          <w:lang w:val="en-US"/>
        </w:rPr>
      </w:pPr>
    </w:p>
    <w:p w14:paraId="67D2C82C" w14:textId="1C66ED39" w:rsidR="001F1452" w:rsidRPr="001F1452" w:rsidRDefault="001F1452">
      <w:pPr>
        <w:pStyle w:val="CommentText"/>
        <w:rPr>
          <w:lang w:val="en-US"/>
        </w:rPr>
      </w:pPr>
      <w:r w:rsidRPr="001F1452">
        <w:rPr>
          <w:lang w:val="en-US"/>
        </w:rPr>
        <w:t>Case study 2 to end of file : edited by Amy Fruchter</w:t>
      </w:r>
    </w:p>
  </w:comment>
  <w:comment w:id="15" w:author="Author" w:date="2023-04-14T09:34:00Z" w:initials="ALK">
    <w:p w14:paraId="20D9FB4C" w14:textId="549F0998" w:rsidR="001F1452" w:rsidRPr="001F1452" w:rsidRDefault="001F1452">
      <w:pPr>
        <w:pStyle w:val="CommentText"/>
        <w:rPr>
          <w:lang w:val="en-US"/>
        </w:rPr>
      </w:pPr>
      <w:r>
        <w:rPr>
          <w:rStyle w:val="CommentReference"/>
        </w:rPr>
        <w:annotationRef/>
      </w:r>
      <w:r w:rsidRPr="001F1452">
        <w:rPr>
          <w:lang w:val="en-US"/>
        </w:rPr>
        <w:t>CPPS – this block belongs on previous page</w:t>
      </w:r>
    </w:p>
  </w:comment>
  <w:comment w:id="16" w:author="Author" w:date="2023-02-16T17:14:00Z" w:initials="ALK">
    <w:p w14:paraId="7B4F3DDA" w14:textId="28C2A4D2" w:rsidR="00A006F6" w:rsidRDefault="00A006F6">
      <w:pPr>
        <w:pStyle w:val="CommentText"/>
        <w:rPr>
          <w:lang w:val="en-US"/>
        </w:rPr>
      </w:pPr>
      <w:r>
        <w:rPr>
          <w:rStyle w:val="CommentReference"/>
        </w:rPr>
        <w:annotationRef/>
      </w:r>
      <w:r w:rsidR="009D2C87">
        <w:rPr>
          <w:lang w:val="en-US"/>
        </w:rPr>
        <w:t>CPPS: please confirm with author which style to be used on cover page and on this page. Cover page has</w:t>
      </w:r>
      <w:r w:rsidR="001F1452">
        <w:rPr>
          <w:lang w:val="en-US"/>
        </w:rPr>
        <w:t xml:space="preserve"> a more concise version</w:t>
      </w:r>
      <w:r w:rsidR="009D2C87">
        <w:rPr>
          <w:lang w:val="en-US"/>
        </w:rPr>
        <w:t>:</w:t>
      </w:r>
    </w:p>
    <w:p w14:paraId="3A75EC52" w14:textId="77777777" w:rsidR="009D2C87" w:rsidRDefault="009D2C87">
      <w:pPr>
        <w:pStyle w:val="CommentText"/>
        <w:rPr>
          <w:lang w:val="en-US"/>
        </w:rPr>
      </w:pPr>
    </w:p>
    <w:p w14:paraId="631E74D5" w14:textId="77777777" w:rsidR="009D2C87" w:rsidRPr="002E20A3" w:rsidRDefault="009D2C87" w:rsidP="009D2C87">
      <w:pPr>
        <w:rPr>
          <w:rFonts w:asciiTheme="majorHAnsi" w:hAnsiTheme="majorHAnsi" w:cstheme="majorHAnsi"/>
          <w:color w:val="2F5496" w:themeColor="accent1" w:themeShade="BF"/>
          <w:sz w:val="24"/>
          <w:szCs w:val="24"/>
          <w:lang w:val="en-GB"/>
        </w:rPr>
      </w:pPr>
      <w:r w:rsidRPr="002E20A3">
        <w:rPr>
          <w:rFonts w:asciiTheme="majorHAnsi" w:hAnsiTheme="majorHAnsi" w:cstheme="majorHAnsi"/>
          <w:color w:val="2F5496" w:themeColor="accent1" w:themeShade="BF"/>
          <w:sz w:val="24"/>
          <w:szCs w:val="24"/>
          <w:lang w:val="en-GB"/>
        </w:rPr>
        <w:t xml:space="preserve">Department of Peace Operations </w:t>
      </w:r>
      <w:r w:rsidRPr="002E20A3">
        <w:rPr>
          <w:rFonts w:asciiTheme="majorHAnsi" w:hAnsiTheme="majorHAnsi" w:cstheme="majorHAnsi"/>
          <w:color w:val="2F5496" w:themeColor="accent1" w:themeShade="BF"/>
          <w:sz w:val="24"/>
          <w:szCs w:val="24"/>
          <w:lang w:val="en-GB"/>
        </w:rPr>
        <w:br/>
        <w:t>Integrated Training Service</w:t>
      </w:r>
      <w:r w:rsidRPr="002E20A3">
        <w:rPr>
          <w:rFonts w:asciiTheme="majorHAnsi" w:hAnsiTheme="majorHAnsi" w:cstheme="majorHAnsi"/>
          <w:color w:val="2F5496" w:themeColor="accent1" w:themeShade="BF"/>
          <w:sz w:val="24"/>
          <w:szCs w:val="24"/>
          <w:lang w:val="en-GB"/>
        </w:rPr>
        <w:br/>
        <w:t xml:space="preserve">Office of Military Affairs </w:t>
      </w:r>
    </w:p>
    <w:p w14:paraId="45CA7025" w14:textId="4D330C91" w:rsidR="009D2C87" w:rsidRPr="009D2C87" w:rsidRDefault="009D2C87">
      <w:pPr>
        <w:pStyle w:val="CommentText"/>
        <w:rPr>
          <w:lang w:val="en-GB"/>
        </w:rPr>
      </w:pPr>
    </w:p>
  </w:comment>
  <w:comment w:id="17" w:author="Author" w:date="2023-02-16T17:15:00Z" w:initials="ALK">
    <w:p w14:paraId="57305807" w14:textId="77777777" w:rsidR="00A006F6" w:rsidRDefault="00A006F6">
      <w:pPr>
        <w:pStyle w:val="CommentText"/>
        <w:rPr>
          <w:lang w:val="en-US"/>
        </w:rPr>
      </w:pPr>
      <w:r>
        <w:rPr>
          <w:rStyle w:val="CommentReference"/>
        </w:rPr>
        <w:annotationRef/>
      </w:r>
      <w:r w:rsidRPr="00A006F6">
        <w:rPr>
          <w:lang w:val="en-US"/>
        </w:rPr>
        <w:t>Same as copyright blurb in other DPO publications</w:t>
      </w:r>
    </w:p>
    <w:p w14:paraId="47D254EA" w14:textId="268AD2B6" w:rsidR="009D2C87" w:rsidRPr="00A006F6" w:rsidRDefault="009D2C87">
      <w:pPr>
        <w:pStyle w:val="CommentText"/>
        <w:rPr>
          <w:lang w:val="en-US"/>
        </w:rPr>
      </w:pPr>
      <w:r>
        <w:rPr>
          <w:lang w:val="en-US"/>
        </w:rPr>
        <w:br/>
        <w:t>CPPS: please update TOC page numbers and wording per edited titles in text</w:t>
      </w:r>
    </w:p>
  </w:comment>
  <w:comment w:id="21" w:author="Author" w:date="2023-02-16T17:16:00Z" w:initials="ALK">
    <w:p w14:paraId="2092CD7B" w14:textId="77777777" w:rsidR="00A006F6" w:rsidRDefault="00A006F6">
      <w:pPr>
        <w:pStyle w:val="CommentText"/>
        <w:rPr>
          <w:lang w:val="en-US"/>
        </w:rPr>
      </w:pPr>
      <w:r>
        <w:rPr>
          <w:rStyle w:val="CommentReference"/>
        </w:rPr>
        <w:annotationRef/>
      </w:r>
      <w:r w:rsidRPr="00A006F6">
        <w:rPr>
          <w:lang w:val="en-US"/>
        </w:rPr>
        <w:t>CPPS : please update TOC based on edite</w:t>
      </w:r>
      <w:r>
        <w:rPr>
          <w:lang w:val="en-US"/>
        </w:rPr>
        <w:t>d text of headings throughout the file</w:t>
      </w:r>
    </w:p>
    <w:p w14:paraId="31BAF77C" w14:textId="7041F747" w:rsidR="00A006F6" w:rsidRPr="00A006F6" w:rsidRDefault="00A006F6">
      <w:pPr>
        <w:pStyle w:val="CommentText"/>
        <w:rPr>
          <w:lang w:val="en-US"/>
        </w:rPr>
      </w:pPr>
    </w:p>
  </w:comment>
  <w:comment w:id="45" w:author="Author" w:date="2023-04-13T22:06:00Z" w:initials="ALK">
    <w:p w14:paraId="4A9D7C78" w14:textId="46DD1469" w:rsidR="009D2C87" w:rsidRPr="009D2C87" w:rsidRDefault="009D2C87">
      <w:pPr>
        <w:pStyle w:val="CommentText"/>
        <w:rPr>
          <w:lang w:val="en-US"/>
        </w:rPr>
      </w:pPr>
      <w:r>
        <w:rPr>
          <w:rStyle w:val="CommentReference"/>
        </w:rPr>
        <w:annotationRef/>
      </w:r>
      <w:r w:rsidRPr="009D2C87">
        <w:rPr>
          <w:lang w:val="en-US"/>
        </w:rPr>
        <w:t>CPPS : 1 word : predeployment, no hyphen (global change)</w:t>
      </w:r>
    </w:p>
  </w:comment>
  <w:comment w:id="154" w:author="Author" w:date="2023-02-16T17:34:00Z" w:initials="ALK">
    <w:p w14:paraId="0EB958E1" w14:textId="59BA392C" w:rsidR="00F85AEB" w:rsidRPr="00F85AEB" w:rsidRDefault="00F85AEB">
      <w:pPr>
        <w:pStyle w:val="CommentText"/>
        <w:rPr>
          <w:lang w:val="en-US"/>
        </w:rPr>
      </w:pPr>
      <w:r>
        <w:rPr>
          <w:rStyle w:val="CommentReference"/>
        </w:rPr>
        <w:annotationRef/>
      </w:r>
      <w:r w:rsidRPr="00F85AEB">
        <w:rPr>
          <w:lang w:val="en-US"/>
        </w:rPr>
        <w:t>military code</w:t>
      </w:r>
      <w:r w:rsidR="001F1452">
        <w:rPr>
          <w:lang w:val="en-US"/>
        </w:rPr>
        <w:t xml:space="preserve"> </w:t>
      </w:r>
      <w:r w:rsidRPr="00F85AEB">
        <w:rPr>
          <w:lang w:val="en-US"/>
        </w:rPr>
        <w:t>– suggest retaining</w:t>
      </w:r>
    </w:p>
  </w:comment>
  <w:comment w:id="183" w:author="Author" w:date="2023-02-16T17:41:00Z" w:initials="ALK">
    <w:p w14:paraId="22271B7B" w14:textId="7AEF7A53" w:rsidR="00F85AEB" w:rsidRDefault="00F85AEB" w:rsidP="001F1452">
      <w:pPr>
        <w:pStyle w:val="CommentText"/>
        <w:rPr>
          <w:rFonts w:ascii="Helvetica" w:hAnsi="Helvetica" w:cs="Helvetica"/>
          <w:sz w:val="21"/>
          <w:szCs w:val="21"/>
          <w:shd w:val="clear" w:color="auto" w:fill="FFFFFF"/>
          <w:lang w:val="en-US"/>
        </w:rPr>
      </w:pPr>
      <w:r>
        <w:rPr>
          <w:rStyle w:val="CommentReference"/>
        </w:rPr>
        <w:annotationRef/>
      </w:r>
      <w:r w:rsidR="001F1452">
        <w:rPr>
          <w:lang w:val="en-US"/>
        </w:rPr>
        <w:t>CPPS – if a link is needed, please see below</w:t>
      </w:r>
    </w:p>
    <w:p w14:paraId="7DEC8B8E" w14:textId="77777777" w:rsidR="002D2079" w:rsidRDefault="002D2079">
      <w:pPr>
        <w:pStyle w:val="CommentText"/>
        <w:rPr>
          <w:rFonts w:ascii="Helvetica" w:hAnsi="Helvetica" w:cs="Helvetica"/>
          <w:sz w:val="21"/>
          <w:szCs w:val="21"/>
          <w:shd w:val="clear" w:color="auto" w:fill="FFFFFF"/>
          <w:lang w:val="en-US"/>
        </w:rPr>
      </w:pPr>
    </w:p>
    <w:p w14:paraId="4C62E852" w14:textId="7D79DE16" w:rsidR="002D2079" w:rsidRPr="00F85AEB" w:rsidRDefault="00000000">
      <w:pPr>
        <w:pStyle w:val="CommentText"/>
        <w:rPr>
          <w:lang w:val="en-US"/>
        </w:rPr>
      </w:pPr>
      <w:hyperlink r:id="rId2" w:history="1">
        <w:r w:rsidR="002D2079" w:rsidRPr="000E69BE">
          <w:rPr>
            <w:rStyle w:val="Hyperlink"/>
            <w:lang w:val="en-US"/>
          </w:rPr>
          <w:t>https://resourcehub01.blob.core.windows.net/training-files/Training%20Materials/024%20STM-UNPOL/024-026%20UNPOL%20STM%202021%20CARANA%20COUNTRY%20STUDY.pdf</w:t>
        </w:r>
      </w:hyperlink>
      <w:r w:rsidR="002D2079">
        <w:rPr>
          <w:lang w:val="en-US"/>
        </w:rPr>
        <w:t xml:space="preserve"> </w:t>
      </w:r>
    </w:p>
  </w:comment>
  <w:comment w:id="216" w:author="Author" w:date="2023-02-16T17:49:00Z" w:initials="ALK">
    <w:p w14:paraId="38D95284" w14:textId="37A9D471" w:rsidR="00733C4C" w:rsidRPr="00733C4C" w:rsidRDefault="00733C4C" w:rsidP="001F1452">
      <w:pPr>
        <w:pStyle w:val="CommentText"/>
        <w:rPr>
          <w:lang w:val="en-US"/>
        </w:rPr>
      </w:pPr>
      <w:r>
        <w:rPr>
          <w:rStyle w:val="CommentReference"/>
        </w:rPr>
        <w:annotationRef/>
      </w:r>
      <w:r w:rsidR="001F1452">
        <w:rPr>
          <w:lang w:val="en-US"/>
        </w:rPr>
        <w:t xml:space="preserve">CPPS - </w:t>
      </w:r>
      <w:r w:rsidRPr="00733C4C">
        <w:rPr>
          <w:lang w:val="en-US"/>
        </w:rPr>
        <w:t>Military term</w:t>
      </w:r>
      <w:r w:rsidR="001F1452">
        <w:rPr>
          <w:lang w:val="en-US"/>
        </w:rPr>
        <w:t>. Discussed with authors, leave as is</w:t>
      </w:r>
      <w:r w:rsidRPr="00733C4C">
        <w:rPr>
          <w:lang w:val="en-US"/>
        </w:rPr>
        <w:t> </w:t>
      </w:r>
    </w:p>
  </w:comment>
  <w:comment w:id="262" w:author="Author" w:date="2023-02-16T18:27:00Z" w:initials="ALK">
    <w:p w14:paraId="1C83D68C" w14:textId="6A67988D" w:rsidR="009B5FC7" w:rsidRPr="009B5FC7" w:rsidRDefault="009B5FC7">
      <w:pPr>
        <w:pStyle w:val="CommentText"/>
        <w:rPr>
          <w:lang w:val="en-US"/>
        </w:rPr>
      </w:pPr>
      <w:r>
        <w:rPr>
          <w:rStyle w:val="CommentReference"/>
        </w:rPr>
        <w:annotationRef/>
      </w:r>
      <w:r w:rsidR="001F1452">
        <w:rPr>
          <w:lang w:val="en-US"/>
        </w:rPr>
        <w:t>CPPS: as discussed with authors, please use a different shape for this logo, not a 6-pointed star</w:t>
      </w:r>
    </w:p>
  </w:comment>
  <w:comment w:id="268" w:author="Author" w:date="2023-02-16T18:28:00Z" w:initials="ALK">
    <w:p w14:paraId="14E42881" w14:textId="4B392950" w:rsidR="00E51AC3" w:rsidRPr="00E51AC3" w:rsidRDefault="00E51AC3">
      <w:pPr>
        <w:pStyle w:val="CommentText"/>
        <w:rPr>
          <w:lang w:val="en-US"/>
        </w:rPr>
      </w:pPr>
      <w:r>
        <w:rPr>
          <w:rStyle w:val="CommentReference"/>
        </w:rPr>
        <w:annotationRef/>
      </w:r>
      <w:r w:rsidR="001F1452">
        <w:rPr>
          <w:lang w:val="en-US"/>
        </w:rPr>
        <w:t>CPPS:</w:t>
      </w:r>
      <w:r w:rsidRPr="00E51AC3">
        <w:rPr>
          <w:lang w:val="en-US"/>
        </w:rPr>
        <w:t xml:space="preserve"> allow caps after colon, appears to be</w:t>
      </w:r>
      <w:r>
        <w:rPr>
          <w:lang w:val="en-US"/>
        </w:rPr>
        <w:t xml:space="preserve"> </w:t>
      </w:r>
      <w:r w:rsidRPr="00E51AC3">
        <w:rPr>
          <w:lang w:val="en-US"/>
        </w:rPr>
        <w:t>used throughou</w:t>
      </w:r>
      <w:r w:rsidR="001F1452">
        <w:rPr>
          <w:lang w:val="en-US"/>
        </w:rPr>
        <w:t>t</w:t>
      </w:r>
    </w:p>
  </w:comment>
  <w:comment w:id="286" w:author="Author" w:date="2023-04-14T09:41:00Z" w:initials="ALK">
    <w:p w14:paraId="48E95E89" w14:textId="7AA49185" w:rsidR="001F1452" w:rsidRPr="001F1452" w:rsidRDefault="001F1452">
      <w:pPr>
        <w:pStyle w:val="CommentText"/>
        <w:rPr>
          <w:lang w:val="en-US"/>
        </w:rPr>
      </w:pPr>
      <w:r>
        <w:rPr>
          <w:rStyle w:val="CommentReference"/>
        </w:rPr>
        <w:annotationRef/>
      </w:r>
      <w:r w:rsidRPr="001F1452">
        <w:rPr>
          <w:lang w:val="en-US"/>
        </w:rPr>
        <w:t>CPPS : unclear what this box is for, perhaps to mark where a link is needed. Suggest removing box</w:t>
      </w:r>
    </w:p>
  </w:comment>
  <w:comment w:id="289" w:author="Author" w:date="2023-02-16T18:34:00Z" w:initials="ALK">
    <w:p w14:paraId="0D9BC72B" w14:textId="38F87358" w:rsidR="00E51AC3" w:rsidRPr="002D2079" w:rsidRDefault="00E51AC3">
      <w:pPr>
        <w:pStyle w:val="CommentText"/>
        <w:rPr>
          <w:lang w:val="en-US"/>
        </w:rPr>
      </w:pPr>
      <w:r>
        <w:rPr>
          <w:rStyle w:val="CommentReference"/>
        </w:rPr>
        <w:annotationRef/>
      </w:r>
      <w:r w:rsidR="001F1452">
        <w:rPr>
          <w:lang w:val="en-US"/>
        </w:rPr>
        <w:t xml:space="preserve">CPPS: </w:t>
      </w:r>
      <w:r w:rsidRPr="002D2079">
        <w:rPr>
          <w:lang w:val="en-US"/>
        </w:rPr>
        <w:t>Links to be added ?</w:t>
      </w:r>
    </w:p>
  </w:comment>
  <w:comment w:id="292" w:author="Author" w:date="2023-02-16T18:35:00Z" w:initials="ALK">
    <w:p w14:paraId="7B482F70" w14:textId="190E134E" w:rsidR="00E51AC3" w:rsidRPr="002D2079" w:rsidRDefault="00E51AC3">
      <w:pPr>
        <w:pStyle w:val="CommentText"/>
        <w:rPr>
          <w:lang w:val="en-US"/>
        </w:rPr>
      </w:pPr>
      <w:r>
        <w:rPr>
          <w:rStyle w:val="CommentReference"/>
        </w:rPr>
        <w:annotationRef/>
      </w:r>
      <w:r w:rsidRPr="002D2079">
        <w:rPr>
          <w:lang w:val="en-US"/>
        </w:rPr>
        <w:t>CPPS, please add</w:t>
      </w:r>
      <w:r w:rsidR="001F1452">
        <w:rPr>
          <w:lang w:val="en-US"/>
        </w:rPr>
        <w:t xml:space="preserve"> “List of acronyms”</w:t>
      </w:r>
      <w:r w:rsidRPr="002D2079">
        <w:rPr>
          <w:lang w:val="en-US"/>
        </w:rPr>
        <w:t xml:space="preserve"> to TOC</w:t>
      </w:r>
    </w:p>
    <w:p w14:paraId="07B76F83" w14:textId="77777777" w:rsidR="00B554F6" w:rsidRPr="002D2079" w:rsidRDefault="00B554F6">
      <w:pPr>
        <w:pStyle w:val="CommentText"/>
        <w:rPr>
          <w:lang w:val="en-US"/>
        </w:rPr>
      </w:pPr>
    </w:p>
    <w:p w14:paraId="556BA265" w14:textId="233DB448" w:rsidR="00B554F6" w:rsidRPr="002D2079" w:rsidRDefault="00B554F6">
      <w:pPr>
        <w:pStyle w:val="CommentText"/>
        <w:rPr>
          <w:lang w:val="en-US"/>
        </w:rPr>
      </w:pPr>
      <w:r w:rsidRPr="00B554F6">
        <w:rPr>
          <w:lang w:val="en-US"/>
        </w:rPr>
        <w:t>CPPS start on new page</w:t>
      </w:r>
    </w:p>
  </w:comment>
  <w:comment w:id="439" w:author="Author" w:date="2023-04-14T09:51:00Z" w:initials="ALK">
    <w:p w14:paraId="4B089664" w14:textId="376CA39C" w:rsidR="00002B9B" w:rsidRPr="00002B9B" w:rsidRDefault="00002B9B">
      <w:pPr>
        <w:pStyle w:val="CommentText"/>
        <w:rPr>
          <w:lang w:val="en-US"/>
        </w:rPr>
      </w:pPr>
      <w:r>
        <w:rPr>
          <w:rStyle w:val="CommentReference"/>
        </w:rPr>
        <w:annotationRef/>
      </w:r>
      <w:r w:rsidRPr="00002B9B">
        <w:rPr>
          <w:lang w:val="en-US"/>
        </w:rPr>
        <w:t>CPPS : please keep this style as is</w:t>
      </w:r>
    </w:p>
  </w:comment>
  <w:comment w:id="474" w:author="Author" w:date="2023-02-16T18:52:00Z" w:initials="ALK">
    <w:p w14:paraId="726AA359" w14:textId="77777777" w:rsidR="00B554F6" w:rsidRDefault="00B554F6">
      <w:pPr>
        <w:pStyle w:val="CommentText"/>
        <w:rPr>
          <w:lang w:val="en-US"/>
        </w:rPr>
      </w:pPr>
      <w:r>
        <w:rPr>
          <w:rStyle w:val="CommentReference"/>
        </w:rPr>
        <w:annotationRef/>
      </w:r>
      <w:r w:rsidRPr="00B554F6">
        <w:rPr>
          <w:lang w:val="en-US"/>
        </w:rPr>
        <w:t>CPPS start on new page</w:t>
      </w:r>
    </w:p>
    <w:p w14:paraId="0F61C508" w14:textId="77777777" w:rsidR="00B25014" w:rsidRDefault="00B25014">
      <w:pPr>
        <w:pStyle w:val="CommentText"/>
        <w:rPr>
          <w:lang w:val="en-US"/>
        </w:rPr>
      </w:pPr>
    </w:p>
    <w:p w14:paraId="4EF787E1" w14:textId="6846D969" w:rsidR="00002B9B" w:rsidRPr="00B554F6" w:rsidRDefault="00002B9B">
      <w:pPr>
        <w:pStyle w:val="CommentText"/>
        <w:rPr>
          <w:lang w:val="en-US"/>
        </w:rPr>
      </w:pPr>
      <w:r>
        <w:rPr>
          <w:lang w:val="en-US"/>
        </w:rPr>
        <w:t>May wish to consider avoiding all caps for headings, but as this is the style used throughout, left as is for now</w:t>
      </w:r>
    </w:p>
  </w:comment>
  <w:comment w:id="489" w:author="Author" w:date="2023-02-17T17:05:00Z" w:initials="A">
    <w:p w14:paraId="68CABEAE" w14:textId="51507C91" w:rsidR="00076333" w:rsidRPr="00076333" w:rsidRDefault="00076333">
      <w:pPr>
        <w:pStyle w:val="CommentText"/>
        <w:rPr>
          <w:lang w:val="en-US"/>
        </w:rPr>
      </w:pPr>
      <w:r>
        <w:rPr>
          <w:rStyle w:val="CommentReference"/>
        </w:rPr>
        <w:annotationRef/>
      </w:r>
      <w:r w:rsidR="00C73AB6">
        <w:rPr>
          <w:lang w:val="en-US"/>
        </w:rPr>
        <w:t xml:space="preserve">CPPS: </w:t>
      </w:r>
      <w:r w:rsidRPr="00076333">
        <w:rPr>
          <w:lang w:val="en-US"/>
        </w:rPr>
        <w:t>Allow percentage signs here</w:t>
      </w:r>
    </w:p>
  </w:comment>
  <w:comment w:id="512" w:author="Author" w:date="2023-02-17T17:11:00Z" w:initials="A">
    <w:p w14:paraId="0189A498" w14:textId="2512704F" w:rsidR="00F75595" w:rsidRPr="00F75595" w:rsidRDefault="00F75595">
      <w:pPr>
        <w:pStyle w:val="CommentText"/>
        <w:rPr>
          <w:lang w:val="en-US"/>
        </w:rPr>
      </w:pPr>
      <w:r>
        <w:rPr>
          <w:rStyle w:val="CommentReference"/>
        </w:rPr>
        <w:annotationRef/>
      </w:r>
      <w:r w:rsidR="009B5782">
        <w:rPr>
          <w:lang w:val="en-US"/>
        </w:rPr>
        <w:t xml:space="preserve">CPPS: </w:t>
      </w:r>
      <w:r w:rsidRPr="00F75595">
        <w:rPr>
          <w:lang w:val="en-US"/>
        </w:rPr>
        <w:t xml:space="preserve"> the larger country study refers to France until 1986</w:t>
      </w:r>
    </w:p>
    <w:p w14:paraId="7A210654" w14:textId="77777777" w:rsidR="00F75595" w:rsidRPr="00F75595" w:rsidRDefault="00F75595">
      <w:pPr>
        <w:pStyle w:val="CommentText"/>
        <w:rPr>
          <w:lang w:val="en-US"/>
        </w:rPr>
      </w:pPr>
    </w:p>
    <w:p w14:paraId="1CD32B30" w14:textId="25E077F5" w:rsidR="00F75595" w:rsidRPr="00F75595" w:rsidRDefault="00000000">
      <w:pPr>
        <w:pStyle w:val="CommentText"/>
        <w:rPr>
          <w:lang w:val="en-US"/>
        </w:rPr>
      </w:pPr>
      <w:hyperlink r:id="rId3" w:history="1">
        <w:r w:rsidR="009B13FD" w:rsidRPr="000E69BE">
          <w:rPr>
            <w:rStyle w:val="Hyperlink"/>
            <w:lang w:val="en-US"/>
          </w:rPr>
          <w:t>https://resourcehub01.blob.core.windows.net/training-files/Training%20Materials/024%20STM-UNPOL/024-026%20UNPOL%20STM%202021%20CARANA%20COUNTRY%20STUDY.pdf</w:t>
        </w:r>
      </w:hyperlink>
      <w:r w:rsidR="009B13FD">
        <w:rPr>
          <w:lang w:val="en-US"/>
        </w:rPr>
        <w:t xml:space="preserve"> </w:t>
      </w:r>
    </w:p>
  </w:comment>
  <w:comment w:id="570" w:author="Author" w:date="2023-02-17T17:39:00Z" w:initials="A">
    <w:p w14:paraId="42B87477" w14:textId="77777777" w:rsidR="008249C1" w:rsidRDefault="008249C1">
      <w:pPr>
        <w:pStyle w:val="CommentText"/>
        <w:rPr>
          <w:lang w:val="en-US"/>
        </w:rPr>
      </w:pPr>
      <w:r>
        <w:rPr>
          <w:rStyle w:val="CommentReference"/>
        </w:rPr>
        <w:annotationRef/>
      </w:r>
      <w:r w:rsidRPr="008249C1">
        <w:rPr>
          <w:lang w:val="en-US"/>
        </w:rPr>
        <w:t>CPPS, if possible, have label inside figure read : Ethnic distribution</w:t>
      </w:r>
    </w:p>
    <w:p w14:paraId="5DCE8B3D" w14:textId="03AA8F31" w:rsidR="008249C1" w:rsidRPr="008249C1" w:rsidRDefault="008249C1">
      <w:pPr>
        <w:pStyle w:val="CommentText"/>
        <w:rPr>
          <w:lang w:val="en-US"/>
        </w:rPr>
      </w:pPr>
    </w:p>
  </w:comment>
  <w:comment w:id="1373" w:author="Author" w:date="2023-02-16T18:40:00Z" w:initials="ALK">
    <w:p w14:paraId="0A493F00" w14:textId="44F98281" w:rsidR="006E55DE" w:rsidRPr="006E55DE" w:rsidRDefault="006E55DE">
      <w:pPr>
        <w:pStyle w:val="CommentText"/>
        <w:rPr>
          <w:lang w:val="en-US"/>
        </w:rPr>
      </w:pPr>
      <w:r>
        <w:rPr>
          <w:rStyle w:val="CommentReference"/>
        </w:rPr>
        <w:annotationRef/>
      </w:r>
      <w:r w:rsidRPr="006E55DE">
        <w:rPr>
          <w:lang w:val="en-US"/>
        </w:rPr>
        <w:t>CPPS : add « Case Studies «  from prev</w:t>
      </w:r>
      <w:r>
        <w:rPr>
          <w:lang w:val="en-US"/>
        </w:rPr>
        <w:t>ious page to TOC</w:t>
      </w:r>
    </w:p>
  </w:comment>
  <w:comment w:id="1374" w:author="Author" w:date="2023-02-16T18:41:00Z" w:initials="ALK">
    <w:p w14:paraId="4461EA84" w14:textId="6BDA6688" w:rsidR="006E55DE" w:rsidRPr="002D2079" w:rsidRDefault="006E55DE">
      <w:pPr>
        <w:pStyle w:val="CommentText"/>
        <w:rPr>
          <w:lang w:val="en-US"/>
        </w:rPr>
      </w:pPr>
      <w:r>
        <w:rPr>
          <w:rStyle w:val="CommentReference"/>
        </w:rPr>
        <w:annotationRef/>
      </w:r>
      <w:r w:rsidRPr="002D2079">
        <w:rPr>
          <w:lang w:val="en-US"/>
        </w:rPr>
        <w:t>CPPS : add to TOC</w:t>
      </w:r>
    </w:p>
  </w:comment>
  <w:comment w:id="1466" w:author="Author" w:date="2023-04-12T11:04:00Z" w:initials="ALK">
    <w:p w14:paraId="41AE723E" w14:textId="36707145" w:rsidR="00BD7CDA" w:rsidRPr="00BD7CDA" w:rsidRDefault="00BD7CDA">
      <w:pPr>
        <w:pStyle w:val="CommentText"/>
        <w:rPr>
          <w:lang w:val="en-US"/>
        </w:rPr>
      </w:pPr>
      <w:r>
        <w:rPr>
          <w:rStyle w:val="CommentReference"/>
        </w:rPr>
        <w:annotationRef/>
      </w:r>
      <w:r w:rsidRPr="00BD7CDA">
        <w:rPr>
          <w:lang w:val="en-US"/>
        </w:rPr>
        <w:t xml:space="preserve">Note to CPPS : in some case studies, the </w:t>
      </w:r>
      <w:r>
        <w:rPr>
          <w:lang w:val="en-US"/>
        </w:rPr>
        <w:t>heading of this table is entirely blue (e.g. case study 4), here it is white over the 1st column, blue over the 2</w:t>
      </w:r>
      <w:r w:rsidRPr="00BD7CDA">
        <w:rPr>
          <w:vertAlign w:val="superscript"/>
          <w:lang w:val="en-US"/>
        </w:rPr>
        <w:t>nd</w:t>
      </w:r>
      <w:r>
        <w:rPr>
          <w:lang w:val="en-US"/>
        </w:rPr>
        <w:t>. Please align</w:t>
      </w:r>
    </w:p>
  </w:comment>
  <w:comment w:id="1533" w:author="Author" w:date="2023-04-12T11:48:00Z" w:initials="ALK">
    <w:p w14:paraId="0E65938E" w14:textId="33CC861F" w:rsidR="00AD0DB4" w:rsidRPr="00AD0DB4" w:rsidRDefault="00AD0DB4">
      <w:pPr>
        <w:pStyle w:val="CommentText"/>
        <w:rPr>
          <w:lang w:val="en-US"/>
        </w:rPr>
      </w:pPr>
      <w:r>
        <w:rPr>
          <w:rStyle w:val="CommentReference"/>
        </w:rPr>
        <w:annotationRef/>
      </w:r>
      <w:r w:rsidR="009B5782">
        <w:rPr>
          <w:lang w:val="en-US"/>
        </w:rPr>
        <w:t xml:space="preserve">CPPS: </w:t>
      </w:r>
      <w:r w:rsidRPr="00AD0DB4">
        <w:rPr>
          <w:lang w:val="en-US"/>
        </w:rPr>
        <w:t xml:space="preserve">Since this section </w:t>
      </w:r>
      <w:r w:rsidR="009B5782">
        <w:rPr>
          <w:lang w:val="en-US"/>
        </w:rPr>
        <w:t xml:space="preserve">“Common analysis frameworks” </w:t>
      </w:r>
      <w:r w:rsidRPr="00AD0DB4">
        <w:rPr>
          <w:lang w:val="en-US"/>
        </w:rPr>
        <w:t>is referred to in multiple case studies, suggest it be moved out of case study 1, to appear after Carana country study</w:t>
      </w:r>
      <w:r w:rsidR="009B5782">
        <w:rPr>
          <w:lang w:val="en-US"/>
        </w:rPr>
        <w:t>. This would have to be agreed with authors</w:t>
      </w:r>
    </w:p>
  </w:comment>
  <w:comment w:id="1813" w:author="Author" w:date="2023-04-12T12:51:00Z" w:initials="ALK">
    <w:p w14:paraId="19186A81" w14:textId="464E12EA" w:rsidR="001875BD" w:rsidRPr="001875BD" w:rsidRDefault="001875BD">
      <w:pPr>
        <w:pStyle w:val="CommentText"/>
        <w:rPr>
          <w:lang w:val="en-US"/>
        </w:rPr>
      </w:pPr>
      <w:r>
        <w:rPr>
          <w:rStyle w:val="CommentReference"/>
        </w:rPr>
        <w:annotationRef/>
      </w:r>
      <w:r w:rsidRPr="001875BD">
        <w:rPr>
          <w:lang w:val="en-US"/>
        </w:rPr>
        <w:t>CPPS : please update page number refer</w:t>
      </w:r>
      <w:r>
        <w:rPr>
          <w:lang w:val="en-US"/>
        </w:rPr>
        <w:t>e</w:t>
      </w:r>
      <w:r w:rsidRPr="001875BD">
        <w:rPr>
          <w:lang w:val="en-US"/>
        </w:rPr>
        <w:t xml:space="preserve">nces </w:t>
      </w:r>
      <w:r>
        <w:rPr>
          <w:lang w:val="en-US"/>
        </w:rPr>
        <w:t>as needed</w:t>
      </w:r>
    </w:p>
  </w:comment>
  <w:comment w:id="1820" w:author="Author" w:date="2023-04-12T12:53:00Z" w:initials="ALK">
    <w:p w14:paraId="63B0A097" w14:textId="1E00C581" w:rsidR="001C389D" w:rsidRPr="001C389D" w:rsidRDefault="001C389D">
      <w:pPr>
        <w:pStyle w:val="CommentText"/>
        <w:rPr>
          <w:lang w:val="en-US"/>
        </w:rPr>
      </w:pPr>
      <w:r>
        <w:rPr>
          <w:rStyle w:val="CommentReference"/>
        </w:rPr>
        <w:annotationRef/>
      </w:r>
      <w:r w:rsidRPr="001C389D">
        <w:rPr>
          <w:lang w:val="en-US"/>
        </w:rPr>
        <w:t>CPPS : ideally, under 1 should be a</w:t>
      </w:r>
      <w:r>
        <w:rPr>
          <w:lang w:val="en-US"/>
        </w:rPr>
        <w:t>., b. etc, rather than romanitos. Please align throughout text</w:t>
      </w:r>
    </w:p>
  </w:comment>
  <w:comment w:id="1861" w:author="Author" w:date="2023-04-12T13:06:00Z" w:initials="ALK">
    <w:p w14:paraId="213BFE76" w14:textId="2CC1756F" w:rsidR="00317E7A" w:rsidRPr="001F1452" w:rsidRDefault="00317E7A">
      <w:pPr>
        <w:pStyle w:val="CommentText"/>
        <w:rPr>
          <w:lang w:val="en-US"/>
        </w:rPr>
      </w:pPr>
      <w:r>
        <w:rPr>
          <w:rStyle w:val="CommentReference"/>
        </w:rPr>
        <w:annotationRef/>
      </w:r>
      <w:r w:rsidRPr="001F1452">
        <w:rPr>
          <w:lang w:val="en-US"/>
        </w:rPr>
        <w:t>CPPS please update as needed</w:t>
      </w:r>
    </w:p>
  </w:comment>
  <w:comment w:id="1883" w:author="Author" w:date="2023-04-12T13:12:00Z" w:initials="ALK">
    <w:p w14:paraId="11F783D1" w14:textId="5C525B69" w:rsidR="00433D01" w:rsidRPr="001F1452" w:rsidRDefault="00433D01">
      <w:pPr>
        <w:pStyle w:val="CommentText"/>
        <w:rPr>
          <w:lang w:val="en-US"/>
        </w:rPr>
      </w:pPr>
      <w:r>
        <w:rPr>
          <w:rStyle w:val="CommentReference"/>
        </w:rPr>
        <w:annotationRef/>
      </w:r>
      <w:r w:rsidRPr="00433D01">
        <w:rPr>
          <w:lang w:val="en-US"/>
        </w:rPr>
        <w:t xml:space="preserve">CPPS : in case study 4, for example, the green heading to this table has text. </w:t>
      </w:r>
      <w:r w:rsidRPr="001F1452">
        <w:rPr>
          <w:lang w:val="en-US"/>
        </w:rPr>
        <w:t>Suggest aligning across handbook by deleting text from header</w:t>
      </w:r>
    </w:p>
  </w:comment>
  <w:comment w:id="1899" w:author="Author" w:date="2023-04-12T13:14:00Z" w:initials="ALK">
    <w:p w14:paraId="7F7BC262" w14:textId="042F1A9A" w:rsidR="00433D01" w:rsidRPr="00433D01" w:rsidRDefault="00433D01">
      <w:pPr>
        <w:pStyle w:val="CommentText"/>
        <w:rPr>
          <w:lang w:val="en-US"/>
        </w:rPr>
      </w:pPr>
      <w:r>
        <w:rPr>
          <w:rStyle w:val="CommentReference"/>
        </w:rPr>
        <w:annotationRef/>
      </w:r>
      <w:r w:rsidRPr="00433D01">
        <w:rPr>
          <w:lang w:val="en-US"/>
        </w:rPr>
        <w:t>CPPS please apply style for all such tables</w:t>
      </w:r>
    </w:p>
  </w:comment>
  <w:comment w:id="1956" w:author="Author" w:date="2023-04-12T13:17:00Z" w:initials="ALK">
    <w:p w14:paraId="53C01BB9" w14:textId="277F628D" w:rsidR="00433D01" w:rsidRPr="00433D01" w:rsidRDefault="00433D01">
      <w:pPr>
        <w:pStyle w:val="CommentText"/>
        <w:rPr>
          <w:lang w:val="en-US"/>
        </w:rPr>
      </w:pPr>
      <w:r>
        <w:rPr>
          <w:rStyle w:val="CommentReference"/>
        </w:rPr>
        <w:annotationRef/>
      </w:r>
      <w:r w:rsidRPr="00433D01">
        <w:rPr>
          <w:lang w:val="en-US"/>
        </w:rPr>
        <w:t>CPPS please apply throughout all similar tables</w:t>
      </w:r>
    </w:p>
  </w:comment>
  <w:comment w:id="1964" w:author="Author" w:date="2023-04-12T13:19:00Z" w:initials="ALK">
    <w:p w14:paraId="68E764CD" w14:textId="09AD424E" w:rsidR="00433D01" w:rsidRPr="00433D01" w:rsidRDefault="00433D01">
      <w:pPr>
        <w:pStyle w:val="CommentText"/>
        <w:rPr>
          <w:lang w:val="en-US"/>
        </w:rPr>
      </w:pPr>
      <w:r>
        <w:rPr>
          <w:rStyle w:val="CommentReference"/>
        </w:rPr>
        <w:annotationRef/>
      </w:r>
      <w:r w:rsidRPr="00433D01">
        <w:rPr>
          <w:lang w:val="en-US"/>
        </w:rPr>
        <w:t xml:space="preserve">CPPS : these materials were not provided to editors, please verify with </w:t>
      </w:r>
      <w:r>
        <w:rPr>
          <w:lang w:val="en-US"/>
        </w:rPr>
        <w:t>authors if a link is needed here</w:t>
      </w:r>
    </w:p>
  </w:comment>
  <w:comment w:id="1967" w:author="Author" w:date="2023-04-12T13:17:00Z" w:initials="ALK">
    <w:p w14:paraId="0BD185D8" w14:textId="14AEEC07" w:rsidR="00433D01" w:rsidRPr="00433D01" w:rsidRDefault="00433D01">
      <w:pPr>
        <w:pStyle w:val="CommentText"/>
        <w:rPr>
          <w:lang w:val="en-US"/>
        </w:rPr>
      </w:pPr>
      <w:r>
        <w:rPr>
          <w:rStyle w:val="CommentReference"/>
        </w:rPr>
        <w:annotationRef/>
      </w:r>
      <w:r w:rsidRPr="00433D01">
        <w:rPr>
          <w:lang w:val="en-US"/>
        </w:rPr>
        <w:t>CPPS : add Note symbol of exclamation point on blue bac</w:t>
      </w:r>
      <w:r>
        <w:rPr>
          <w:lang w:val="en-US"/>
        </w:rPr>
        <w:t>k</w:t>
      </w:r>
      <w:r w:rsidRPr="00433D01">
        <w:rPr>
          <w:lang w:val="en-US"/>
        </w:rPr>
        <w:t>ground here</w:t>
      </w:r>
    </w:p>
  </w:comment>
  <w:comment w:id="1973" w:author="Amy FRUCHTER" w:date="2023-04-14T18:17:00Z" w:initials="AF">
    <w:p w14:paraId="3E011699" w14:textId="0FE25AF2" w:rsidR="00F25723" w:rsidRDefault="00F25723">
      <w:pPr>
        <w:pStyle w:val="CommentText"/>
      </w:pPr>
      <w:r>
        <w:rPr>
          <w:rStyle w:val="CommentReference"/>
        </w:rPr>
        <w:annotationRef/>
      </w:r>
      <w:r>
        <w:t>CPPS : move belowPrint case study setting</w:t>
      </w:r>
    </w:p>
  </w:comment>
  <w:comment w:id="1975" w:author="Author" w:date="2023-04-12T14:27:00Z" w:initials="ALK">
    <w:p w14:paraId="4A9AF55B" w14:textId="090B3903" w:rsidR="009D31F0" w:rsidRPr="009D31F0" w:rsidRDefault="009D31F0">
      <w:pPr>
        <w:pStyle w:val="CommentText"/>
        <w:rPr>
          <w:lang w:val="en-US"/>
        </w:rPr>
      </w:pPr>
      <w:r>
        <w:rPr>
          <w:rStyle w:val="CommentReference"/>
        </w:rPr>
        <w:annotationRef/>
      </w:r>
      <w:r w:rsidRPr="009D31F0">
        <w:rPr>
          <w:lang w:val="en-US"/>
        </w:rPr>
        <w:t>CPPS : please apply style in all Facili</w:t>
      </w:r>
      <w:r w:rsidR="00111C6D">
        <w:rPr>
          <w:lang w:val="en-US"/>
        </w:rPr>
        <w:t>t</w:t>
      </w:r>
      <w:r w:rsidRPr="009D31F0">
        <w:rPr>
          <w:lang w:val="en-US"/>
        </w:rPr>
        <w:t>ator checklist tables</w:t>
      </w:r>
      <w:r>
        <w:rPr>
          <w:lang w:val="en-US"/>
        </w:rPr>
        <w:t xml:space="preserve"> – italics for parenthetical (for all participants) (for facilitators…), no punctuation at end of item</w:t>
      </w:r>
    </w:p>
  </w:comment>
  <w:comment w:id="2084" w:author="Author" w:date="2023-04-12T16:54:00Z" w:initials="ALK">
    <w:p w14:paraId="497A262D" w14:textId="300A8299" w:rsidR="009A0756" w:rsidRPr="009A0756" w:rsidRDefault="009A0756">
      <w:pPr>
        <w:pStyle w:val="CommentText"/>
        <w:rPr>
          <w:lang w:val="en-US"/>
        </w:rPr>
      </w:pPr>
      <w:r>
        <w:rPr>
          <w:rStyle w:val="CommentReference"/>
        </w:rPr>
        <w:annotationRef/>
      </w:r>
      <w:r w:rsidRPr="009A0756">
        <w:rPr>
          <w:lang w:val="en-US"/>
        </w:rPr>
        <w:t>CPPS : please apply style throughout</w:t>
      </w:r>
    </w:p>
  </w:comment>
  <w:comment w:id="2154" w:author="Author" w:date="2023-04-12T17:05:00Z" w:initials="ALK">
    <w:p w14:paraId="6A3623BF" w14:textId="51B47293" w:rsidR="000619E8" w:rsidRPr="000619E8" w:rsidRDefault="000619E8">
      <w:pPr>
        <w:pStyle w:val="CommentText"/>
        <w:rPr>
          <w:lang w:val="en-US"/>
        </w:rPr>
      </w:pPr>
      <w:r>
        <w:rPr>
          <w:rStyle w:val="CommentReference"/>
        </w:rPr>
        <w:annotationRef/>
      </w:r>
      <w:r w:rsidRPr="000619E8">
        <w:rPr>
          <w:lang w:val="en-US"/>
        </w:rPr>
        <w:t>CPPS please align symbol with text of Note !</w:t>
      </w:r>
    </w:p>
  </w:comment>
  <w:comment w:id="2170" w:author="Author" w:date="2023-04-12T17:08:00Z" w:initials="ALK">
    <w:p w14:paraId="64DBDAF5" w14:textId="779E977F" w:rsidR="000619E8" w:rsidRPr="000619E8" w:rsidRDefault="000619E8">
      <w:pPr>
        <w:pStyle w:val="CommentText"/>
        <w:rPr>
          <w:lang w:val="en-US"/>
        </w:rPr>
      </w:pPr>
      <w:r>
        <w:rPr>
          <w:rStyle w:val="CommentReference"/>
        </w:rPr>
        <w:annotationRef/>
      </w:r>
      <w:r w:rsidRPr="000619E8">
        <w:rPr>
          <w:lang w:val="en-US"/>
        </w:rPr>
        <w:t>Moved to align with other case studies</w:t>
      </w:r>
    </w:p>
  </w:comment>
  <w:comment w:id="2271" w:author="Author" w:date="2023-04-12T17:39:00Z" w:initials="ALK">
    <w:p w14:paraId="3BD650DB" w14:textId="55E9DDA4" w:rsidR="008837EA" w:rsidRPr="008837EA" w:rsidRDefault="008837EA">
      <w:pPr>
        <w:pStyle w:val="CommentText"/>
        <w:rPr>
          <w:lang w:val="en-US"/>
        </w:rPr>
      </w:pPr>
      <w:r>
        <w:rPr>
          <w:rStyle w:val="CommentReference"/>
        </w:rPr>
        <w:annotationRef/>
      </w:r>
      <w:r w:rsidRPr="008837EA">
        <w:rPr>
          <w:lang w:val="en-US"/>
        </w:rPr>
        <w:t xml:space="preserve">CPPS : use a different image, not a </w:t>
      </w:r>
      <w:r>
        <w:rPr>
          <w:lang w:val="en-US"/>
        </w:rPr>
        <w:t>six-pointed star, as discussed with authors</w:t>
      </w:r>
    </w:p>
  </w:comment>
  <w:comment w:id="2306" w:author="Author" w:date="2023-04-12T17:53:00Z" w:initials="ALK">
    <w:p w14:paraId="7DEB9FA1" w14:textId="5B8459CB" w:rsidR="00476240" w:rsidRPr="00476240" w:rsidRDefault="00476240">
      <w:pPr>
        <w:pStyle w:val="CommentText"/>
        <w:rPr>
          <w:lang w:val="en-US"/>
        </w:rPr>
      </w:pPr>
      <w:r>
        <w:rPr>
          <w:rStyle w:val="CommentReference"/>
        </w:rPr>
        <w:annotationRef/>
      </w:r>
      <w:r w:rsidRPr="00476240">
        <w:rPr>
          <w:lang w:val="en-US"/>
        </w:rPr>
        <w:t>CPPS please fix num</w:t>
      </w:r>
      <w:r>
        <w:rPr>
          <w:lang w:val="en-US"/>
        </w:rPr>
        <w:t>b</w:t>
      </w:r>
      <w:r w:rsidRPr="00476240">
        <w:rPr>
          <w:lang w:val="en-US"/>
        </w:rPr>
        <w:t>ers throughout and realign table rows to same height</w:t>
      </w:r>
    </w:p>
  </w:comment>
  <w:comment w:id="2350" w:author="Author" w:date="2023-04-12T17:47:00Z" w:initials="ALK">
    <w:p w14:paraId="2677368B" w14:textId="5E67E01D" w:rsidR="00476240" w:rsidRPr="00476240" w:rsidRDefault="00476240">
      <w:pPr>
        <w:pStyle w:val="CommentText"/>
        <w:rPr>
          <w:lang w:val="en-US"/>
        </w:rPr>
      </w:pPr>
      <w:r>
        <w:rPr>
          <w:rStyle w:val="CommentReference"/>
        </w:rPr>
        <w:annotationRef/>
      </w:r>
      <w:r w:rsidRPr="00476240">
        <w:rPr>
          <w:lang w:val="en-US"/>
        </w:rPr>
        <w:t>CPPS please apply throughout</w:t>
      </w:r>
    </w:p>
  </w:comment>
  <w:comment w:id="2412" w:author="Author" w:date="2023-04-12T17:57:00Z" w:initials="ALK">
    <w:p w14:paraId="33CDE26C" w14:textId="0A38DA48" w:rsidR="00BA0A78" w:rsidRPr="00BA0A78" w:rsidRDefault="00BA0A78">
      <w:pPr>
        <w:pStyle w:val="CommentText"/>
        <w:rPr>
          <w:lang w:val="en-US"/>
        </w:rPr>
      </w:pPr>
      <w:r>
        <w:rPr>
          <w:rStyle w:val="CommentReference"/>
        </w:rPr>
        <w:annotationRef/>
      </w:r>
      <w:r w:rsidRPr="00BA0A78">
        <w:rPr>
          <w:lang w:val="en-US"/>
        </w:rPr>
        <w:t>CPPS insert symbol here please (exclamation point on blue background)</w:t>
      </w:r>
    </w:p>
  </w:comment>
  <w:comment w:id="2484" w:author="Author" w:date="2023-04-13T11:46:00Z" w:initials="ALK">
    <w:p w14:paraId="326C915B" w14:textId="6BC425FF" w:rsidR="001B368D" w:rsidRPr="001B368D" w:rsidRDefault="001B368D">
      <w:pPr>
        <w:pStyle w:val="CommentText"/>
        <w:rPr>
          <w:lang w:val="en-US"/>
        </w:rPr>
      </w:pPr>
      <w:r>
        <w:rPr>
          <w:rStyle w:val="CommentReference"/>
        </w:rPr>
        <w:annotationRef/>
      </w:r>
      <w:r w:rsidRPr="001B368D">
        <w:rPr>
          <w:lang w:val="en-US"/>
        </w:rPr>
        <w:t>CPPS :</w:t>
      </w:r>
      <w:r w:rsidRPr="008837EA">
        <w:rPr>
          <w:lang w:val="en-US"/>
        </w:rPr>
        <w:t xml:space="preserve"> use a different image, not a </w:t>
      </w:r>
      <w:r>
        <w:rPr>
          <w:lang w:val="en-US"/>
        </w:rPr>
        <w:t>six-pointed star, as discussed with authors</w:t>
      </w:r>
    </w:p>
  </w:comment>
  <w:comment w:id="2488" w:author="Author" w:date="2023-04-13T11:53:00Z" w:initials="ALK">
    <w:p w14:paraId="66ED9043" w14:textId="4122F960" w:rsidR="007D5E45" w:rsidRPr="007D5E45" w:rsidRDefault="007D5E45">
      <w:pPr>
        <w:pStyle w:val="CommentText"/>
        <w:rPr>
          <w:lang w:val="en-US"/>
        </w:rPr>
      </w:pPr>
      <w:r w:rsidRPr="007D5E45">
        <w:rPr>
          <w:lang w:val="en-US"/>
        </w:rPr>
        <w:t>CPPS : these appear to be pages that w</w:t>
      </w:r>
      <w:r>
        <w:rPr>
          <w:lang w:val="en-US"/>
        </w:rPr>
        <w:t>ill be cut into individual portions of the page for each user. Therefore, please ensure that text under each heading remains on a single page, i.e. not split over 2 pages</w:t>
      </w:r>
      <w:r w:rsidR="00111C6D">
        <w:rPr>
          <w:lang w:val="en-US"/>
        </w:rPr>
        <w:t>. Please apply the same for the “Role instructions” in case studies 2-7</w:t>
      </w:r>
    </w:p>
  </w:comment>
  <w:comment w:id="2535" w:author="Author" w:date="2023-04-13T11:55:00Z" w:initials="ALK">
    <w:p w14:paraId="3FE10F34" w14:textId="18CEA220" w:rsidR="007D5E45" w:rsidRPr="007D5E45" w:rsidRDefault="007D5E45">
      <w:pPr>
        <w:pStyle w:val="CommentText"/>
        <w:rPr>
          <w:lang w:val="en-US"/>
        </w:rPr>
      </w:pPr>
      <w:r>
        <w:rPr>
          <w:rStyle w:val="CommentReference"/>
        </w:rPr>
        <w:annotationRef/>
      </w:r>
      <w:r w:rsidRPr="007D5E45">
        <w:rPr>
          <w:lang w:val="en-US"/>
        </w:rPr>
        <w:t>CPPS : these appear to be pages that w</w:t>
      </w:r>
      <w:r>
        <w:rPr>
          <w:lang w:val="en-US"/>
        </w:rPr>
        <w:t>ill be cut into individual portions of the page for each user. Therefore, please ensure that text under each heading remains on a single page, i.e. not split over 2 pages such as this one – please move text accordingly, as needed</w:t>
      </w:r>
    </w:p>
  </w:comment>
  <w:comment w:id="2586" w:author="Author" w:date="2023-04-13T11:56:00Z" w:initials="ALK">
    <w:p w14:paraId="57B33422" w14:textId="76AB7F33" w:rsidR="007D5E45" w:rsidRPr="007D5E45" w:rsidRDefault="007D5E45" w:rsidP="007D5E45">
      <w:pPr>
        <w:pStyle w:val="CommentText"/>
        <w:rPr>
          <w:lang w:val="en-US"/>
        </w:rPr>
      </w:pPr>
      <w:r>
        <w:rPr>
          <w:rStyle w:val="CommentReference"/>
        </w:rPr>
        <w:annotationRef/>
      </w:r>
      <w:r w:rsidRPr="007D5E45">
        <w:rPr>
          <w:lang w:val="en-US"/>
        </w:rPr>
        <w:t>CPPS : these appear to be pages that w</w:t>
      </w:r>
      <w:r>
        <w:rPr>
          <w:lang w:val="en-US"/>
        </w:rPr>
        <w:t>ill be cut into individual portions of the page for each user. Therefore, please ensure that text under each heading remains on a single page, i.e. not split over 2 pages  – please move text accordingly, as needed</w:t>
      </w:r>
    </w:p>
    <w:p w14:paraId="0285E451" w14:textId="10E3D49F" w:rsidR="007D5E45" w:rsidRPr="007D5E45" w:rsidRDefault="007D5E45">
      <w:pPr>
        <w:pStyle w:val="CommentText"/>
        <w:rPr>
          <w:lang w:val="en-US"/>
        </w:rPr>
      </w:pPr>
    </w:p>
  </w:comment>
  <w:comment w:id="2609" w:author="Author" w:date="2023-04-13T11:56:00Z" w:initials="ALK">
    <w:p w14:paraId="230750EA" w14:textId="072C4DBB" w:rsidR="007D5E45" w:rsidRPr="007D5E45" w:rsidRDefault="007D5E45">
      <w:pPr>
        <w:pStyle w:val="CommentText"/>
        <w:rPr>
          <w:lang w:val="en-US"/>
        </w:rPr>
      </w:pPr>
      <w:r>
        <w:rPr>
          <w:rStyle w:val="CommentReference"/>
        </w:rPr>
        <w:annotationRef/>
      </w:r>
      <w:r w:rsidRPr="007D5E45">
        <w:rPr>
          <w:lang w:val="en-US"/>
        </w:rPr>
        <w:t>CPPS : these appear to be pages that w</w:t>
      </w:r>
      <w:r>
        <w:rPr>
          <w:lang w:val="en-US"/>
        </w:rPr>
        <w:t>ill be cut into individual portions of the page for each user. Therefore, please ensure that text under each heading remains on a single page, i.e. not split over 2 pages  – please move text accordingly, as needed</w:t>
      </w:r>
      <w:r w:rsidR="00053711">
        <w:rPr>
          <w:lang w:val="en-US"/>
        </w:rPr>
        <w:t xml:space="preserve"> [this applies for all 7 case studies]</w:t>
      </w:r>
    </w:p>
  </w:comment>
  <w:comment w:id="2610" w:author="Author" w:date="2023-04-13T11:56:00Z" w:initials="ALK">
    <w:p w14:paraId="56E2CC6F" w14:textId="6691A8B5" w:rsidR="007D5E45" w:rsidRPr="007D5E45" w:rsidRDefault="007D5E45">
      <w:pPr>
        <w:pStyle w:val="CommentText"/>
        <w:rPr>
          <w:lang w:val="en-US"/>
        </w:rPr>
      </w:pPr>
      <w:r>
        <w:rPr>
          <w:rStyle w:val="CommentReference"/>
        </w:rPr>
        <w:annotationRef/>
      </w:r>
      <w:r w:rsidRPr="007D5E45">
        <w:rPr>
          <w:lang w:val="en-US"/>
        </w:rPr>
        <w:t>CPPS : please start this on a new page</w:t>
      </w:r>
    </w:p>
  </w:comment>
  <w:comment w:id="2886" w:author="Author" w:date="2023-04-13T18:13:00Z" w:initials="ALK">
    <w:p w14:paraId="5F1CED85" w14:textId="6BC84DE3" w:rsidR="00DC4F94" w:rsidRPr="00DC4F94" w:rsidRDefault="00DC4F94">
      <w:pPr>
        <w:pStyle w:val="CommentText"/>
        <w:rPr>
          <w:lang w:val="en-US"/>
        </w:rPr>
      </w:pPr>
      <w:r>
        <w:rPr>
          <w:rStyle w:val="CommentReference"/>
        </w:rPr>
        <w:annotationRef/>
      </w:r>
      <w:r w:rsidRPr="00DC4F94">
        <w:rPr>
          <w:lang w:val="en-US"/>
        </w:rPr>
        <w:t>Deleted Note below as it is repeated 3 paras further down, in the longer note</w:t>
      </w:r>
    </w:p>
  </w:comment>
  <w:comment w:id="2942" w:author="Author" w:date="2023-04-13T18:22:00Z" w:initials="ALK">
    <w:p w14:paraId="5374A2AD" w14:textId="3963F665" w:rsidR="00BF0B31" w:rsidRPr="008837EA" w:rsidRDefault="00303D2C" w:rsidP="00BF0B31">
      <w:pPr>
        <w:pStyle w:val="CommentText"/>
        <w:rPr>
          <w:lang w:val="en-US"/>
        </w:rPr>
      </w:pPr>
      <w:r>
        <w:rPr>
          <w:rStyle w:val="CommentReference"/>
        </w:rPr>
        <w:annotationRef/>
      </w:r>
      <w:r w:rsidRPr="00BF0B31">
        <w:rPr>
          <w:lang w:val="en-US"/>
        </w:rPr>
        <w:t>CPPS</w:t>
      </w:r>
      <w:r w:rsidR="00BF0B31" w:rsidRPr="00BF0B31">
        <w:rPr>
          <w:lang w:val="en-US"/>
        </w:rPr>
        <w:t xml:space="preserve"> : </w:t>
      </w:r>
      <w:r w:rsidR="00BF0B31" w:rsidRPr="008837EA">
        <w:rPr>
          <w:lang w:val="en-US"/>
        </w:rPr>
        <w:t xml:space="preserve">use a different image, not a </w:t>
      </w:r>
      <w:r w:rsidR="00BF0B31">
        <w:rPr>
          <w:lang w:val="en-US"/>
        </w:rPr>
        <w:t>six-pointed star, as discussed with authors</w:t>
      </w:r>
    </w:p>
    <w:p w14:paraId="61582918" w14:textId="3C919DEA" w:rsidR="00303D2C" w:rsidRPr="00BF0B31" w:rsidRDefault="00303D2C">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D2C82C" w15:done="0"/>
  <w15:commentEx w15:paraId="20D9FB4C" w15:done="0"/>
  <w15:commentEx w15:paraId="45CA7025" w15:done="0"/>
  <w15:commentEx w15:paraId="47D254EA" w15:done="0"/>
  <w15:commentEx w15:paraId="31BAF77C" w15:done="0"/>
  <w15:commentEx w15:paraId="4A9D7C78" w15:done="0"/>
  <w15:commentEx w15:paraId="0EB958E1" w15:done="0"/>
  <w15:commentEx w15:paraId="4C62E852" w15:done="0"/>
  <w15:commentEx w15:paraId="38D95284" w15:done="0"/>
  <w15:commentEx w15:paraId="1C83D68C" w15:done="0"/>
  <w15:commentEx w15:paraId="14E42881" w15:done="0"/>
  <w15:commentEx w15:paraId="48E95E89" w15:done="0"/>
  <w15:commentEx w15:paraId="0D9BC72B" w15:done="0"/>
  <w15:commentEx w15:paraId="556BA265" w15:done="0"/>
  <w15:commentEx w15:paraId="4B089664" w15:done="0"/>
  <w15:commentEx w15:paraId="4EF787E1" w15:done="0"/>
  <w15:commentEx w15:paraId="68CABEAE" w15:done="0"/>
  <w15:commentEx w15:paraId="1CD32B30" w15:done="0"/>
  <w15:commentEx w15:paraId="5DCE8B3D" w15:done="0"/>
  <w15:commentEx w15:paraId="0A493F00" w15:done="0"/>
  <w15:commentEx w15:paraId="4461EA84" w15:done="0"/>
  <w15:commentEx w15:paraId="41AE723E" w15:done="0"/>
  <w15:commentEx w15:paraId="0E65938E" w15:done="0"/>
  <w15:commentEx w15:paraId="19186A81" w15:done="0"/>
  <w15:commentEx w15:paraId="63B0A097" w15:done="0"/>
  <w15:commentEx w15:paraId="213BFE76" w15:done="0"/>
  <w15:commentEx w15:paraId="11F783D1" w15:done="0"/>
  <w15:commentEx w15:paraId="7F7BC262" w15:done="0"/>
  <w15:commentEx w15:paraId="53C01BB9" w15:done="0"/>
  <w15:commentEx w15:paraId="68E764CD" w15:done="0"/>
  <w15:commentEx w15:paraId="0BD185D8" w15:done="0"/>
  <w15:commentEx w15:paraId="3E011699" w15:done="0"/>
  <w15:commentEx w15:paraId="4A9AF55B" w15:done="0"/>
  <w15:commentEx w15:paraId="497A262D" w15:done="0"/>
  <w15:commentEx w15:paraId="6A3623BF" w15:done="0"/>
  <w15:commentEx w15:paraId="64DBDAF5" w15:done="0"/>
  <w15:commentEx w15:paraId="3BD650DB" w15:done="0"/>
  <w15:commentEx w15:paraId="7DEB9FA1" w15:done="0"/>
  <w15:commentEx w15:paraId="2677368B" w15:done="0"/>
  <w15:commentEx w15:paraId="33CDE26C" w15:done="0"/>
  <w15:commentEx w15:paraId="326C915B" w15:done="0"/>
  <w15:commentEx w15:paraId="66ED9043" w15:done="0"/>
  <w15:commentEx w15:paraId="3FE10F34" w15:done="0"/>
  <w15:commentEx w15:paraId="0285E451" w15:done="0"/>
  <w15:commentEx w15:paraId="230750EA" w15:done="0"/>
  <w15:commentEx w15:paraId="56E2CC6F" w15:done="0"/>
  <w15:commentEx w15:paraId="5F1CED85" w15:done="0"/>
  <w15:commentEx w15:paraId="615829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39D53" w16cex:dateUtc="2023-04-14T13:34:00Z"/>
  <w16cex:commentExtensible w16cex:durableId="27E39D52" w16cex:dateUtc="2023-04-14T13:34:00Z"/>
  <w16cex:commentExtensible w16cex:durableId="2798E2DF" w16cex:dateUtc="2023-02-16T22:14:00Z"/>
  <w16cex:commentExtensible w16cex:durableId="2798E342" w16cex:dateUtc="2023-02-16T22:15:00Z"/>
  <w16cex:commentExtensible w16cex:durableId="2798E377" w16cex:dateUtc="2023-02-16T22:16:00Z"/>
  <w16cex:commentExtensible w16cex:durableId="27E2FB6A" w16cex:dateUtc="2023-04-14T02:06:00Z"/>
  <w16cex:commentExtensible w16cex:durableId="2798E796" w16cex:dateUtc="2023-02-16T22:34:00Z"/>
  <w16cex:commentExtensible w16cex:durableId="2798E935" w16cex:dateUtc="2023-02-16T22:41:00Z"/>
  <w16cex:commentExtensible w16cex:durableId="2798EB34" w16cex:dateUtc="2023-02-16T22:49:00Z"/>
  <w16cex:commentExtensible w16cex:durableId="2798F409" w16cex:dateUtc="2023-02-16T23:27:00Z"/>
  <w16cex:commentExtensible w16cex:durableId="2798F444" w16cex:dateUtc="2023-02-16T23:28:00Z"/>
  <w16cex:commentExtensible w16cex:durableId="27E39E49" w16cex:dateUtc="2023-04-14T13:41:00Z"/>
  <w16cex:commentExtensible w16cex:durableId="2798F5CC" w16cex:dateUtc="2023-02-16T23:34:00Z"/>
  <w16cex:commentExtensible w16cex:durableId="2798F5E8" w16cex:dateUtc="2023-02-16T23:35:00Z"/>
  <w16cex:commentExtensible w16cex:durableId="27E3A092" w16cex:dateUtc="2023-04-14T13:51:00Z"/>
  <w16cex:commentExtensible w16cex:durableId="2798F9F2" w16cex:dateUtc="2023-02-16T23:52:00Z"/>
  <w16cex:commentExtensible w16cex:durableId="279A3277" w16cex:dateUtc="2023-02-17T22:05:00Z"/>
  <w16cex:commentExtensible w16cex:durableId="279A33C5" w16cex:dateUtc="2023-02-17T22:11:00Z"/>
  <w16cex:commentExtensible w16cex:durableId="279A3A4E" w16cex:dateUtc="2023-02-17T22:39:00Z"/>
  <w16cex:commentExtensible w16cex:durableId="2798F739" w16cex:dateUtc="2023-02-16T23:40:00Z"/>
  <w16cex:commentExtensible w16cex:durableId="2798F764" w16cex:dateUtc="2023-02-16T23:41:00Z"/>
  <w16cex:commentExtensible w16cex:durableId="27E10EAA" w16cex:dateUtc="2023-04-12T15:04:00Z"/>
  <w16cex:commentExtensible w16cex:durableId="27E11923" w16cex:dateUtc="2023-04-12T15:48:00Z"/>
  <w16cex:commentExtensible w16cex:durableId="27E127DB" w16cex:dateUtc="2023-04-12T16:51:00Z"/>
  <w16cex:commentExtensible w16cex:durableId="27E1283C" w16cex:dateUtc="2023-04-12T16:53:00Z"/>
  <w16cex:commentExtensible w16cex:durableId="27E12B52" w16cex:dateUtc="2023-04-12T17:06:00Z"/>
  <w16cex:commentExtensible w16cex:durableId="27E12CC7" w16cex:dateUtc="2023-04-12T17:12:00Z"/>
  <w16cex:commentExtensible w16cex:durableId="27E12D3E" w16cex:dateUtc="2023-04-12T17:14:00Z"/>
  <w16cex:commentExtensible w16cex:durableId="27E12DD9" w16cex:dateUtc="2023-04-12T17:17:00Z"/>
  <w16cex:commentExtensible w16cex:durableId="27E12E44" w16cex:dateUtc="2023-04-12T17:19:00Z"/>
  <w16cex:commentExtensible w16cex:durableId="27E12E07" w16cex:dateUtc="2023-04-12T17:17:00Z"/>
  <w16cex:commentExtensible w16cex:durableId="27E41724" w16cex:dateUtc="2023-04-14T22:17:00Z"/>
  <w16cex:commentExtensible w16cex:durableId="27E13E61" w16cex:dateUtc="2023-04-12T18:27:00Z"/>
  <w16cex:commentExtensible w16cex:durableId="27E160D0" w16cex:dateUtc="2023-04-12T20:54:00Z"/>
  <w16cex:commentExtensible w16cex:durableId="27E1636D" w16cex:dateUtc="2023-04-12T21:05:00Z"/>
  <w16cex:commentExtensible w16cex:durableId="27E1640A" w16cex:dateUtc="2023-04-12T21:08:00Z"/>
  <w16cex:commentExtensible w16cex:durableId="27E16B36" w16cex:dateUtc="2023-04-12T21:39:00Z"/>
  <w16cex:commentExtensible w16cex:durableId="27E16E9B" w16cex:dateUtc="2023-04-12T21:53:00Z"/>
  <w16cex:commentExtensible w16cex:durableId="27E16D2D" w16cex:dateUtc="2023-04-12T21:47:00Z"/>
  <w16cex:commentExtensible w16cex:durableId="27E16F7C" w16cex:dateUtc="2023-04-12T21:57:00Z"/>
  <w16cex:commentExtensible w16cex:durableId="27E269FA" w16cex:dateUtc="2023-04-13T15:46:00Z"/>
  <w16cex:commentExtensible w16cex:durableId="27E26BB4" w16cex:dateUtc="2023-04-13T15:53:00Z"/>
  <w16cex:commentExtensible w16cex:durableId="27E26C3A" w16cex:dateUtc="2023-04-13T15:55:00Z"/>
  <w16cex:commentExtensible w16cex:durableId="27E26C53" w16cex:dateUtc="2023-04-13T15:56:00Z"/>
  <w16cex:commentExtensible w16cex:durableId="27E26C71" w16cex:dateUtc="2023-04-13T15:56:00Z"/>
  <w16cex:commentExtensible w16cex:durableId="27E26C75" w16cex:dateUtc="2023-04-13T15:56:00Z"/>
  <w16cex:commentExtensible w16cex:durableId="27E2C4D7" w16cex:dateUtc="2023-04-13T22:13:00Z"/>
  <w16cex:commentExtensible w16cex:durableId="27E2C6E5" w16cex:dateUtc="2023-04-13T2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D2C82C" w16cid:durableId="27E39D53"/>
  <w16cid:commentId w16cid:paraId="20D9FB4C" w16cid:durableId="27E39D52"/>
  <w16cid:commentId w16cid:paraId="45CA7025" w16cid:durableId="2798E2DF"/>
  <w16cid:commentId w16cid:paraId="47D254EA" w16cid:durableId="2798E342"/>
  <w16cid:commentId w16cid:paraId="31BAF77C" w16cid:durableId="2798E377"/>
  <w16cid:commentId w16cid:paraId="4A9D7C78" w16cid:durableId="27E2FB6A"/>
  <w16cid:commentId w16cid:paraId="0EB958E1" w16cid:durableId="2798E796"/>
  <w16cid:commentId w16cid:paraId="4C62E852" w16cid:durableId="2798E935"/>
  <w16cid:commentId w16cid:paraId="38D95284" w16cid:durableId="2798EB34"/>
  <w16cid:commentId w16cid:paraId="1C83D68C" w16cid:durableId="2798F409"/>
  <w16cid:commentId w16cid:paraId="14E42881" w16cid:durableId="2798F444"/>
  <w16cid:commentId w16cid:paraId="48E95E89" w16cid:durableId="27E39E49"/>
  <w16cid:commentId w16cid:paraId="0D9BC72B" w16cid:durableId="2798F5CC"/>
  <w16cid:commentId w16cid:paraId="556BA265" w16cid:durableId="2798F5E8"/>
  <w16cid:commentId w16cid:paraId="4B089664" w16cid:durableId="27E3A092"/>
  <w16cid:commentId w16cid:paraId="4EF787E1" w16cid:durableId="2798F9F2"/>
  <w16cid:commentId w16cid:paraId="68CABEAE" w16cid:durableId="279A3277"/>
  <w16cid:commentId w16cid:paraId="1CD32B30" w16cid:durableId="279A33C5"/>
  <w16cid:commentId w16cid:paraId="5DCE8B3D" w16cid:durableId="279A3A4E"/>
  <w16cid:commentId w16cid:paraId="0A493F00" w16cid:durableId="2798F739"/>
  <w16cid:commentId w16cid:paraId="4461EA84" w16cid:durableId="2798F764"/>
  <w16cid:commentId w16cid:paraId="41AE723E" w16cid:durableId="27E10EAA"/>
  <w16cid:commentId w16cid:paraId="0E65938E" w16cid:durableId="27E11923"/>
  <w16cid:commentId w16cid:paraId="19186A81" w16cid:durableId="27E127DB"/>
  <w16cid:commentId w16cid:paraId="63B0A097" w16cid:durableId="27E1283C"/>
  <w16cid:commentId w16cid:paraId="213BFE76" w16cid:durableId="27E12B52"/>
  <w16cid:commentId w16cid:paraId="11F783D1" w16cid:durableId="27E12CC7"/>
  <w16cid:commentId w16cid:paraId="7F7BC262" w16cid:durableId="27E12D3E"/>
  <w16cid:commentId w16cid:paraId="53C01BB9" w16cid:durableId="27E12DD9"/>
  <w16cid:commentId w16cid:paraId="68E764CD" w16cid:durableId="27E12E44"/>
  <w16cid:commentId w16cid:paraId="0BD185D8" w16cid:durableId="27E12E07"/>
  <w16cid:commentId w16cid:paraId="3E011699" w16cid:durableId="27E41724"/>
  <w16cid:commentId w16cid:paraId="4A9AF55B" w16cid:durableId="27E13E61"/>
  <w16cid:commentId w16cid:paraId="497A262D" w16cid:durableId="27E160D0"/>
  <w16cid:commentId w16cid:paraId="6A3623BF" w16cid:durableId="27E1636D"/>
  <w16cid:commentId w16cid:paraId="64DBDAF5" w16cid:durableId="27E1640A"/>
  <w16cid:commentId w16cid:paraId="3BD650DB" w16cid:durableId="27E16B36"/>
  <w16cid:commentId w16cid:paraId="7DEB9FA1" w16cid:durableId="27E16E9B"/>
  <w16cid:commentId w16cid:paraId="2677368B" w16cid:durableId="27E16D2D"/>
  <w16cid:commentId w16cid:paraId="33CDE26C" w16cid:durableId="27E16F7C"/>
  <w16cid:commentId w16cid:paraId="326C915B" w16cid:durableId="27E269FA"/>
  <w16cid:commentId w16cid:paraId="66ED9043" w16cid:durableId="27E26BB4"/>
  <w16cid:commentId w16cid:paraId="3FE10F34" w16cid:durableId="27E26C3A"/>
  <w16cid:commentId w16cid:paraId="0285E451" w16cid:durableId="27E26C53"/>
  <w16cid:commentId w16cid:paraId="230750EA" w16cid:durableId="27E26C71"/>
  <w16cid:commentId w16cid:paraId="56E2CC6F" w16cid:durableId="27E26C75"/>
  <w16cid:commentId w16cid:paraId="5F1CED85" w16cid:durableId="27E2C4D7"/>
  <w16cid:commentId w16cid:paraId="61582918" w16cid:durableId="27E2C6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A26F0" w14:textId="77777777" w:rsidR="00C0449A" w:rsidRDefault="00C0449A" w:rsidP="00A9382E">
      <w:pPr>
        <w:spacing w:after="0" w:line="240" w:lineRule="auto"/>
      </w:pPr>
      <w:r>
        <w:separator/>
      </w:r>
    </w:p>
  </w:endnote>
  <w:endnote w:type="continuationSeparator" w:id="0">
    <w:p w14:paraId="243952A9" w14:textId="77777777" w:rsidR="00C0449A" w:rsidRDefault="00C0449A" w:rsidP="00A9382E">
      <w:pPr>
        <w:spacing w:after="0" w:line="240" w:lineRule="auto"/>
      </w:pPr>
      <w:r>
        <w:continuationSeparator/>
      </w:r>
    </w:p>
  </w:endnote>
  <w:endnote w:type="continuationNotice" w:id="1">
    <w:p w14:paraId="125BB3EA" w14:textId="77777777" w:rsidR="00C0449A" w:rsidRDefault="00C044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829139"/>
      <w:docPartObj>
        <w:docPartGallery w:val="Page Numbers (Bottom of Page)"/>
        <w:docPartUnique/>
      </w:docPartObj>
    </w:sdtPr>
    <w:sdtContent>
      <w:p w14:paraId="7C64AB6A" w14:textId="7F817165" w:rsidR="00565ECD" w:rsidRDefault="00565ECD">
        <w:pPr>
          <w:pStyle w:val="Footer"/>
          <w:jc w:val="right"/>
        </w:pPr>
        <w:r>
          <w:fldChar w:fldCharType="begin"/>
        </w:r>
        <w:r>
          <w:instrText>PAGE   \* MERGEFORMAT</w:instrText>
        </w:r>
        <w:r>
          <w:fldChar w:fldCharType="separate"/>
        </w:r>
        <w:r>
          <w:t>2</w:t>
        </w:r>
        <w:r>
          <w:fldChar w:fldCharType="end"/>
        </w:r>
      </w:p>
    </w:sdtContent>
  </w:sdt>
  <w:p w14:paraId="52C1087A" w14:textId="77777777" w:rsidR="001B12BA" w:rsidRDefault="001B1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28E3A" w14:textId="77777777" w:rsidR="00C0449A" w:rsidRDefault="00C0449A" w:rsidP="00A9382E">
      <w:pPr>
        <w:spacing w:after="0" w:line="240" w:lineRule="auto"/>
      </w:pPr>
      <w:r>
        <w:separator/>
      </w:r>
    </w:p>
  </w:footnote>
  <w:footnote w:type="continuationSeparator" w:id="0">
    <w:p w14:paraId="641253ED" w14:textId="77777777" w:rsidR="00C0449A" w:rsidRDefault="00C0449A" w:rsidP="00A9382E">
      <w:pPr>
        <w:spacing w:after="0" w:line="240" w:lineRule="auto"/>
      </w:pPr>
      <w:r>
        <w:continuationSeparator/>
      </w:r>
    </w:p>
  </w:footnote>
  <w:footnote w:type="continuationNotice" w:id="1">
    <w:p w14:paraId="314330F6" w14:textId="77777777" w:rsidR="00C0449A" w:rsidRDefault="00C0449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2B6"/>
    <w:multiLevelType w:val="hybridMultilevel"/>
    <w:tmpl w:val="841001F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0B8315E"/>
    <w:multiLevelType w:val="hybridMultilevel"/>
    <w:tmpl w:val="5D62E9DE"/>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276A92"/>
    <w:multiLevelType w:val="hybridMultilevel"/>
    <w:tmpl w:val="B73635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1762E14"/>
    <w:multiLevelType w:val="hybridMultilevel"/>
    <w:tmpl w:val="6CFECF8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01B649E0"/>
    <w:multiLevelType w:val="hybridMultilevel"/>
    <w:tmpl w:val="985ED8B6"/>
    <w:lvl w:ilvl="0" w:tplc="040C000B">
      <w:start w:val="1"/>
      <w:numFmt w:val="bullet"/>
      <w:lvlText w:val=""/>
      <w:lvlJc w:val="left"/>
      <w:pPr>
        <w:ind w:left="1428" w:hanging="72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2AF2586"/>
    <w:multiLevelType w:val="hybridMultilevel"/>
    <w:tmpl w:val="A1B64B84"/>
    <w:lvl w:ilvl="0" w:tplc="FFFFFFFF">
      <w:start w:val="2"/>
      <w:numFmt w:val="decimal"/>
      <w:lvlText w:val="%1."/>
      <w:lvlJc w:val="left"/>
      <w:pPr>
        <w:ind w:left="720" w:hanging="360"/>
      </w:pPr>
      <w:rPr>
        <w:rFonts w:hint="default"/>
      </w:rPr>
    </w:lvl>
    <w:lvl w:ilvl="1" w:tplc="040C000B">
      <w:start w:val="1"/>
      <w:numFmt w:val="bullet"/>
      <w:lvlText w:val=""/>
      <w:lvlJc w:val="left"/>
      <w:pPr>
        <w:ind w:left="1440" w:hanging="360"/>
      </w:pPr>
      <w:rPr>
        <w:rFonts w:ascii="Wingdings" w:hAnsi="Wingdings" w:hint="default"/>
      </w:rPr>
    </w:lvl>
    <w:lvl w:ilvl="2" w:tplc="600284BA">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020BCA"/>
    <w:multiLevelType w:val="hybridMultilevel"/>
    <w:tmpl w:val="E26CCFF6"/>
    <w:lvl w:ilvl="0" w:tplc="FFFFFFFF">
      <w:start w:val="1"/>
      <w:numFmt w:val="decimal"/>
      <w:lvlText w:val="%1."/>
      <w:lvlJc w:val="left"/>
      <w:pPr>
        <w:ind w:left="720" w:hanging="360"/>
      </w:pPr>
      <w:rPr>
        <w:rFonts w:hint="default"/>
      </w:rPr>
    </w:lvl>
    <w:lvl w:ilvl="1" w:tplc="040C000B">
      <w:start w:val="1"/>
      <w:numFmt w:val="bullet"/>
      <w:lvlText w:val=""/>
      <w:lvlJc w:val="left"/>
      <w:pPr>
        <w:ind w:left="1068" w:hanging="360"/>
      </w:pPr>
      <w:rPr>
        <w:rFonts w:ascii="Wingdings" w:hAnsi="Wingdings" w:hint="default"/>
      </w:rPr>
    </w:lvl>
    <w:lvl w:ilvl="2" w:tplc="FFFFFFFF">
      <w:start w:val="3"/>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49A39B3"/>
    <w:multiLevelType w:val="hybridMultilevel"/>
    <w:tmpl w:val="804C7E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54443DE"/>
    <w:multiLevelType w:val="hybridMultilevel"/>
    <w:tmpl w:val="03F89852"/>
    <w:lvl w:ilvl="0" w:tplc="040C000B">
      <w:start w:val="1"/>
      <w:numFmt w:val="bullet"/>
      <w:lvlText w:val=""/>
      <w:lvlJc w:val="left"/>
      <w:pPr>
        <w:ind w:left="720" w:hanging="360"/>
      </w:pPr>
      <w:rPr>
        <w:rFonts w:ascii="Wingdings" w:hAnsi="Wingdings" w:hint="default"/>
      </w:rPr>
    </w:lvl>
    <w:lvl w:ilvl="1" w:tplc="FFFFFFFF">
      <w:start w:val="1"/>
      <w:numFmt w:val="lowerLetter"/>
      <w:lvlText w:val="%2."/>
      <w:lvlJc w:val="left"/>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5CA372D"/>
    <w:multiLevelType w:val="hybridMultilevel"/>
    <w:tmpl w:val="E500A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34F29"/>
    <w:multiLevelType w:val="hybridMultilevel"/>
    <w:tmpl w:val="D06447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6E07DD3"/>
    <w:multiLevelType w:val="hybridMultilevel"/>
    <w:tmpl w:val="4DB0D7B6"/>
    <w:lvl w:ilvl="0" w:tplc="FFFFFFFF">
      <w:start w:val="1"/>
      <w:numFmt w:val="decimal"/>
      <w:lvlText w:val="%1."/>
      <w:lvlJc w:val="left"/>
      <w:pPr>
        <w:ind w:left="720" w:hanging="360"/>
      </w:pPr>
      <w:rPr>
        <w:rFonts w:hint="default"/>
      </w:rPr>
    </w:lvl>
    <w:lvl w:ilvl="1" w:tplc="040C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6FB0AA4"/>
    <w:multiLevelType w:val="hybridMultilevel"/>
    <w:tmpl w:val="B106BE30"/>
    <w:lvl w:ilvl="0" w:tplc="040C000B">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081C5035"/>
    <w:multiLevelType w:val="hybridMultilevel"/>
    <w:tmpl w:val="8878E79C"/>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8821946"/>
    <w:multiLevelType w:val="hybridMultilevel"/>
    <w:tmpl w:val="90081DEA"/>
    <w:lvl w:ilvl="0" w:tplc="FFFFFFFF">
      <w:start w:val="1"/>
      <w:numFmt w:val="bullet"/>
      <w:lvlText w:val=""/>
      <w:lvlJc w:val="left"/>
      <w:pPr>
        <w:ind w:left="720" w:hanging="360"/>
      </w:pPr>
      <w:rPr>
        <w:rFonts w:ascii="Wingdings" w:hAnsi="Wingdings" w:hint="default"/>
      </w:rPr>
    </w:lvl>
    <w:lvl w:ilvl="1" w:tplc="040C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8A72641"/>
    <w:multiLevelType w:val="hybridMultilevel"/>
    <w:tmpl w:val="D48A6F5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0AC2587E"/>
    <w:multiLevelType w:val="hybridMultilevel"/>
    <w:tmpl w:val="420E8B4C"/>
    <w:lvl w:ilvl="0" w:tplc="040C000B">
      <w:start w:val="1"/>
      <w:numFmt w:val="bullet"/>
      <w:lvlText w:val=""/>
      <w:lvlJc w:val="left"/>
      <w:pPr>
        <w:ind w:left="1068" w:hanging="360"/>
      </w:pPr>
      <w:rPr>
        <w:rFonts w:ascii="Wingdings" w:hAnsi="Wingding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0ADD7A45"/>
    <w:multiLevelType w:val="hybridMultilevel"/>
    <w:tmpl w:val="0E8E98B0"/>
    <w:lvl w:ilvl="0" w:tplc="3FC61F6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256D05"/>
    <w:multiLevelType w:val="hybridMultilevel"/>
    <w:tmpl w:val="5B88E7C8"/>
    <w:lvl w:ilvl="0" w:tplc="040C000B">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0E3253AA"/>
    <w:multiLevelType w:val="hybridMultilevel"/>
    <w:tmpl w:val="2F985FE4"/>
    <w:lvl w:ilvl="0" w:tplc="44CA71E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E4B0919"/>
    <w:multiLevelType w:val="hybridMultilevel"/>
    <w:tmpl w:val="5CD02D50"/>
    <w:lvl w:ilvl="0" w:tplc="A412D2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265B7F"/>
    <w:multiLevelType w:val="hybridMultilevel"/>
    <w:tmpl w:val="FC38880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0833018"/>
    <w:multiLevelType w:val="hybridMultilevel"/>
    <w:tmpl w:val="87A441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14D57DD"/>
    <w:multiLevelType w:val="hybridMultilevel"/>
    <w:tmpl w:val="F6C0A6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17D0D0A"/>
    <w:multiLevelType w:val="hybridMultilevel"/>
    <w:tmpl w:val="BC4E6C12"/>
    <w:lvl w:ilvl="0" w:tplc="201E8D6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9E102C"/>
    <w:multiLevelType w:val="hybridMultilevel"/>
    <w:tmpl w:val="391A0E5E"/>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211371F"/>
    <w:multiLevelType w:val="hybridMultilevel"/>
    <w:tmpl w:val="C2221FB4"/>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lvl>
    <w:lvl w:ilvl="2" w:tplc="C9E632FE">
      <w:start w:val="1"/>
      <w:numFmt w:val="decimal"/>
      <w:lvlText w:val="%3."/>
      <w:lvlJc w:val="left"/>
      <w:pPr>
        <w:ind w:left="2340" w:hanging="360"/>
      </w:pPr>
      <w:rPr>
        <w:rFonts w:hint="default"/>
      </w:rPr>
    </w:lvl>
    <w:lvl w:ilvl="3" w:tplc="640EF15E">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27C5A1B"/>
    <w:multiLevelType w:val="hybridMultilevel"/>
    <w:tmpl w:val="505A20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31E1AC7"/>
    <w:multiLevelType w:val="hybridMultilevel"/>
    <w:tmpl w:val="FCC0F034"/>
    <w:lvl w:ilvl="0" w:tplc="80F81D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13543111"/>
    <w:multiLevelType w:val="hybridMultilevel"/>
    <w:tmpl w:val="2794DB96"/>
    <w:lvl w:ilvl="0" w:tplc="C6E84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D20A02"/>
    <w:multiLevelType w:val="hybridMultilevel"/>
    <w:tmpl w:val="29B08FF6"/>
    <w:lvl w:ilvl="0" w:tplc="FF364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5A64B0"/>
    <w:multiLevelType w:val="hybridMultilevel"/>
    <w:tmpl w:val="E410EB42"/>
    <w:lvl w:ilvl="0" w:tplc="93582AF4">
      <w:start w:val="3"/>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6F119D"/>
    <w:multiLevelType w:val="hybridMultilevel"/>
    <w:tmpl w:val="3968C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14D552DE"/>
    <w:multiLevelType w:val="hybridMultilevel"/>
    <w:tmpl w:val="B73C284A"/>
    <w:lvl w:ilvl="0" w:tplc="2ECC8F2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DC7771"/>
    <w:multiLevelType w:val="hybridMultilevel"/>
    <w:tmpl w:val="E9502E7C"/>
    <w:lvl w:ilvl="0" w:tplc="040C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14F80FD5"/>
    <w:multiLevelType w:val="hybridMultilevel"/>
    <w:tmpl w:val="111494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15662B48"/>
    <w:multiLevelType w:val="hybridMultilevel"/>
    <w:tmpl w:val="408A59C8"/>
    <w:lvl w:ilvl="0" w:tplc="F77CF5B8">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A7302A"/>
    <w:multiLevelType w:val="hybridMultilevel"/>
    <w:tmpl w:val="EA927B3E"/>
    <w:lvl w:ilvl="0" w:tplc="C6E846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6B7130C"/>
    <w:multiLevelType w:val="hybridMultilevel"/>
    <w:tmpl w:val="EC68FB3C"/>
    <w:lvl w:ilvl="0" w:tplc="040C000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9" w15:restartNumberingAfterBreak="0">
    <w:nsid w:val="173E6CEF"/>
    <w:multiLevelType w:val="hybridMultilevel"/>
    <w:tmpl w:val="10BA1C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180C2A7E"/>
    <w:multiLevelType w:val="hybridMultilevel"/>
    <w:tmpl w:val="A0F68CEE"/>
    <w:lvl w:ilvl="0" w:tplc="040C000F">
      <w:start w:val="1"/>
      <w:numFmt w:val="decimal"/>
      <w:lvlText w:val="%1."/>
      <w:lvlJc w:val="left"/>
      <w:pPr>
        <w:ind w:left="720" w:hanging="360"/>
      </w:pPr>
      <w:rPr>
        <w:rFonts w:hint="default"/>
      </w:rPr>
    </w:lvl>
    <w:lvl w:ilvl="1" w:tplc="00F65C7C">
      <w:start w:val="1"/>
      <w:numFmt w:val="lowerLetter"/>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18674A46"/>
    <w:multiLevelType w:val="hybridMultilevel"/>
    <w:tmpl w:val="4D761DE6"/>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87F0071"/>
    <w:multiLevelType w:val="hybridMultilevel"/>
    <w:tmpl w:val="6A0CBC3C"/>
    <w:lvl w:ilvl="0" w:tplc="D72430E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80EBBA">
      <w:start w:val="3"/>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1B0010BA"/>
    <w:multiLevelType w:val="hybridMultilevel"/>
    <w:tmpl w:val="D11EFD00"/>
    <w:lvl w:ilvl="0" w:tplc="2E06F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BCE6FDF"/>
    <w:multiLevelType w:val="hybridMultilevel"/>
    <w:tmpl w:val="30EA002C"/>
    <w:lvl w:ilvl="0" w:tplc="040C000B">
      <w:start w:val="1"/>
      <w:numFmt w:val="bullet"/>
      <w:lvlText w:val=""/>
      <w:lvlJc w:val="left"/>
      <w:pPr>
        <w:ind w:left="1068" w:hanging="360"/>
      </w:pPr>
      <w:rPr>
        <w:rFonts w:ascii="Wingdings" w:hAnsi="Wingding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5" w15:restartNumberingAfterBreak="0">
    <w:nsid w:val="1C594AD5"/>
    <w:multiLevelType w:val="hybridMultilevel"/>
    <w:tmpl w:val="483A469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1C6808A7"/>
    <w:multiLevelType w:val="hybridMultilevel"/>
    <w:tmpl w:val="B0960DA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1CF520CF"/>
    <w:multiLevelType w:val="hybridMultilevel"/>
    <w:tmpl w:val="5A76F40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1D12054A"/>
    <w:multiLevelType w:val="hybridMultilevel"/>
    <w:tmpl w:val="705A8EF6"/>
    <w:lvl w:ilvl="0" w:tplc="86F8542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D297019"/>
    <w:multiLevelType w:val="hybridMultilevel"/>
    <w:tmpl w:val="E938A708"/>
    <w:lvl w:ilvl="0" w:tplc="9A52DF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1E53056E"/>
    <w:multiLevelType w:val="hybridMultilevel"/>
    <w:tmpl w:val="FEA81B0E"/>
    <w:lvl w:ilvl="0" w:tplc="9460CFE6">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EBA6A0F"/>
    <w:multiLevelType w:val="hybridMultilevel"/>
    <w:tmpl w:val="E5104A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1F4C64A5"/>
    <w:multiLevelType w:val="hybridMultilevel"/>
    <w:tmpl w:val="4CEA0B6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1F7D2E3A"/>
    <w:multiLevelType w:val="hybridMultilevel"/>
    <w:tmpl w:val="36E8BB7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1FED6FEF"/>
    <w:multiLevelType w:val="hybridMultilevel"/>
    <w:tmpl w:val="E188B0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0C557DB"/>
    <w:multiLevelType w:val="hybridMultilevel"/>
    <w:tmpl w:val="DCF077DA"/>
    <w:lvl w:ilvl="0" w:tplc="D7A8CFB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207165C"/>
    <w:multiLevelType w:val="hybridMultilevel"/>
    <w:tmpl w:val="EA767704"/>
    <w:lvl w:ilvl="0" w:tplc="0DEC797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237613E2"/>
    <w:multiLevelType w:val="hybridMultilevel"/>
    <w:tmpl w:val="F9108D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38263F3"/>
    <w:multiLevelType w:val="hybridMultilevel"/>
    <w:tmpl w:val="6B7AA8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24785184"/>
    <w:multiLevelType w:val="hybridMultilevel"/>
    <w:tmpl w:val="0CEAAF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26292410"/>
    <w:multiLevelType w:val="hybridMultilevel"/>
    <w:tmpl w:val="403A54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26677C49"/>
    <w:multiLevelType w:val="hybridMultilevel"/>
    <w:tmpl w:val="ED7C3DAC"/>
    <w:lvl w:ilvl="0" w:tplc="5F92C62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6FE24BC"/>
    <w:multiLevelType w:val="hybridMultilevel"/>
    <w:tmpl w:val="ECC86A1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27B338CB"/>
    <w:multiLevelType w:val="hybridMultilevel"/>
    <w:tmpl w:val="63F66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27F23AC6"/>
    <w:multiLevelType w:val="hybridMultilevel"/>
    <w:tmpl w:val="F8684138"/>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280B6C4A"/>
    <w:multiLevelType w:val="hybridMultilevel"/>
    <w:tmpl w:val="33687C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8C83EE8"/>
    <w:multiLevelType w:val="hybridMultilevel"/>
    <w:tmpl w:val="1B24B5A2"/>
    <w:lvl w:ilvl="0" w:tplc="040C000B">
      <w:start w:val="1"/>
      <w:numFmt w:val="bullet"/>
      <w:lvlText w:val=""/>
      <w:lvlJc w:val="left"/>
      <w:pPr>
        <w:ind w:left="1068" w:hanging="360"/>
      </w:pPr>
      <w:rPr>
        <w:rFonts w:ascii="Wingdings" w:hAnsi="Wingding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7" w15:restartNumberingAfterBreak="0">
    <w:nsid w:val="28CC5AB8"/>
    <w:multiLevelType w:val="hybridMultilevel"/>
    <w:tmpl w:val="2DF2EB2A"/>
    <w:lvl w:ilvl="0" w:tplc="FFFFFFFF">
      <w:start w:val="2"/>
      <w:numFmt w:val="decimal"/>
      <w:lvlText w:val="%1."/>
      <w:lvlJc w:val="left"/>
      <w:pPr>
        <w:ind w:left="720" w:hanging="360"/>
      </w:pPr>
      <w:rPr>
        <w:rFonts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93A4577"/>
    <w:multiLevelType w:val="hybridMultilevel"/>
    <w:tmpl w:val="621A14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2A9B29EC"/>
    <w:multiLevelType w:val="hybridMultilevel"/>
    <w:tmpl w:val="E188B0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2AF246A4"/>
    <w:multiLevelType w:val="hybridMultilevel"/>
    <w:tmpl w:val="6734B502"/>
    <w:lvl w:ilvl="0" w:tplc="82440E96">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2BA936F3"/>
    <w:multiLevelType w:val="hybridMultilevel"/>
    <w:tmpl w:val="9A1A55F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2BC84719"/>
    <w:multiLevelType w:val="hybridMultilevel"/>
    <w:tmpl w:val="BEF44AC2"/>
    <w:lvl w:ilvl="0" w:tplc="7AB871A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BCD0CAE"/>
    <w:multiLevelType w:val="hybridMultilevel"/>
    <w:tmpl w:val="46964C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C6849D5"/>
    <w:multiLevelType w:val="hybridMultilevel"/>
    <w:tmpl w:val="6472D01C"/>
    <w:lvl w:ilvl="0" w:tplc="47B076F8">
      <w:start w:val="1"/>
      <w:numFmt w:val="decimal"/>
      <w:lvlText w:val="%1."/>
      <w:lvlJc w:val="left"/>
      <w:pPr>
        <w:ind w:left="360" w:hanging="360"/>
      </w:pPr>
      <w:rPr>
        <w:rFonts w:hint="default"/>
        <w:b/>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5" w15:restartNumberingAfterBreak="0">
    <w:nsid w:val="2D56004A"/>
    <w:multiLevelType w:val="hybridMultilevel"/>
    <w:tmpl w:val="A796D016"/>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2D816F9B"/>
    <w:multiLevelType w:val="hybridMultilevel"/>
    <w:tmpl w:val="0A6E95B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2D9156E8"/>
    <w:multiLevelType w:val="hybridMultilevel"/>
    <w:tmpl w:val="B3D21916"/>
    <w:lvl w:ilvl="0" w:tplc="040C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2F1E431D"/>
    <w:multiLevelType w:val="hybridMultilevel"/>
    <w:tmpl w:val="6C2080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312D5805"/>
    <w:multiLevelType w:val="hybridMultilevel"/>
    <w:tmpl w:val="C092375C"/>
    <w:lvl w:ilvl="0" w:tplc="9978367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14A2673"/>
    <w:multiLevelType w:val="hybridMultilevel"/>
    <w:tmpl w:val="6EC29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31554C10"/>
    <w:multiLevelType w:val="hybridMultilevel"/>
    <w:tmpl w:val="AB961678"/>
    <w:lvl w:ilvl="0" w:tplc="5C909A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32581461"/>
    <w:multiLevelType w:val="hybridMultilevel"/>
    <w:tmpl w:val="E74CDFB6"/>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lvl>
    <w:lvl w:ilvl="2" w:tplc="C9E632FE">
      <w:start w:val="1"/>
      <w:numFmt w:val="decimal"/>
      <w:lvlText w:val="%3."/>
      <w:lvlJc w:val="left"/>
      <w:pPr>
        <w:ind w:left="2340" w:hanging="360"/>
      </w:pPr>
      <w:rPr>
        <w:rFonts w:hint="default"/>
      </w:rPr>
    </w:lvl>
    <w:lvl w:ilvl="3" w:tplc="640EF15E">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330515B8"/>
    <w:multiLevelType w:val="hybridMultilevel"/>
    <w:tmpl w:val="20F257C6"/>
    <w:lvl w:ilvl="0" w:tplc="0A76D322">
      <w:start w:val="3"/>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3115193"/>
    <w:multiLevelType w:val="hybridMultilevel"/>
    <w:tmpl w:val="757A2674"/>
    <w:lvl w:ilvl="0" w:tplc="74647EC8">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3D07CAB"/>
    <w:multiLevelType w:val="hybridMultilevel"/>
    <w:tmpl w:val="FE6891C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348218DF"/>
    <w:multiLevelType w:val="hybridMultilevel"/>
    <w:tmpl w:val="A45E33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353901EF"/>
    <w:multiLevelType w:val="hybridMultilevel"/>
    <w:tmpl w:val="BC1887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374F1109"/>
    <w:multiLevelType w:val="hybridMultilevel"/>
    <w:tmpl w:val="6D70DB42"/>
    <w:lvl w:ilvl="0" w:tplc="040C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38990E3F"/>
    <w:multiLevelType w:val="hybridMultilevel"/>
    <w:tmpl w:val="7EDEA866"/>
    <w:lvl w:ilvl="0" w:tplc="D2A49118">
      <w:start w:val="1"/>
      <w:numFmt w:val="decimal"/>
      <w:lvlText w:val="%1."/>
      <w:lvlJc w:val="left"/>
      <w:pPr>
        <w:ind w:left="1080" w:hanging="360"/>
      </w:pPr>
      <w:rPr>
        <w:rFonts w:asciiTheme="minorHAnsi" w:eastAsiaTheme="minorHAnsi" w:hAnsiTheme="minorHAnsi" w:cstheme="minorBidi"/>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0" w15:restartNumberingAfterBreak="0">
    <w:nsid w:val="38C2231D"/>
    <w:multiLevelType w:val="hybridMultilevel"/>
    <w:tmpl w:val="AA561F1E"/>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39F05986"/>
    <w:multiLevelType w:val="hybridMultilevel"/>
    <w:tmpl w:val="77B4C0B2"/>
    <w:lvl w:ilvl="0" w:tplc="873EC872">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A712DF8"/>
    <w:multiLevelType w:val="hybridMultilevel"/>
    <w:tmpl w:val="34DAE3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3ABB4E0C"/>
    <w:multiLevelType w:val="hybridMultilevel"/>
    <w:tmpl w:val="F3302818"/>
    <w:lvl w:ilvl="0" w:tplc="C2523DA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253A3C"/>
    <w:multiLevelType w:val="hybridMultilevel"/>
    <w:tmpl w:val="7C265D5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3B63112B"/>
    <w:multiLevelType w:val="hybridMultilevel"/>
    <w:tmpl w:val="5C4425B8"/>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6" w15:restartNumberingAfterBreak="0">
    <w:nsid w:val="3B80515A"/>
    <w:multiLevelType w:val="hybridMultilevel"/>
    <w:tmpl w:val="6EF2C544"/>
    <w:lvl w:ilvl="0" w:tplc="8240319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D1E5720"/>
    <w:multiLevelType w:val="hybridMultilevel"/>
    <w:tmpl w:val="655CD0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3D244063"/>
    <w:multiLevelType w:val="hybridMultilevel"/>
    <w:tmpl w:val="C0809A7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9" w15:restartNumberingAfterBreak="0">
    <w:nsid w:val="3D645DC0"/>
    <w:multiLevelType w:val="hybridMultilevel"/>
    <w:tmpl w:val="23421D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15:restartNumberingAfterBreak="0">
    <w:nsid w:val="3E690442"/>
    <w:multiLevelType w:val="hybridMultilevel"/>
    <w:tmpl w:val="06EE4B8E"/>
    <w:lvl w:ilvl="0" w:tplc="C802A34E">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E8417CC"/>
    <w:multiLevelType w:val="hybridMultilevel"/>
    <w:tmpl w:val="122EE04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2" w15:restartNumberingAfterBreak="0">
    <w:nsid w:val="3EB26814"/>
    <w:multiLevelType w:val="hybridMultilevel"/>
    <w:tmpl w:val="F4A4BA3A"/>
    <w:lvl w:ilvl="0" w:tplc="E36E83F0">
      <w:start w:val="1"/>
      <w:numFmt w:val="decimal"/>
      <w:lvlText w:val="%1."/>
      <w:lvlJc w:val="left"/>
      <w:pPr>
        <w:ind w:left="720" w:hanging="360"/>
      </w:pPr>
      <w:rPr>
        <w:rFonts w:hint="default"/>
        <w:b/>
        <w:i/>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3" w15:restartNumberingAfterBreak="0">
    <w:nsid w:val="3F3E75EE"/>
    <w:multiLevelType w:val="hybridMultilevel"/>
    <w:tmpl w:val="FDBA587E"/>
    <w:lvl w:ilvl="0" w:tplc="6D828FE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4" w15:restartNumberingAfterBreak="0">
    <w:nsid w:val="3F73641B"/>
    <w:multiLevelType w:val="hybridMultilevel"/>
    <w:tmpl w:val="DB0870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3FD1053D"/>
    <w:multiLevelType w:val="hybridMultilevel"/>
    <w:tmpl w:val="54FA8C4A"/>
    <w:lvl w:ilvl="0" w:tplc="3BB0589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32B0D15"/>
    <w:multiLevelType w:val="hybridMultilevel"/>
    <w:tmpl w:val="01509B7C"/>
    <w:lvl w:ilvl="0" w:tplc="E71A969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45C50BF"/>
    <w:multiLevelType w:val="hybridMultilevel"/>
    <w:tmpl w:val="D83C2B2A"/>
    <w:lvl w:ilvl="0" w:tplc="42B6D35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4773C58"/>
    <w:multiLevelType w:val="hybridMultilevel"/>
    <w:tmpl w:val="FDAE884A"/>
    <w:lvl w:ilvl="0" w:tplc="FFFFFFFF">
      <w:start w:val="1"/>
      <w:numFmt w:val="decimal"/>
      <w:lvlText w:val="%1."/>
      <w:lvlJc w:val="left"/>
      <w:pPr>
        <w:ind w:left="720" w:hanging="360"/>
      </w:pPr>
      <w:rPr>
        <w:rFonts w:hint="default"/>
      </w:rPr>
    </w:lvl>
    <w:lvl w:ilvl="1" w:tplc="040C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456F77D1"/>
    <w:multiLevelType w:val="hybridMultilevel"/>
    <w:tmpl w:val="B47A26DE"/>
    <w:lvl w:ilvl="0" w:tplc="EBFE3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5982C63"/>
    <w:multiLevelType w:val="hybridMultilevel"/>
    <w:tmpl w:val="3FD66E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15:restartNumberingAfterBreak="0">
    <w:nsid w:val="475D10A0"/>
    <w:multiLevelType w:val="hybridMultilevel"/>
    <w:tmpl w:val="F9FCC0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15:restartNumberingAfterBreak="0">
    <w:nsid w:val="476E0DF0"/>
    <w:multiLevelType w:val="hybridMultilevel"/>
    <w:tmpl w:val="45842E3E"/>
    <w:lvl w:ilvl="0" w:tplc="040C000B">
      <w:start w:val="1"/>
      <w:numFmt w:val="bullet"/>
      <w:lvlText w:val=""/>
      <w:lvlJc w:val="left"/>
      <w:pPr>
        <w:ind w:left="720" w:hanging="360"/>
      </w:pPr>
      <w:rPr>
        <w:rFonts w:ascii="Wingdings" w:hAnsi="Wingdings" w:hint="default"/>
      </w:rPr>
    </w:lvl>
    <w:lvl w:ilvl="1" w:tplc="FFFFFFFF">
      <w:start w:val="1"/>
      <w:numFmt w:val="lowerLetter"/>
      <w:lvlText w:val="%2."/>
      <w:lvlJc w:val="left"/>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47D03331"/>
    <w:multiLevelType w:val="hybridMultilevel"/>
    <w:tmpl w:val="EFC62D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4" w15:restartNumberingAfterBreak="0">
    <w:nsid w:val="47E72F13"/>
    <w:multiLevelType w:val="hybridMultilevel"/>
    <w:tmpl w:val="D57A5542"/>
    <w:lvl w:ilvl="0" w:tplc="8E20E452">
      <w:start w:val="1"/>
      <w:numFmt w:val="decimal"/>
      <w:lvlText w:val="%1."/>
      <w:lvlJc w:val="left"/>
      <w:pPr>
        <w:ind w:left="720" w:hanging="360"/>
      </w:pPr>
      <w:rPr>
        <w:rFonts w:hint="default"/>
      </w:rPr>
    </w:lvl>
    <w:lvl w:ilvl="1" w:tplc="FFFFFFFF">
      <w:start w:val="1"/>
      <w:numFmt w:val="lowerLetter"/>
      <w:lvlText w:val="%2."/>
      <w:lvlJc w:val="left"/>
    </w:lvl>
    <w:lvl w:ilvl="2" w:tplc="C9E632FE">
      <w:start w:val="1"/>
      <w:numFmt w:val="decimal"/>
      <w:lvlText w:val="%3."/>
      <w:lvlJc w:val="left"/>
      <w:pPr>
        <w:ind w:left="2340" w:hanging="360"/>
      </w:pPr>
      <w:rPr>
        <w:rFonts w:hint="default"/>
      </w:rPr>
    </w:lvl>
    <w:lvl w:ilvl="3" w:tplc="640EF15E">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48900D3E"/>
    <w:multiLevelType w:val="hybridMultilevel"/>
    <w:tmpl w:val="54E89EFC"/>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96F5F5A"/>
    <w:multiLevelType w:val="hybridMultilevel"/>
    <w:tmpl w:val="3FB673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A433D80"/>
    <w:multiLevelType w:val="hybridMultilevel"/>
    <w:tmpl w:val="147AD0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4B2045FE"/>
    <w:multiLevelType w:val="hybridMultilevel"/>
    <w:tmpl w:val="CEF080E6"/>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4B7913BA"/>
    <w:multiLevelType w:val="hybridMultilevel"/>
    <w:tmpl w:val="72D4A2DC"/>
    <w:lvl w:ilvl="0" w:tplc="597A18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BE4278E"/>
    <w:multiLevelType w:val="hybridMultilevel"/>
    <w:tmpl w:val="A45E3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4E6B3194"/>
    <w:multiLevelType w:val="hybridMultilevel"/>
    <w:tmpl w:val="60F04B3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4E7224E7"/>
    <w:multiLevelType w:val="hybridMultilevel"/>
    <w:tmpl w:val="450C723E"/>
    <w:lvl w:ilvl="0" w:tplc="040C000F">
      <w:start w:val="1"/>
      <w:numFmt w:val="decimal"/>
      <w:lvlText w:val="%1."/>
      <w:lvlJc w:val="left"/>
      <w:pPr>
        <w:ind w:left="644"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4EAE3D63"/>
    <w:multiLevelType w:val="hybridMultilevel"/>
    <w:tmpl w:val="59A0A6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4ECF1D97"/>
    <w:multiLevelType w:val="multilevel"/>
    <w:tmpl w:val="B1C4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F291FB8"/>
    <w:multiLevelType w:val="hybridMultilevel"/>
    <w:tmpl w:val="101C41FC"/>
    <w:lvl w:ilvl="0" w:tplc="1F7E713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FDB3E32"/>
    <w:multiLevelType w:val="hybridMultilevel"/>
    <w:tmpl w:val="787834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50192656"/>
    <w:multiLevelType w:val="hybridMultilevel"/>
    <w:tmpl w:val="CE345306"/>
    <w:lvl w:ilvl="0" w:tplc="BBA2CEA8">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09C2D3E"/>
    <w:multiLevelType w:val="hybridMultilevel"/>
    <w:tmpl w:val="79E81F92"/>
    <w:lvl w:ilvl="0" w:tplc="2A64AB3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25B329A"/>
    <w:multiLevelType w:val="hybridMultilevel"/>
    <w:tmpl w:val="E30E1372"/>
    <w:lvl w:ilvl="0" w:tplc="A4443AA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2E8515F"/>
    <w:multiLevelType w:val="hybridMultilevel"/>
    <w:tmpl w:val="58C63F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53164872"/>
    <w:multiLevelType w:val="hybridMultilevel"/>
    <w:tmpl w:val="88B0560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2" w15:restartNumberingAfterBreak="0">
    <w:nsid w:val="53E955B3"/>
    <w:multiLevelType w:val="hybridMultilevel"/>
    <w:tmpl w:val="1B1AF6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3" w15:restartNumberingAfterBreak="0">
    <w:nsid w:val="54312EB1"/>
    <w:multiLevelType w:val="hybridMultilevel"/>
    <w:tmpl w:val="130290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4" w15:restartNumberingAfterBreak="0">
    <w:nsid w:val="54587415"/>
    <w:multiLevelType w:val="hybridMultilevel"/>
    <w:tmpl w:val="B55C0A98"/>
    <w:lvl w:ilvl="0" w:tplc="C308BE6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4DB1552"/>
    <w:multiLevelType w:val="hybridMultilevel"/>
    <w:tmpl w:val="538CABBE"/>
    <w:lvl w:ilvl="0" w:tplc="9DCE54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6" w15:restartNumberingAfterBreak="0">
    <w:nsid w:val="54E46442"/>
    <w:multiLevelType w:val="hybridMultilevel"/>
    <w:tmpl w:val="0702407E"/>
    <w:lvl w:ilvl="0" w:tplc="AA88A3B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432F1F"/>
    <w:multiLevelType w:val="hybridMultilevel"/>
    <w:tmpl w:val="E66414D6"/>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554333F0"/>
    <w:multiLevelType w:val="hybridMultilevel"/>
    <w:tmpl w:val="7C0076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563879F4"/>
    <w:multiLevelType w:val="hybridMultilevel"/>
    <w:tmpl w:val="C756EA2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0" w15:restartNumberingAfterBreak="0">
    <w:nsid w:val="565002B9"/>
    <w:multiLevelType w:val="hybridMultilevel"/>
    <w:tmpl w:val="33687CF0"/>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1" w15:restartNumberingAfterBreak="0">
    <w:nsid w:val="56C32CF4"/>
    <w:multiLevelType w:val="hybridMultilevel"/>
    <w:tmpl w:val="6C3251A0"/>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56FB303D"/>
    <w:multiLevelType w:val="hybridMultilevel"/>
    <w:tmpl w:val="9518296A"/>
    <w:lvl w:ilvl="0" w:tplc="FFFFFFFF">
      <w:start w:val="1"/>
      <w:numFmt w:val="decimal"/>
      <w:lvlText w:val="%1."/>
      <w:lvlJc w:val="left"/>
      <w:pPr>
        <w:ind w:left="720" w:hanging="360"/>
      </w:pPr>
      <w:rPr>
        <w:rFonts w:hint="default"/>
      </w:rPr>
    </w:lvl>
    <w:lvl w:ilvl="1" w:tplc="040C000B">
      <w:start w:val="1"/>
      <w:numFmt w:val="bullet"/>
      <w:lvlText w:val=""/>
      <w:lvlJc w:val="left"/>
      <w:pPr>
        <w:ind w:left="1068" w:hanging="360"/>
      </w:pPr>
      <w:rPr>
        <w:rFonts w:ascii="Wingdings" w:hAnsi="Wingding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7D00142"/>
    <w:multiLevelType w:val="hybridMultilevel"/>
    <w:tmpl w:val="05EA3B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4" w15:restartNumberingAfterBreak="0">
    <w:nsid w:val="57F34421"/>
    <w:multiLevelType w:val="hybridMultilevel"/>
    <w:tmpl w:val="CA9E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88A6C46"/>
    <w:multiLevelType w:val="hybridMultilevel"/>
    <w:tmpl w:val="4F106C46"/>
    <w:lvl w:ilvl="0" w:tplc="0CF0904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98A4A05"/>
    <w:multiLevelType w:val="hybridMultilevel"/>
    <w:tmpl w:val="926A75DA"/>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7" w15:restartNumberingAfterBreak="0">
    <w:nsid w:val="5B8F5548"/>
    <w:multiLevelType w:val="hybridMultilevel"/>
    <w:tmpl w:val="89F023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8" w15:restartNumberingAfterBreak="0">
    <w:nsid w:val="5BCD010B"/>
    <w:multiLevelType w:val="hybridMultilevel"/>
    <w:tmpl w:val="92EE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BDD7A68"/>
    <w:multiLevelType w:val="hybridMultilevel"/>
    <w:tmpl w:val="72F24C8C"/>
    <w:lvl w:ilvl="0" w:tplc="AC58420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C8E76A0"/>
    <w:multiLevelType w:val="hybridMultilevel"/>
    <w:tmpl w:val="89F02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5CC41711"/>
    <w:multiLevelType w:val="hybridMultilevel"/>
    <w:tmpl w:val="4810DB44"/>
    <w:lvl w:ilvl="0" w:tplc="856CF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2" w15:restartNumberingAfterBreak="0">
    <w:nsid w:val="5DC05580"/>
    <w:multiLevelType w:val="hybridMultilevel"/>
    <w:tmpl w:val="8E6A173E"/>
    <w:lvl w:ilvl="0" w:tplc="5A04B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E1751F6"/>
    <w:multiLevelType w:val="hybridMultilevel"/>
    <w:tmpl w:val="46964C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4" w15:restartNumberingAfterBreak="0">
    <w:nsid w:val="5F230998"/>
    <w:multiLevelType w:val="hybridMultilevel"/>
    <w:tmpl w:val="585EA3B8"/>
    <w:lvl w:ilvl="0" w:tplc="25F6B2AA">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19B4CE0"/>
    <w:multiLevelType w:val="hybridMultilevel"/>
    <w:tmpl w:val="DEE462CA"/>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61DD3440"/>
    <w:multiLevelType w:val="hybridMultilevel"/>
    <w:tmpl w:val="50EA7F0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7" w15:restartNumberingAfterBreak="0">
    <w:nsid w:val="62BD3E53"/>
    <w:multiLevelType w:val="hybridMultilevel"/>
    <w:tmpl w:val="3A566AF6"/>
    <w:lvl w:ilvl="0" w:tplc="29BEB22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8" w15:restartNumberingAfterBreak="0">
    <w:nsid w:val="62D003EF"/>
    <w:multiLevelType w:val="hybridMultilevel"/>
    <w:tmpl w:val="3CC6CE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9" w15:restartNumberingAfterBreak="0">
    <w:nsid w:val="635E5C18"/>
    <w:multiLevelType w:val="hybridMultilevel"/>
    <w:tmpl w:val="45CC0C8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0" w15:restartNumberingAfterBreak="0">
    <w:nsid w:val="64527629"/>
    <w:multiLevelType w:val="hybridMultilevel"/>
    <w:tmpl w:val="8BFA5C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1" w15:restartNumberingAfterBreak="0">
    <w:nsid w:val="655D7216"/>
    <w:multiLevelType w:val="hybridMultilevel"/>
    <w:tmpl w:val="505A20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2" w15:restartNumberingAfterBreak="0">
    <w:nsid w:val="657B5992"/>
    <w:multiLevelType w:val="hybridMultilevel"/>
    <w:tmpl w:val="21A668D0"/>
    <w:lvl w:ilvl="0" w:tplc="32CAB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5FF440B"/>
    <w:multiLevelType w:val="hybridMultilevel"/>
    <w:tmpl w:val="BA7840DE"/>
    <w:lvl w:ilvl="0" w:tplc="F70C321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66040DE"/>
    <w:multiLevelType w:val="hybridMultilevel"/>
    <w:tmpl w:val="0F22C9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5" w15:restartNumberingAfterBreak="0">
    <w:nsid w:val="66FB7330"/>
    <w:multiLevelType w:val="hybridMultilevel"/>
    <w:tmpl w:val="9A88C3C0"/>
    <w:lvl w:ilvl="0" w:tplc="D910E06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80250EE"/>
    <w:multiLevelType w:val="hybridMultilevel"/>
    <w:tmpl w:val="20BAEAD0"/>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683336BB"/>
    <w:multiLevelType w:val="hybridMultilevel"/>
    <w:tmpl w:val="BC96768C"/>
    <w:lvl w:ilvl="0" w:tplc="B2F84CB2">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83F06CB"/>
    <w:multiLevelType w:val="hybridMultilevel"/>
    <w:tmpl w:val="735AC746"/>
    <w:lvl w:ilvl="0" w:tplc="9BEE6A3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85316FB"/>
    <w:multiLevelType w:val="hybridMultilevel"/>
    <w:tmpl w:val="43EAC462"/>
    <w:lvl w:ilvl="0" w:tplc="FFFFFFFF">
      <w:start w:val="1"/>
      <w:numFmt w:val="decimal"/>
      <w:lvlText w:val="%1."/>
      <w:lvlJc w:val="left"/>
      <w:pPr>
        <w:ind w:left="720" w:hanging="360"/>
      </w:pPr>
      <w:rPr>
        <w:rFonts w:hint="default"/>
      </w:rPr>
    </w:lvl>
    <w:lvl w:ilvl="1" w:tplc="040C000B">
      <w:start w:val="1"/>
      <w:numFmt w:val="bullet"/>
      <w:lvlText w:val=""/>
      <w:lvlJc w:val="left"/>
      <w:pPr>
        <w:ind w:left="1068" w:hanging="360"/>
      </w:pPr>
      <w:rPr>
        <w:rFonts w:ascii="Wingdings" w:hAnsi="Wingdings" w:hint="default"/>
      </w:r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8751072"/>
    <w:multiLevelType w:val="hybridMultilevel"/>
    <w:tmpl w:val="5134CE70"/>
    <w:lvl w:ilvl="0" w:tplc="CA7EFEF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8B81DD1"/>
    <w:multiLevelType w:val="hybridMultilevel"/>
    <w:tmpl w:val="3A02E620"/>
    <w:lvl w:ilvl="0" w:tplc="3880F3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2" w15:restartNumberingAfterBreak="0">
    <w:nsid w:val="6A824FF3"/>
    <w:multiLevelType w:val="hybridMultilevel"/>
    <w:tmpl w:val="0C0476B0"/>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3" w15:restartNumberingAfterBreak="0">
    <w:nsid w:val="6B3D6199"/>
    <w:multiLevelType w:val="hybridMultilevel"/>
    <w:tmpl w:val="EBD8608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4" w15:restartNumberingAfterBreak="0">
    <w:nsid w:val="6B5153B2"/>
    <w:multiLevelType w:val="hybridMultilevel"/>
    <w:tmpl w:val="38B6F09A"/>
    <w:lvl w:ilvl="0" w:tplc="040C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6B655B59"/>
    <w:multiLevelType w:val="hybridMultilevel"/>
    <w:tmpl w:val="63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BA02931"/>
    <w:multiLevelType w:val="hybridMultilevel"/>
    <w:tmpl w:val="D7AEEAF8"/>
    <w:lvl w:ilvl="0" w:tplc="7340FD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C0B3FF8"/>
    <w:multiLevelType w:val="hybridMultilevel"/>
    <w:tmpl w:val="7C265D5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8" w15:restartNumberingAfterBreak="0">
    <w:nsid w:val="6C217F2C"/>
    <w:multiLevelType w:val="hybridMultilevel"/>
    <w:tmpl w:val="423695CC"/>
    <w:lvl w:ilvl="0" w:tplc="7A300B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C92153"/>
    <w:multiLevelType w:val="hybridMultilevel"/>
    <w:tmpl w:val="2CD66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0" w15:restartNumberingAfterBreak="0">
    <w:nsid w:val="6CCD5414"/>
    <w:multiLevelType w:val="hybridMultilevel"/>
    <w:tmpl w:val="7F7E88DC"/>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1" w15:restartNumberingAfterBreak="0">
    <w:nsid w:val="6D437D68"/>
    <w:multiLevelType w:val="hybridMultilevel"/>
    <w:tmpl w:val="C07AB660"/>
    <w:lvl w:ilvl="0" w:tplc="240C449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2" w15:restartNumberingAfterBreak="0">
    <w:nsid w:val="6E335B92"/>
    <w:multiLevelType w:val="hybridMultilevel"/>
    <w:tmpl w:val="7826CE76"/>
    <w:lvl w:ilvl="0" w:tplc="DA8837DC">
      <w:start w:val="2"/>
      <w:numFmt w:val="bullet"/>
      <w:lvlText w:val="–"/>
      <w:lvlJc w:val="left"/>
      <w:pPr>
        <w:ind w:left="1080" w:hanging="360"/>
      </w:pPr>
      <w:rPr>
        <w:rFonts w:ascii="Calibri Light" w:eastAsiaTheme="maj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6E90632C"/>
    <w:multiLevelType w:val="hybridMultilevel"/>
    <w:tmpl w:val="A71EB72A"/>
    <w:lvl w:ilvl="0" w:tplc="040C000F">
      <w:start w:val="1"/>
      <w:numFmt w:val="decimal"/>
      <w:lvlText w:val="%1."/>
      <w:lvlJc w:val="left"/>
      <w:pPr>
        <w:ind w:left="360" w:hanging="360"/>
      </w:pPr>
      <w:rPr>
        <w:rFonts w:hint="default"/>
        <w:color w:val="auto"/>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4" w15:restartNumberingAfterBreak="0">
    <w:nsid w:val="709B2C96"/>
    <w:multiLevelType w:val="hybridMultilevel"/>
    <w:tmpl w:val="807A46B0"/>
    <w:lvl w:ilvl="0" w:tplc="F10604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5" w15:restartNumberingAfterBreak="0">
    <w:nsid w:val="71621C3F"/>
    <w:multiLevelType w:val="hybridMultilevel"/>
    <w:tmpl w:val="82CAFF1E"/>
    <w:lvl w:ilvl="0" w:tplc="D780D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A75B0F"/>
    <w:multiLevelType w:val="hybridMultilevel"/>
    <w:tmpl w:val="A1BC2346"/>
    <w:lvl w:ilvl="0" w:tplc="0DBC60B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7" w15:restartNumberingAfterBreak="0">
    <w:nsid w:val="72417746"/>
    <w:multiLevelType w:val="hybridMultilevel"/>
    <w:tmpl w:val="1F10F8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8" w15:restartNumberingAfterBreak="0">
    <w:nsid w:val="72FA3C77"/>
    <w:multiLevelType w:val="hybridMultilevel"/>
    <w:tmpl w:val="10AACCC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9" w15:restartNumberingAfterBreak="0">
    <w:nsid w:val="731258A5"/>
    <w:multiLevelType w:val="hybridMultilevel"/>
    <w:tmpl w:val="D61A372A"/>
    <w:lvl w:ilvl="0" w:tplc="CD78330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0" w15:restartNumberingAfterBreak="0">
    <w:nsid w:val="7372384A"/>
    <w:multiLevelType w:val="hybridMultilevel"/>
    <w:tmpl w:val="5B9CDDF2"/>
    <w:lvl w:ilvl="0" w:tplc="E1143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41D499F"/>
    <w:multiLevelType w:val="hybridMultilevel"/>
    <w:tmpl w:val="5466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5B87062"/>
    <w:multiLevelType w:val="hybridMultilevel"/>
    <w:tmpl w:val="5ACCDB84"/>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75F74C84"/>
    <w:multiLevelType w:val="hybridMultilevel"/>
    <w:tmpl w:val="73C02BA6"/>
    <w:lvl w:ilvl="0" w:tplc="00F65C7C">
      <w:start w:val="1"/>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4" w15:restartNumberingAfterBreak="0">
    <w:nsid w:val="76166C1E"/>
    <w:multiLevelType w:val="hybridMultilevel"/>
    <w:tmpl w:val="4DC00F5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5" w15:restartNumberingAfterBreak="0">
    <w:nsid w:val="765323E5"/>
    <w:multiLevelType w:val="hybridMultilevel"/>
    <w:tmpl w:val="5D92411E"/>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772E7A7F"/>
    <w:multiLevelType w:val="hybridMultilevel"/>
    <w:tmpl w:val="BD7CB306"/>
    <w:lvl w:ilvl="0" w:tplc="B6124A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7" w15:restartNumberingAfterBreak="0">
    <w:nsid w:val="77442BB5"/>
    <w:multiLevelType w:val="hybridMultilevel"/>
    <w:tmpl w:val="538A6EB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8" w15:restartNumberingAfterBreak="0">
    <w:nsid w:val="77960CA7"/>
    <w:multiLevelType w:val="hybridMultilevel"/>
    <w:tmpl w:val="4BF21818"/>
    <w:lvl w:ilvl="0" w:tplc="FFFFFFFF">
      <w:start w:val="1"/>
      <w:numFmt w:val="decimal"/>
      <w:lvlText w:val="%1."/>
      <w:lvlJc w:val="left"/>
      <w:pPr>
        <w:ind w:left="720" w:hanging="360"/>
      </w:pPr>
    </w:lvl>
    <w:lvl w:ilvl="1" w:tplc="040C000B">
      <w:start w:val="1"/>
      <w:numFmt w:val="bullet"/>
      <w:lvlText w:val=""/>
      <w:lvlJc w:val="left"/>
      <w:pPr>
        <w:ind w:left="1068" w:hanging="360"/>
      </w:pPr>
      <w:rPr>
        <w:rFonts w:ascii="Wingdings" w:hAnsi="Wingdings" w:hint="default"/>
      </w:rPr>
    </w:lvl>
    <w:lvl w:ilvl="2" w:tplc="FFFFFFFF">
      <w:start w:val="5"/>
      <w:numFmt w:val="decimal"/>
      <w:lvlText w:val="%3"/>
      <w:lvlJc w:val="left"/>
      <w:pPr>
        <w:ind w:left="2340" w:hanging="360"/>
      </w:pPr>
      <w:rPr>
        <w:rFonts w:cstheme="minorBid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77C87C19"/>
    <w:multiLevelType w:val="hybridMultilevel"/>
    <w:tmpl w:val="24D209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0" w15:restartNumberingAfterBreak="0">
    <w:nsid w:val="7A02713A"/>
    <w:multiLevelType w:val="hybridMultilevel"/>
    <w:tmpl w:val="FD36C8B0"/>
    <w:lvl w:ilvl="0" w:tplc="8D08E26A">
      <w:start w:val="1"/>
      <w:numFmt w:val="decimal"/>
      <w:lvlText w:val="%1."/>
      <w:lvlJc w:val="left"/>
      <w:pPr>
        <w:ind w:left="720"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1" w15:restartNumberingAfterBreak="0">
    <w:nsid w:val="7A072BA8"/>
    <w:multiLevelType w:val="hybridMultilevel"/>
    <w:tmpl w:val="A45E3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A48726C"/>
    <w:multiLevelType w:val="hybridMultilevel"/>
    <w:tmpl w:val="DEAAA0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3" w15:restartNumberingAfterBreak="0">
    <w:nsid w:val="7B454DB1"/>
    <w:multiLevelType w:val="hybridMultilevel"/>
    <w:tmpl w:val="503A42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4" w15:restartNumberingAfterBreak="0">
    <w:nsid w:val="7B63509D"/>
    <w:multiLevelType w:val="hybridMultilevel"/>
    <w:tmpl w:val="D842FD02"/>
    <w:lvl w:ilvl="0" w:tplc="3A66DC16">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7C406E84"/>
    <w:multiLevelType w:val="hybridMultilevel"/>
    <w:tmpl w:val="3FB673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C715CEE"/>
    <w:multiLevelType w:val="hybridMultilevel"/>
    <w:tmpl w:val="6CBA777A"/>
    <w:lvl w:ilvl="0" w:tplc="7B5034FE">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7" w15:restartNumberingAfterBreak="0">
    <w:nsid w:val="7CD65E87"/>
    <w:multiLevelType w:val="hybridMultilevel"/>
    <w:tmpl w:val="322C36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8" w15:restartNumberingAfterBreak="0">
    <w:nsid w:val="7CE540D1"/>
    <w:multiLevelType w:val="hybridMultilevel"/>
    <w:tmpl w:val="524CC2D4"/>
    <w:lvl w:ilvl="0" w:tplc="757EE02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7DD1043D"/>
    <w:multiLevelType w:val="hybridMultilevel"/>
    <w:tmpl w:val="801AD11A"/>
    <w:lvl w:ilvl="0" w:tplc="040C000B">
      <w:start w:val="1"/>
      <w:numFmt w:val="bullet"/>
      <w:lvlText w:val=""/>
      <w:lvlJc w:val="left"/>
      <w:pPr>
        <w:ind w:left="1068" w:hanging="360"/>
      </w:pPr>
      <w:rPr>
        <w:rFonts w:ascii="Wingdings" w:hAnsi="Wingding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0" w15:restartNumberingAfterBreak="0">
    <w:nsid w:val="7DE74B9F"/>
    <w:multiLevelType w:val="hybridMultilevel"/>
    <w:tmpl w:val="ACFE0ECE"/>
    <w:lvl w:ilvl="0" w:tplc="68889D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1" w15:restartNumberingAfterBreak="0">
    <w:nsid w:val="7E624EBC"/>
    <w:multiLevelType w:val="hybridMultilevel"/>
    <w:tmpl w:val="8854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EBA00F8"/>
    <w:multiLevelType w:val="hybridMultilevel"/>
    <w:tmpl w:val="C50E2AA0"/>
    <w:lvl w:ilvl="0" w:tplc="64603E80">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7ED46CD2"/>
    <w:multiLevelType w:val="hybridMultilevel"/>
    <w:tmpl w:val="6C208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7F46023C"/>
    <w:multiLevelType w:val="hybridMultilevel"/>
    <w:tmpl w:val="F0745664"/>
    <w:lvl w:ilvl="0" w:tplc="905A3F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5" w15:restartNumberingAfterBreak="0">
    <w:nsid w:val="7F9138F5"/>
    <w:multiLevelType w:val="hybridMultilevel"/>
    <w:tmpl w:val="51905C6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6" w15:restartNumberingAfterBreak="0">
    <w:nsid w:val="7FE12327"/>
    <w:multiLevelType w:val="hybridMultilevel"/>
    <w:tmpl w:val="580ACD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421C99D0">
      <w:start w:val="5"/>
      <w:numFmt w:val="decimal"/>
      <w:lvlText w:val="%3"/>
      <w:lvlJc w:val="left"/>
      <w:pPr>
        <w:ind w:left="2340" w:hanging="360"/>
      </w:pPr>
      <w:rPr>
        <w:rFonts w:cstheme="minorBid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40099048">
    <w:abstractNumId w:val="12"/>
  </w:num>
  <w:num w:numId="2" w16cid:durableId="256644618">
    <w:abstractNumId w:val="133"/>
  </w:num>
  <w:num w:numId="3" w16cid:durableId="1868761895">
    <w:abstractNumId w:val="4"/>
  </w:num>
  <w:num w:numId="4" w16cid:durableId="1211385491">
    <w:abstractNumId w:val="207"/>
  </w:num>
  <w:num w:numId="5" w16cid:durableId="1418020512">
    <w:abstractNumId w:val="199"/>
  </w:num>
  <w:num w:numId="6" w16cid:durableId="1813408080">
    <w:abstractNumId w:val="22"/>
  </w:num>
  <w:num w:numId="7" w16cid:durableId="1094127812">
    <w:abstractNumId w:val="117"/>
  </w:num>
  <w:num w:numId="8" w16cid:durableId="625309408">
    <w:abstractNumId w:val="159"/>
  </w:num>
  <w:num w:numId="9" w16cid:durableId="62682724">
    <w:abstractNumId w:val="143"/>
  </w:num>
  <w:num w:numId="10" w16cid:durableId="1202285738">
    <w:abstractNumId w:val="21"/>
  </w:num>
  <w:num w:numId="11" w16cid:durableId="2120373216">
    <w:abstractNumId w:val="39"/>
  </w:num>
  <w:num w:numId="12" w16cid:durableId="117073821">
    <w:abstractNumId w:val="164"/>
  </w:num>
  <w:num w:numId="13" w16cid:durableId="1739132447">
    <w:abstractNumId w:val="180"/>
  </w:num>
  <w:num w:numId="14" w16cid:durableId="913123285">
    <w:abstractNumId w:val="78"/>
  </w:num>
  <w:num w:numId="15" w16cid:durableId="952592824">
    <w:abstractNumId w:val="40"/>
  </w:num>
  <w:num w:numId="16" w16cid:durableId="1168446607">
    <w:abstractNumId w:val="161"/>
  </w:num>
  <w:num w:numId="17" w16cid:durableId="1213038075">
    <w:abstractNumId w:val="60"/>
  </w:num>
  <w:num w:numId="18" w16cid:durableId="1684744372">
    <w:abstractNumId w:val="179"/>
  </w:num>
  <w:num w:numId="19" w16cid:durableId="234248884">
    <w:abstractNumId w:val="86"/>
  </w:num>
  <w:num w:numId="20" w16cid:durableId="1535272531">
    <w:abstractNumId w:val="203"/>
  </w:num>
  <w:num w:numId="21" w16cid:durableId="1784499177">
    <w:abstractNumId w:val="206"/>
  </w:num>
  <w:num w:numId="22" w16cid:durableId="1681159700">
    <w:abstractNumId w:val="65"/>
  </w:num>
  <w:num w:numId="23" w16cid:durableId="757943156">
    <w:abstractNumId w:val="140"/>
  </w:num>
  <w:num w:numId="24" w16cid:durableId="1035302972">
    <w:abstractNumId w:val="158"/>
  </w:num>
  <w:num w:numId="25" w16cid:durableId="1123767970">
    <w:abstractNumId w:val="99"/>
  </w:num>
  <w:num w:numId="26" w16cid:durableId="735933699">
    <w:abstractNumId w:val="114"/>
  </w:num>
  <w:num w:numId="27" w16cid:durableId="1502428397">
    <w:abstractNumId w:val="139"/>
  </w:num>
  <w:num w:numId="28" w16cid:durableId="2089691427">
    <w:abstractNumId w:val="131"/>
  </w:num>
  <w:num w:numId="29" w16cid:durableId="283312514">
    <w:abstractNumId w:val="177"/>
  </w:num>
  <w:num w:numId="30" w16cid:durableId="43330667">
    <w:abstractNumId w:val="94"/>
  </w:num>
  <w:num w:numId="31" w16cid:durableId="1376274371">
    <w:abstractNumId w:val="146"/>
  </w:num>
  <w:num w:numId="32" w16cid:durableId="685791021">
    <w:abstractNumId w:val="68"/>
  </w:num>
  <w:num w:numId="33" w16cid:durableId="953906289">
    <w:abstractNumId w:val="27"/>
  </w:num>
  <w:num w:numId="34" w16cid:durableId="2116712532">
    <w:abstractNumId w:val="45"/>
  </w:num>
  <w:num w:numId="35" w16cid:durableId="2137527515">
    <w:abstractNumId w:val="7"/>
  </w:num>
  <w:num w:numId="36" w16cid:durableId="1152719637">
    <w:abstractNumId w:val="123"/>
  </w:num>
  <w:num w:numId="37" w16cid:durableId="1143277450">
    <w:abstractNumId w:val="122"/>
  </w:num>
  <w:num w:numId="38" w16cid:durableId="173032827">
    <w:abstractNumId w:val="74"/>
  </w:num>
  <w:num w:numId="39" w16cid:durableId="755975061">
    <w:abstractNumId w:val="85"/>
  </w:num>
  <w:num w:numId="40" w16cid:durableId="176234127">
    <w:abstractNumId w:val="76"/>
  </w:num>
  <w:num w:numId="41" w16cid:durableId="666902551">
    <w:abstractNumId w:val="124"/>
  </w:num>
  <w:num w:numId="42" w16cid:durableId="921915050">
    <w:abstractNumId w:val="160"/>
  </w:num>
  <w:num w:numId="43" w16cid:durableId="708607764">
    <w:abstractNumId w:val="110"/>
  </w:num>
  <w:num w:numId="44" w16cid:durableId="1482379664">
    <w:abstractNumId w:val="51"/>
  </w:num>
  <w:num w:numId="45" w16cid:durableId="156458458">
    <w:abstractNumId w:val="32"/>
  </w:num>
  <w:num w:numId="46" w16cid:durableId="457916581">
    <w:abstractNumId w:val="63"/>
  </w:num>
  <w:num w:numId="47" w16cid:durableId="466508832">
    <w:abstractNumId w:val="15"/>
  </w:num>
  <w:num w:numId="48" w16cid:durableId="408843044">
    <w:abstractNumId w:val="38"/>
  </w:num>
  <w:num w:numId="49" w16cid:durableId="762645364">
    <w:abstractNumId w:val="141"/>
  </w:num>
  <w:num w:numId="50" w16cid:durableId="1801805773">
    <w:abstractNumId w:val="13"/>
  </w:num>
  <w:num w:numId="51" w16cid:durableId="1692996426">
    <w:abstractNumId w:val="90"/>
  </w:num>
  <w:num w:numId="52" w16cid:durableId="1837843593">
    <w:abstractNumId w:val="166"/>
  </w:num>
  <w:num w:numId="53" w16cid:durableId="35546419">
    <w:abstractNumId w:val="25"/>
  </w:num>
  <w:num w:numId="54" w16cid:durableId="156314368">
    <w:abstractNumId w:val="75"/>
  </w:num>
  <w:num w:numId="55" w16cid:durableId="2026402317">
    <w:abstractNumId w:val="14"/>
  </w:num>
  <w:num w:numId="56" w16cid:durableId="2013992608">
    <w:abstractNumId w:val="10"/>
  </w:num>
  <w:num w:numId="57" w16cid:durableId="1118257635">
    <w:abstractNumId w:val="34"/>
  </w:num>
  <w:num w:numId="58" w16cid:durableId="100687993">
    <w:abstractNumId w:val="215"/>
  </w:num>
  <w:num w:numId="59" w16cid:durableId="1417169184">
    <w:abstractNumId w:val="42"/>
  </w:num>
  <w:num w:numId="60" w16cid:durableId="1040327455">
    <w:abstractNumId w:val="46"/>
  </w:num>
  <w:num w:numId="61" w16cid:durableId="891313165">
    <w:abstractNumId w:val="58"/>
  </w:num>
  <w:num w:numId="62" w16cid:durableId="1758743740">
    <w:abstractNumId w:val="35"/>
  </w:num>
  <w:num w:numId="63" w16cid:durableId="391079695">
    <w:abstractNumId w:val="126"/>
  </w:num>
  <w:num w:numId="64" w16cid:durableId="707609114">
    <w:abstractNumId w:val="202"/>
  </w:num>
  <w:num w:numId="65" w16cid:durableId="1462118289">
    <w:abstractNumId w:val="77"/>
  </w:num>
  <w:num w:numId="66" w16cid:durableId="71238941">
    <w:abstractNumId w:val="88"/>
  </w:num>
  <w:num w:numId="67" w16cid:durableId="1877310609">
    <w:abstractNumId w:val="23"/>
  </w:num>
  <w:num w:numId="68" w16cid:durableId="1420174928">
    <w:abstractNumId w:val="104"/>
  </w:num>
  <w:num w:numId="69" w16cid:durableId="64962380">
    <w:abstractNumId w:val="52"/>
  </w:num>
  <w:num w:numId="70" w16cid:durableId="1247030265">
    <w:abstractNumId w:val="69"/>
  </w:num>
  <w:num w:numId="71" w16cid:durableId="794105541">
    <w:abstractNumId w:val="213"/>
  </w:num>
  <w:num w:numId="72" w16cid:durableId="1165588645">
    <w:abstractNumId w:val="54"/>
  </w:num>
  <w:num w:numId="73" w16cid:durableId="198905041">
    <w:abstractNumId w:val="137"/>
  </w:num>
  <w:num w:numId="74" w16cid:durableId="242030266">
    <w:abstractNumId w:val="192"/>
  </w:num>
  <w:num w:numId="75" w16cid:durableId="591739439">
    <w:abstractNumId w:val="155"/>
  </w:num>
  <w:num w:numId="76" w16cid:durableId="1967617457">
    <w:abstractNumId w:val="153"/>
  </w:num>
  <w:num w:numId="77" w16cid:durableId="1210266067">
    <w:abstractNumId w:val="73"/>
  </w:num>
  <w:num w:numId="78" w16cid:durableId="872772146">
    <w:abstractNumId w:val="113"/>
  </w:num>
  <w:num w:numId="79" w16cid:durableId="1870415038">
    <w:abstractNumId w:val="115"/>
  </w:num>
  <w:num w:numId="80" w16cid:durableId="1286546608">
    <w:abstractNumId w:val="132"/>
  </w:num>
  <w:num w:numId="81" w16cid:durableId="194583026">
    <w:abstractNumId w:val="121"/>
  </w:num>
  <w:num w:numId="82" w16cid:durableId="1354064904">
    <w:abstractNumId w:val="156"/>
  </w:num>
  <w:num w:numId="83" w16cid:durableId="119809142">
    <w:abstractNumId w:val="0"/>
  </w:num>
  <w:num w:numId="84" w16cid:durableId="1436167040">
    <w:abstractNumId w:val="173"/>
  </w:num>
  <w:num w:numId="85" w16cid:durableId="1465270233">
    <w:abstractNumId w:val="174"/>
  </w:num>
  <w:num w:numId="86" w16cid:durableId="141772899">
    <w:abstractNumId w:val="98"/>
  </w:num>
  <w:num w:numId="87" w16cid:durableId="2099329439">
    <w:abstractNumId w:val="102"/>
  </w:num>
  <w:num w:numId="88" w16cid:durableId="1552569464">
    <w:abstractNumId w:val="147"/>
  </w:num>
  <w:num w:numId="89" w16cid:durableId="1570194269">
    <w:abstractNumId w:val="150"/>
  </w:num>
  <w:num w:numId="90" w16cid:durableId="1683781131">
    <w:abstractNumId w:val="120"/>
  </w:num>
  <w:num w:numId="91" w16cid:durableId="1401637946">
    <w:abstractNumId w:val="194"/>
  </w:num>
  <w:num w:numId="92" w16cid:durableId="1586304243">
    <w:abstractNumId w:val="62"/>
  </w:num>
  <w:num w:numId="93" w16cid:durableId="1697660550">
    <w:abstractNumId w:val="18"/>
  </w:num>
  <w:num w:numId="94" w16cid:durableId="1648322104">
    <w:abstractNumId w:val="195"/>
  </w:num>
  <w:num w:numId="95" w16cid:durableId="520361348">
    <w:abstractNumId w:val="1"/>
  </w:num>
  <w:num w:numId="96" w16cid:durableId="1177161114">
    <w:abstractNumId w:val="87"/>
  </w:num>
  <w:num w:numId="97" w16cid:durableId="853107326">
    <w:abstractNumId w:val="41"/>
  </w:num>
  <w:num w:numId="98" w16cid:durableId="84423937">
    <w:abstractNumId w:val="111"/>
  </w:num>
  <w:num w:numId="99" w16cid:durableId="807942225">
    <w:abstractNumId w:val="138"/>
  </w:num>
  <w:num w:numId="100" w16cid:durableId="595286382">
    <w:abstractNumId w:val="53"/>
  </w:num>
  <w:num w:numId="101" w16cid:durableId="1857886765">
    <w:abstractNumId w:val="186"/>
  </w:num>
  <w:num w:numId="102" w16cid:durableId="849217386">
    <w:abstractNumId w:val="59"/>
  </w:num>
  <w:num w:numId="103" w16cid:durableId="449587602">
    <w:abstractNumId w:val="201"/>
  </w:num>
  <w:num w:numId="104" w16cid:durableId="783304489">
    <w:abstractNumId w:val="64"/>
  </w:num>
  <w:num w:numId="105" w16cid:durableId="1419054996">
    <w:abstractNumId w:val="9"/>
  </w:num>
  <w:num w:numId="106" w16cid:durableId="315450587">
    <w:abstractNumId w:val="118"/>
  </w:num>
  <w:num w:numId="107" w16cid:durableId="777988440">
    <w:abstractNumId w:val="187"/>
  </w:num>
  <w:num w:numId="108" w16cid:durableId="2004384750">
    <w:abstractNumId w:val="97"/>
  </w:num>
  <w:num w:numId="109" w16cid:durableId="1479881655">
    <w:abstractNumId w:val="71"/>
  </w:num>
  <w:num w:numId="110" w16cid:durableId="746420808">
    <w:abstractNumId w:val="209"/>
  </w:num>
  <w:num w:numId="111" w16cid:durableId="1397507658">
    <w:abstractNumId w:val="183"/>
  </w:num>
  <w:num w:numId="112" w16cid:durableId="59333405">
    <w:abstractNumId w:val="47"/>
  </w:num>
  <w:num w:numId="113" w16cid:durableId="1580820784">
    <w:abstractNumId w:val="95"/>
  </w:num>
  <w:num w:numId="114" w16cid:durableId="1194273736">
    <w:abstractNumId w:val="92"/>
  </w:num>
  <w:num w:numId="115" w16cid:durableId="542401814">
    <w:abstractNumId w:val="188"/>
  </w:num>
  <w:num w:numId="116" w16cid:durableId="298268210">
    <w:abstractNumId w:val="157"/>
  </w:num>
  <w:num w:numId="117" w16cid:durableId="677200139">
    <w:abstractNumId w:val="66"/>
  </w:num>
  <w:num w:numId="118" w16cid:durableId="988676726">
    <w:abstractNumId w:val="44"/>
  </w:num>
  <w:num w:numId="119" w16cid:durableId="1970090174">
    <w:abstractNumId w:val="3"/>
  </w:num>
  <w:num w:numId="120" w16cid:durableId="1433473275">
    <w:abstractNumId w:val="197"/>
  </w:num>
  <w:num w:numId="121" w16cid:durableId="1937211097">
    <w:abstractNumId w:val="172"/>
  </w:num>
  <w:num w:numId="122" w16cid:durableId="1912232395">
    <w:abstractNumId w:val="89"/>
  </w:num>
  <w:num w:numId="123" w16cid:durableId="632565832">
    <w:abstractNumId w:val="130"/>
  </w:num>
  <w:num w:numId="124" w16cid:durableId="42944984">
    <w:abstractNumId w:val="5"/>
  </w:num>
  <w:num w:numId="125" w16cid:durableId="1968004507">
    <w:abstractNumId w:val="67"/>
  </w:num>
  <w:num w:numId="126" w16cid:durableId="1246264079">
    <w:abstractNumId w:val="2"/>
  </w:num>
  <w:num w:numId="127" w16cid:durableId="1258320031">
    <w:abstractNumId w:val="57"/>
  </w:num>
  <w:num w:numId="128" w16cid:durableId="821894207">
    <w:abstractNumId w:val="116"/>
  </w:num>
  <w:num w:numId="129" w16cid:durableId="1996252218">
    <w:abstractNumId w:val="105"/>
  </w:num>
  <w:num w:numId="130" w16cid:durableId="1277829992">
    <w:abstractNumId w:val="134"/>
  </w:num>
  <w:num w:numId="131" w16cid:durableId="1808819944">
    <w:abstractNumId w:val="182"/>
  </w:num>
  <w:num w:numId="132" w16cid:durableId="704528826">
    <w:abstractNumId w:val="33"/>
  </w:num>
  <w:num w:numId="133" w16cid:durableId="1541698248">
    <w:abstractNumId w:val="125"/>
  </w:num>
  <w:num w:numId="134" w16cid:durableId="1314291464">
    <w:abstractNumId w:val="208"/>
  </w:num>
  <w:num w:numId="135" w16cid:durableId="2021472427">
    <w:abstractNumId w:val="145"/>
  </w:num>
  <w:num w:numId="136" w16cid:durableId="132456074">
    <w:abstractNumId w:val="72"/>
  </w:num>
  <w:num w:numId="137" w16cid:durableId="1324361271">
    <w:abstractNumId w:val="129"/>
  </w:num>
  <w:num w:numId="138" w16cid:durableId="2076933522">
    <w:abstractNumId w:val="165"/>
  </w:num>
  <w:num w:numId="139" w16cid:durableId="1747260914">
    <w:abstractNumId w:val="106"/>
  </w:num>
  <w:num w:numId="140" w16cid:durableId="1974403259">
    <w:abstractNumId w:val="100"/>
  </w:num>
  <w:num w:numId="141" w16cid:durableId="504132217">
    <w:abstractNumId w:val="136"/>
  </w:num>
  <w:num w:numId="142" w16cid:durableId="674841914">
    <w:abstractNumId w:val="170"/>
  </w:num>
  <w:num w:numId="143" w16cid:durableId="489713281">
    <w:abstractNumId w:val="212"/>
  </w:num>
  <w:num w:numId="144" w16cid:durableId="1866793393">
    <w:abstractNumId w:val="107"/>
  </w:num>
  <w:num w:numId="145" w16cid:durableId="1290745031">
    <w:abstractNumId w:val="83"/>
  </w:num>
  <w:num w:numId="146" w16cid:durableId="1793746852">
    <w:abstractNumId w:val="31"/>
  </w:num>
  <w:num w:numId="147" w16cid:durableId="9726793">
    <w:abstractNumId w:val="24"/>
  </w:num>
  <w:num w:numId="148" w16cid:durableId="326055574">
    <w:abstractNumId w:val="48"/>
  </w:num>
  <w:num w:numId="149" w16cid:durableId="1421486706">
    <w:abstractNumId w:val="55"/>
  </w:num>
  <w:num w:numId="150" w16cid:durableId="595554476">
    <w:abstractNumId w:val="149"/>
  </w:num>
  <w:num w:numId="151" w16cid:durableId="555354087">
    <w:abstractNumId w:val="163"/>
  </w:num>
  <w:num w:numId="152" w16cid:durableId="618923317">
    <w:abstractNumId w:val="19"/>
  </w:num>
  <w:num w:numId="153" w16cid:durableId="1755080412">
    <w:abstractNumId w:val="61"/>
  </w:num>
  <w:num w:numId="154" w16cid:durableId="1184898931">
    <w:abstractNumId w:val="185"/>
  </w:num>
  <w:num w:numId="155" w16cid:durableId="1616672284">
    <w:abstractNumId w:val="154"/>
  </w:num>
  <w:num w:numId="156" w16cid:durableId="929890958">
    <w:abstractNumId w:val="36"/>
  </w:num>
  <w:num w:numId="157" w16cid:durableId="1168251692">
    <w:abstractNumId w:val="84"/>
  </w:num>
  <w:num w:numId="158" w16cid:durableId="886256936">
    <w:abstractNumId w:val="167"/>
  </w:num>
  <w:num w:numId="159" w16cid:durableId="2073766896">
    <w:abstractNumId w:val="205"/>
  </w:num>
  <w:num w:numId="160" w16cid:durableId="2037845750">
    <w:abstractNumId w:val="119"/>
  </w:num>
  <w:num w:numId="161" w16cid:durableId="765075671">
    <w:abstractNumId w:val="79"/>
  </w:num>
  <w:num w:numId="162" w16cid:durableId="1516384568">
    <w:abstractNumId w:val="17"/>
  </w:num>
  <w:num w:numId="163" w16cid:durableId="327052123">
    <w:abstractNumId w:val="128"/>
  </w:num>
  <w:num w:numId="164" w16cid:durableId="398988944">
    <w:abstractNumId w:val="168"/>
  </w:num>
  <w:num w:numId="165" w16cid:durableId="1516111017">
    <w:abstractNumId w:val="204"/>
  </w:num>
  <w:num w:numId="166" w16cid:durableId="40832394">
    <w:abstractNumId w:val="96"/>
  </w:num>
  <w:num w:numId="167" w16cid:durableId="761142431">
    <w:abstractNumId w:val="91"/>
  </w:num>
  <w:num w:numId="168" w16cid:durableId="800000130">
    <w:abstractNumId w:val="93"/>
  </w:num>
  <w:num w:numId="169" w16cid:durableId="1739667704">
    <w:abstractNumId w:val="127"/>
  </w:num>
  <w:num w:numId="170" w16cid:durableId="312218900">
    <w:abstractNumId w:val="50"/>
  </w:num>
  <w:num w:numId="171" w16cid:durableId="1456480872">
    <w:abstractNumId w:val="148"/>
  </w:num>
  <w:num w:numId="172" w16cid:durableId="2099405548">
    <w:abstractNumId w:val="101"/>
  </w:num>
  <w:num w:numId="173" w16cid:durableId="14891036">
    <w:abstractNumId w:val="175"/>
  </w:num>
  <w:num w:numId="174" w16cid:durableId="1102065547">
    <w:abstractNumId w:val="191"/>
  </w:num>
  <w:num w:numId="175" w16cid:durableId="511333560">
    <w:abstractNumId w:val="20"/>
  </w:num>
  <w:num w:numId="176" w16cid:durableId="732394472">
    <w:abstractNumId w:val="152"/>
  </w:num>
  <w:num w:numId="177" w16cid:durableId="162860920">
    <w:abstractNumId w:val="178"/>
  </w:num>
  <w:num w:numId="178" w16cid:durableId="564921744">
    <w:abstractNumId w:val="211"/>
  </w:num>
  <w:num w:numId="179" w16cid:durableId="1824541659">
    <w:abstractNumId w:val="43"/>
  </w:num>
  <w:num w:numId="180" w16cid:durableId="1363433027">
    <w:abstractNumId w:val="30"/>
  </w:num>
  <w:num w:numId="181" w16cid:durableId="987783138">
    <w:abstractNumId w:val="162"/>
  </w:num>
  <w:num w:numId="182" w16cid:durableId="906188170">
    <w:abstractNumId w:val="176"/>
  </w:num>
  <w:num w:numId="183" w16cid:durableId="570235499">
    <w:abstractNumId w:val="109"/>
  </w:num>
  <w:num w:numId="184" w16cid:durableId="960300694">
    <w:abstractNumId w:val="190"/>
  </w:num>
  <w:num w:numId="185" w16cid:durableId="967081558">
    <w:abstractNumId w:val="28"/>
  </w:num>
  <w:num w:numId="186" w16cid:durableId="1147357480">
    <w:abstractNumId w:val="210"/>
  </w:num>
  <w:num w:numId="187" w16cid:durableId="1234392108">
    <w:abstractNumId w:val="196"/>
  </w:num>
  <w:num w:numId="188" w16cid:durableId="493379465">
    <w:abstractNumId w:val="70"/>
  </w:num>
  <w:num w:numId="189" w16cid:durableId="930118745">
    <w:abstractNumId w:val="49"/>
  </w:num>
  <w:num w:numId="190" w16cid:durableId="788161453">
    <w:abstractNumId w:val="200"/>
  </w:num>
  <w:num w:numId="191" w16cid:durableId="1665937625">
    <w:abstractNumId w:val="80"/>
  </w:num>
  <w:num w:numId="192" w16cid:durableId="1889142913">
    <w:abstractNumId w:val="193"/>
  </w:num>
  <w:num w:numId="193" w16cid:durableId="81806690">
    <w:abstractNumId w:val="144"/>
  </w:num>
  <w:num w:numId="194" w16cid:durableId="1808164364">
    <w:abstractNumId w:val="16"/>
  </w:num>
  <w:num w:numId="195" w16cid:durableId="524489869">
    <w:abstractNumId w:val="216"/>
  </w:num>
  <w:num w:numId="196" w16cid:durableId="303510703">
    <w:abstractNumId w:val="171"/>
  </w:num>
  <w:num w:numId="197" w16cid:durableId="801653246">
    <w:abstractNumId w:val="151"/>
  </w:num>
  <w:num w:numId="198" w16cid:durableId="656999335">
    <w:abstractNumId w:val="81"/>
  </w:num>
  <w:num w:numId="199" w16cid:durableId="84545694">
    <w:abstractNumId w:val="135"/>
  </w:num>
  <w:num w:numId="200" w16cid:durableId="1125539708">
    <w:abstractNumId w:val="103"/>
  </w:num>
  <w:num w:numId="201" w16cid:durableId="602421165">
    <w:abstractNumId w:val="189"/>
  </w:num>
  <w:num w:numId="202" w16cid:durableId="1057238684">
    <w:abstractNumId w:val="198"/>
  </w:num>
  <w:num w:numId="203" w16cid:durableId="952859229">
    <w:abstractNumId w:val="169"/>
  </w:num>
  <w:num w:numId="204" w16cid:durableId="485320363">
    <w:abstractNumId w:val="6"/>
  </w:num>
  <w:num w:numId="205" w16cid:durableId="307057429">
    <w:abstractNumId w:val="56"/>
  </w:num>
  <w:num w:numId="206" w16cid:durableId="1461068684">
    <w:abstractNumId w:val="184"/>
  </w:num>
  <w:num w:numId="207" w16cid:durableId="1825202415">
    <w:abstractNumId w:val="181"/>
  </w:num>
  <w:num w:numId="208" w16cid:durableId="97412345">
    <w:abstractNumId w:val="142"/>
  </w:num>
  <w:num w:numId="209" w16cid:durableId="772096466">
    <w:abstractNumId w:val="11"/>
  </w:num>
  <w:num w:numId="210" w16cid:durableId="952204589">
    <w:abstractNumId w:val="108"/>
  </w:num>
  <w:num w:numId="211" w16cid:durableId="1324509720">
    <w:abstractNumId w:val="112"/>
  </w:num>
  <w:num w:numId="212" w16cid:durableId="376005863">
    <w:abstractNumId w:val="8"/>
  </w:num>
  <w:num w:numId="213" w16cid:durableId="2028558935">
    <w:abstractNumId w:val="82"/>
  </w:num>
  <w:num w:numId="214" w16cid:durableId="606544352">
    <w:abstractNumId w:val="26"/>
  </w:num>
  <w:num w:numId="215" w16cid:durableId="302002494">
    <w:abstractNumId w:val="29"/>
  </w:num>
  <w:num w:numId="216" w16cid:durableId="724254186">
    <w:abstractNumId w:val="37"/>
  </w:num>
  <w:num w:numId="217" w16cid:durableId="1252007192">
    <w:abstractNumId w:val="214"/>
  </w:num>
  <w:numIdMacAtCleanup w:val="2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Amy FRUCHTER">
    <w15:presenceInfo w15:providerId="AD" w15:userId="S::amy.fruchter@un.org::55450c3a-deee-4fd8-a0d5-586fffe2d1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08E"/>
    <w:rsid w:val="000003B2"/>
    <w:rsid w:val="000012FA"/>
    <w:rsid w:val="00001A8C"/>
    <w:rsid w:val="00001BE5"/>
    <w:rsid w:val="00001E7D"/>
    <w:rsid w:val="00002B9B"/>
    <w:rsid w:val="0000303B"/>
    <w:rsid w:val="00003C80"/>
    <w:rsid w:val="0000595E"/>
    <w:rsid w:val="0000645C"/>
    <w:rsid w:val="00006AF9"/>
    <w:rsid w:val="00006F36"/>
    <w:rsid w:val="00010612"/>
    <w:rsid w:val="000122E5"/>
    <w:rsid w:val="000136E9"/>
    <w:rsid w:val="00013784"/>
    <w:rsid w:val="000149DE"/>
    <w:rsid w:val="00016FBA"/>
    <w:rsid w:val="00021104"/>
    <w:rsid w:val="00022C19"/>
    <w:rsid w:val="00022F34"/>
    <w:rsid w:val="00023526"/>
    <w:rsid w:val="00024933"/>
    <w:rsid w:val="00030C71"/>
    <w:rsid w:val="00031683"/>
    <w:rsid w:val="00032E50"/>
    <w:rsid w:val="00032E55"/>
    <w:rsid w:val="00033321"/>
    <w:rsid w:val="00033BAE"/>
    <w:rsid w:val="00033CB1"/>
    <w:rsid w:val="00035713"/>
    <w:rsid w:val="00036160"/>
    <w:rsid w:val="0003670C"/>
    <w:rsid w:val="000367A4"/>
    <w:rsid w:val="00036B95"/>
    <w:rsid w:val="000378B1"/>
    <w:rsid w:val="00040158"/>
    <w:rsid w:val="000414DE"/>
    <w:rsid w:val="00041CAD"/>
    <w:rsid w:val="000420E4"/>
    <w:rsid w:val="00042D4A"/>
    <w:rsid w:val="0004427D"/>
    <w:rsid w:val="00044BD5"/>
    <w:rsid w:val="00046B27"/>
    <w:rsid w:val="00050D5E"/>
    <w:rsid w:val="00051C3F"/>
    <w:rsid w:val="00053711"/>
    <w:rsid w:val="0005414F"/>
    <w:rsid w:val="00055447"/>
    <w:rsid w:val="0005788F"/>
    <w:rsid w:val="0006010E"/>
    <w:rsid w:val="000605EF"/>
    <w:rsid w:val="00060AD5"/>
    <w:rsid w:val="00061171"/>
    <w:rsid w:val="000619E8"/>
    <w:rsid w:val="0006267B"/>
    <w:rsid w:val="00065692"/>
    <w:rsid w:val="00066C46"/>
    <w:rsid w:val="00066CA9"/>
    <w:rsid w:val="00066D24"/>
    <w:rsid w:val="00067525"/>
    <w:rsid w:val="00070E1D"/>
    <w:rsid w:val="00071516"/>
    <w:rsid w:val="00075391"/>
    <w:rsid w:val="00076333"/>
    <w:rsid w:val="000801BC"/>
    <w:rsid w:val="00081F05"/>
    <w:rsid w:val="00081F39"/>
    <w:rsid w:val="000822B7"/>
    <w:rsid w:val="00082336"/>
    <w:rsid w:val="00083022"/>
    <w:rsid w:val="00083408"/>
    <w:rsid w:val="00086106"/>
    <w:rsid w:val="00086125"/>
    <w:rsid w:val="00086709"/>
    <w:rsid w:val="00086E13"/>
    <w:rsid w:val="00087783"/>
    <w:rsid w:val="00090693"/>
    <w:rsid w:val="00090A54"/>
    <w:rsid w:val="00090A88"/>
    <w:rsid w:val="000910F6"/>
    <w:rsid w:val="00094C97"/>
    <w:rsid w:val="00096665"/>
    <w:rsid w:val="00096C3A"/>
    <w:rsid w:val="000972AD"/>
    <w:rsid w:val="00097A4C"/>
    <w:rsid w:val="000A13E6"/>
    <w:rsid w:val="000A1C82"/>
    <w:rsid w:val="000A2371"/>
    <w:rsid w:val="000A2F1B"/>
    <w:rsid w:val="000A5776"/>
    <w:rsid w:val="000A7729"/>
    <w:rsid w:val="000B124C"/>
    <w:rsid w:val="000B185F"/>
    <w:rsid w:val="000B28BA"/>
    <w:rsid w:val="000B2C41"/>
    <w:rsid w:val="000B3195"/>
    <w:rsid w:val="000B4405"/>
    <w:rsid w:val="000B4754"/>
    <w:rsid w:val="000B5C3E"/>
    <w:rsid w:val="000B6809"/>
    <w:rsid w:val="000B7FF1"/>
    <w:rsid w:val="000C1A08"/>
    <w:rsid w:val="000C32E6"/>
    <w:rsid w:val="000C332E"/>
    <w:rsid w:val="000C3DEE"/>
    <w:rsid w:val="000C3E2A"/>
    <w:rsid w:val="000C43FD"/>
    <w:rsid w:val="000C67D0"/>
    <w:rsid w:val="000C71FB"/>
    <w:rsid w:val="000C784A"/>
    <w:rsid w:val="000D12E0"/>
    <w:rsid w:val="000D2311"/>
    <w:rsid w:val="000D25AE"/>
    <w:rsid w:val="000D2827"/>
    <w:rsid w:val="000D2DB9"/>
    <w:rsid w:val="000D465A"/>
    <w:rsid w:val="000D5788"/>
    <w:rsid w:val="000D649B"/>
    <w:rsid w:val="000E0100"/>
    <w:rsid w:val="000E0A85"/>
    <w:rsid w:val="000E194B"/>
    <w:rsid w:val="000E1AB4"/>
    <w:rsid w:val="000E35A3"/>
    <w:rsid w:val="000E39AF"/>
    <w:rsid w:val="000E6ADF"/>
    <w:rsid w:val="000E7256"/>
    <w:rsid w:val="000E7905"/>
    <w:rsid w:val="000F31AC"/>
    <w:rsid w:val="000F4387"/>
    <w:rsid w:val="000F68BF"/>
    <w:rsid w:val="000F759A"/>
    <w:rsid w:val="001001A5"/>
    <w:rsid w:val="00102569"/>
    <w:rsid w:val="00102966"/>
    <w:rsid w:val="00102D4D"/>
    <w:rsid w:val="00102F81"/>
    <w:rsid w:val="001042D1"/>
    <w:rsid w:val="00104339"/>
    <w:rsid w:val="00104E2D"/>
    <w:rsid w:val="001051EF"/>
    <w:rsid w:val="00105E58"/>
    <w:rsid w:val="00107362"/>
    <w:rsid w:val="0011128D"/>
    <w:rsid w:val="00111C6D"/>
    <w:rsid w:val="001120EC"/>
    <w:rsid w:val="001123A5"/>
    <w:rsid w:val="00112650"/>
    <w:rsid w:val="00114164"/>
    <w:rsid w:val="001145A9"/>
    <w:rsid w:val="00114D53"/>
    <w:rsid w:val="0011511A"/>
    <w:rsid w:val="0011559D"/>
    <w:rsid w:val="001156C0"/>
    <w:rsid w:val="00116618"/>
    <w:rsid w:val="00116D76"/>
    <w:rsid w:val="00117089"/>
    <w:rsid w:val="00117C54"/>
    <w:rsid w:val="0012173F"/>
    <w:rsid w:val="00121927"/>
    <w:rsid w:val="0012199A"/>
    <w:rsid w:val="00121A53"/>
    <w:rsid w:val="00121F63"/>
    <w:rsid w:val="001257C5"/>
    <w:rsid w:val="0012626D"/>
    <w:rsid w:val="0012672D"/>
    <w:rsid w:val="00127D94"/>
    <w:rsid w:val="001302F1"/>
    <w:rsid w:val="00130830"/>
    <w:rsid w:val="00131384"/>
    <w:rsid w:val="00132486"/>
    <w:rsid w:val="0013276A"/>
    <w:rsid w:val="00132ADA"/>
    <w:rsid w:val="00132D6D"/>
    <w:rsid w:val="0013370F"/>
    <w:rsid w:val="00133AF0"/>
    <w:rsid w:val="00134455"/>
    <w:rsid w:val="001366ED"/>
    <w:rsid w:val="0013787B"/>
    <w:rsid w:val="00137EA0"/>
    <w:rsid w:val="00142416"/>
    <w:rsid w:val="00142508"/>
    <w:rsid w:val="00142BCE"/>
    <w:rsid w:val="00143009"/>
    <w:rsid w:val="001433A5"/>
    <w:rsid w:val="00144162"/>
    <w:rsid w:val="001443E2"/>
    <w:rsid w:val="0014553B"/>
    <w:rsid w:val="00145C7B"/>
    <w:rsid w:val="00145E20"/>
    <w:rsid w:val="001469C9"/>
    <w:rsid w:val="00147D86"/>
    <w:rsid w:val="00150310"/>
    <w:rsid w:val="001516DE"/>
    <w:rsid w:val="0015392F"/>
    <w:rsid w:val="00155276"/>
    <w:rsid w:val="00156ADC"/>
    <w:rsid w:val="00160C16"/>
    <w:rsid w:val="0016179D"/>
    <w:rsid w:val="0016480D"/>
    <w:rsid w:val="00165165"/>
    <w:rsid w:val="00165879"/>
    <w:rsid w:val="0016590C"/>
    <w:rsid w:val="00165D42"/>
    <w:rsid w:val="001669EB"/>
    <w:rsid w:val="00166C45"/>
    <w:rsid w:val="00167CC1"/>
    <w:rsid w:val="00170D84"/>
    <w:rsid w:val="0017154E"/>
    <w:rsid w:val="00171C89"/>
    <w:rsid w:val="0017206C"/>
    <w:rsid w:val="00174DA5"/>
    <w:rsid w:val="00176CDD"/>
    <w:rsid w:val="0017786D"/>
    <w:rsid w:val="00181B8D"/>
    <w:rsid w:val="00181B94"/>
    <w:rsid w:val="0018284E"/>
    <w:rsid w:val="001831B6"/>
    <w:rsid w:val="00183846"/>
    <w:rsid w:val="0018387D"/>
    <w:rsid w:val="001842D7"/>
    <w:rsid w:val="001855E3"/>
    <w:rsid w:val="001857E6"/>
    <w:rsid w:val="00185C87"/>
    <w:rsid w:val="001875BD"/>
    <w:rsid w:val="00190323"/>
    <w:rsid w:val="001917F1"/>
    <w:rsid w:val="00192018"/>
    <w:rsid w:val="001935C0"/>
    <w:rsid w:val="001939D5"/>
    <w:rsid w:val="00193ACD"/>
    <w:rsid w:val="001947AE"/>
    <w:rsid w:val="00195042"/>
    <w:rsid w:val="00195331"/>
    <w:rsid w:val="0019676B"/>
    <w:rsid w:val="00196D5A"/>
    <w:rsid w:val="00197B61"/>
    <w:rsid w:val="001A004C"/>
    <w:rsid w:val="001A190F"/>
    <w:rsid w:val="001A2504"/>
    <w:rsid w:val="001A57E4"/>
    <w:rsid w:val="001B12BA"/>
    <w:rsid w:val="001B275D"/>
    <w:rsid w:val="001B368D"/>
    <w:rsid w:val="001B4CE6"/>
    <w:rsid w:val="001B5840"/>
    <w:rsid w:val="001B6CF9"/>
    <w:rsid w:val="001B7559"/>
    <w:rsid w:val="001C0014"/>
    <w:rsid w:val="001C0147"/>
    <w:rsid w:val="001C1AE1"/>
    <w:rsid w:val="001C2BF2"/>
    <w:rsid w:val="001C2C7E"/>
    <w:rsid w:val="001C2FBD"/>
    <w:rsid w:val="001C389D"/>
    <w:rsid w:val="001C5858"/>
    <w:rsid w:val="001D0578"/>
    <w:rsid w:val="001D1282"/>
    <w:rsid w:val="001D2408"/>
    <w:rsid w:val="001D52F7"/>
    <w:rsid w:val="001D5FB8"/>
    <w:rsid w:val="001D61B2"/>
    <w:rsid w:val="001D63A2"/>
    <w:rsid w:val="001D6CDB"/>
    <w:rsid w:val="001D7CD6"/>
    <w:rsid w:val="001E08B5"/>
    <w:rsid w:val="001E0F18"/>
    <w:rsid w:val="001E1430"/>
    <w:rsid w:val="001E56C3"/>
    <w:rsid w:val="001E5DBE"/>
    <w:rsid w:val="001E6A21"/>
    <w:rsid w:val="001E6F1A"/>
    <w:rsid w:val="001F07C0"/>
    <w:rsid w:val="001F1452"/>
    <w:rsid w:val="001F2FF8"/>
    <w:rsid w:val="001F33DC"/>
    <w:rsid w:val="001F4860"/>
    <w:rsid w:val="001F4DCD"/>
    <w:rsid w:val="001F56EB"/>
    <w:rsid w:val="001F5AEF"/>
    <w:rsid w:val="001F5B38"/>
    <w:rsid w:val="001F691B"/>
    <w:rsid w:val="0020116A"/>
    <w:rsid w:val="00201831"/>
    <w:rsid w:val="00201B5F"/>
    <w:rsid w:val="0020318B"/>
    <w:rsid w:val="0020367B"/>
    <w:rsid w:val="002037EE"/>
    <w:rsid w:val="00203BF8"/>
    <w:rsid w:val="00203DC3"/>
    <w:rsid w:val="00207C80"/>
    <w:rsid w:val="00211483"/>
    <w:rsid w:val="00211F2F"/>
    <w:rsid w:val="00212BF6"/>
    <w:rsid w:val="00213B3F"/>
    <w:rsid w:val="00213EFB"/>
    <w:rsid w:val="002140C8"/>
    <w:rsid w:val="00214E6B"/>
    <w:rsid w:val="0021541A"/>
    <w:rsid w:val="00216A78"/>
    <w:rsid w:val="00217B27"/>
    <w:rsid w:val="00221EEC"/>
    <w:rsid w:val="00223A6C"/>
    <w:rsid w:val="0022492B"/>
    <w:rsid w:val="00224E0A"/>
    <w:rsid w:val="0022640A"/>
    <w:rsid w:val="00226F1B"/>
    <w:rsid w:val="00232CA1"/>
    <w:rsid w:val="00233937"/>
    <w:rsid w:val="00233A79"/>
    <w:rsid w:val="00233C08"/>
    <w:rsid w:val="00235E46"/>
    <w:rsid w:val="00236930"/>
    <w:rsid w:val="00236DC6"/>
    <w:rsid w:val="002415B1"/>
    <w:rsid w:val="002426E8"/>
    <w:rsid w:val="00243513"/>
    <w:rsid w:val="00244EB7"/>
    <w:rsid w:val="00246470"/>
    <w:rsid w:val="00250517"/>
    <w:rsid w:val="00251D43"/>
    <w:rsid w:val="002538AD"/>
    <w:rsid w:val="002542E8"/>
    <w:rsid w:val="0025450A"/>
    <w:rsid w:val="00256AB4"/>
    <w:rsid w:val="00256C52"/>
    <w:rsid w:val="00257DCB"/>
    <w:rsid w:val="00260705"/>
    <w:rsid w:val="00260986"/>
    <w:rsid w:val="002628DF"/>
    <w:rsid w:val="0026315C"/>
    <w:rsid w:val="0026410F"/>
    <w:rsid w:val="0026415A"/>
    <w:rsid w:val="00264859"/>
    <w:rsid w:val="00265EC8"/>
    <w:rsid w:val="00266057"/>
    <w:rsid w:val="002660E4"/>
    <w:rsid w:val="002662FB"/>
    <w:rsid w:val="002707AB"/>
    <w:rsid w:val="002722E1"/>
    <w:rsid w:val="00272ADC"/>
    <w:rsid w:val="00272BF0"/>
    <w:rsid w:val="002734D0"/>
    <w:rsid w:val="0027365D"/>
    <w:rsid w:val="00273CDA"/>
    <w:rsid w:val="002743C7"/>
    <w:rsid w:val="002754AC"/>
    <w:rsid w:val="00275932"/>
    <w:rsid w:val="00277687"/>
    <w:rsid w:val="00280F95"/>
    <w:rsid w:val="00281AF4"/>
    <w:rsid w:val="00281C94"/>
    <w:rsid w:val="002828F3"/>
    <w:rsid w:val="00283BFF"/>
    <w:rsid w:val="00283EAD"/>
    <w:rsid w:val="00284418"/>
    <w:rsid w:val="002844B0"/>
    <w:rsid w:val="0028645B"/>
    <w:rsid w:val="00286CA0"/>
    <w:rsid w:val="002870D9"/>
    <w:rsid w:val="002878FD"/>
    <w:rsid w:val="00287AFC"/>
    <w:rsid w:val="002921CB"/>
    <w:rsid w:val="00294A47"/>
    <w:rsid w:val="00296C1C"/>
    <w:rsid w:val="00297935"/>
    <w:rsid w:val="002A1172"/>
    <w:rsid w:val="002A1C42"/>
    <w:rsid w:val="002A1D3A"/>
    <w:rsid w:val="002A30BC"/>
    <w:rsid w:val="002A314C"/>
    <w:rsid w:val="002A401D"/>
    <w:rsid w:val="002A7491"/>
    <w:rsid w:val="002A799E"/>
    <w:rsid w:val="002B075A"/>
    <w:rsid w:val="002B0B49"/>
    <w:rsid w:val="002B14A3"/>
    <w:rsid w:val="002B2B1C"/>
    <w:rsid w:val="002B50CA"/>
    <w:rsid w:val="002B5B1E"/>
    <w:rsid w:val="002B6531"/>
    <w:rsid w:val="002B7818"/>
    <w:rsid w:val="002C0821"/>
    <w:rsid w:val="002C1342"/>
    <w:rsid w:val="002C24F5"/>
    <w:rsid w:val="002C2DA7"/>
    <w:rsid w:val="002C59F4"/>
    <w:rsid w:val="002C5E98"/>
    <w:rsid w:val="002C61B1"/>
    <w:rsid w:val="002D0C6C"/>
    <w:rsid w:val="002D168E"/>
    <w:rsid w:val="002D2079"/>
    <w:rsid w:val="002D306D"/>
    <w:rsid w:val="002D4175"/>
    <w:rsid w:val="002D6078"/>
    <w:rsid w:val="002D6922"/>
    <w:rsid w:val="002E2076"/>
    <w:rsid w:val="002E20A3"/>
    <w:rsid w:val="002E3AA5"/>
    <w:rsid w:val="002E454C"/>
    <w:rsid w:val="002E6137"/>
    <w:rsid w:val="002E66F9"/>
    <w:rsid w:val="002E6DE7"/>
    <w:rsid w:val="002E7FD7"/>
    <w:rsid w:val="002F1D8A"/>
    <w:rsid w:val="002F27C3"/>
    <w:rsid w:val="002F54CF"/>
    <w:rsid w:val="002F78DC"/>
    <w:rsid w:val="0030048F"/>
    <w:rsid w:val="00301675"/>
    <w:rsid w:val="00301A6F"/>
    <w:rsid w:val="00302F83"/>
    <w:rsid w:val="00303D2C"/>
    <w:rsid w:val="00303DE8"/>
    <w:rsid w:val="00304203"/>
    <w:rsid w:val="003042C1"/>
    <w:rsid w:val="0030504D"/>
    <w:rsid w:val="0030522E"/>
    <w:rsid w:val="00305C8C"/>
    <w:rsid w:val="0030736E"/>
    <w:rsid w:val="00307E35"/>
    <w:rsid w:val="00313FEA"/>
    <w:rsid w:val="00314043"/>
    <w:rsid w:val="00314AA8"/>
    <w:rsid w:val="00315762"/>
    <w:rsid w:val="003176B3"/>
    <w:rsid w:val="00317C4A"/>
    <w:rsid w:val="00317E7A"/>
    <w:rsid w:val="00320126"/>
    <w:rsid w:val="003208CA"/>
    <w:rsid w:val="00321A56"/>
    <w:rsid w:val="0032402B"/>
    <w:rsid w:val="003262B0"/>
    <w:rsid w:val="00326E3D"/>
    <w:rsid w:val="0032727E"/>
    <w:rsid w:val="003277FD"/>
    <w:rsid w:val="003304DA"/>
    <w:rsid w:val="003311D0"/>
    <w:rsid w:val="00331278"/>
    <w:rsid w:val="003321ED"/>
    <w:rsid w:val="003323B2"/>
    <w:rsid w:val="0033542E"/>
    <w:rsid w:val="003363DD"/>
    <w:rsid w:val="00336CD2"/>
    <w:rsid w:val="00336D91"/>
    <w:rsid w:val="0033740D"/>
    <w:rsid w:val="0034022F"/>
    <w:rsid w:val="0034048D"/>
    <w:rsid w:val="00340B4B"/>
    <w:rsid w:val="00340BA7"/>
    <w:rsid w:val="00343AF3"/>
    <w:rsid w:val="00343F9E"/>
    <w:rsid w:val="003450F4"/>
    <w:rsid w:val="00345646"/>
    <w:rsid w:val="00347688"/>
    <w:rsid w:val="00347E4D"/>
    <w:rsid w:val="003508FE"/>
    <w:rsid w:val="00350E9F"/>
    <w:rsid w:val="0035140D"/>
    <w:rsid w:val="003514DF"/>
    <w:rsid w:val="00354FCC"/>
    <w:rsid w:val="0035552A"/>
    <w:rsid w:val="00356F32"/>
    <w:rsid w:val="0036056C"/>
    <w:rsid w:val="00361AB7"/>
    <w:rsid w:val="00363FC8"/>
    <w:rsid w:val="00364E1F"/>
    <w:rsid w:val="00365684"/>
    <w:rsid w:val="0036584F"/>
    <w:rsid w:val="0036633B"/>
    <w:rsid w:val="00367DA6"/>
    <w:rsid w:val="00370DB2"/>
    <w:rsid w:val="00370F8E"/>
    <w:rsid w:val="0037148D"/>
    <w:rsid w:val="00371C9B"/>
    <w:rsid w:val="003722AA"/>
    <w:rsid w:val="00374C77"/>
    <w:rsid w:val="003750CB"/>
    <w:rsid w:val="00375350"/>
    <w:rsid w:val="00376588"/>
    <w:rsid w:val="003767F1"/>
    <w:rsid w:val="003772ED"/>
    <w:rsid w:val="00380F20"/>
    <w:rsid w:val="003817DC"/>
    <w:rsid w:val="00385AB7"/>
    <w:rsid w:val="00386268"/>
    <w:rsid w:val="0038746A"/>
    <w:rsid w:val="00390B3C"/>
    <w:rsid w:val="003912D0"/>
    <w:rsid w:val="003913FE"/>
    <w:rsid w:val="003940B4"/>
    <w:rsid w:val="00394739"/>
    <w:rsid w:val="00394768"/>
    <w:rsid w:val="00394DEE"/>
    <w:rsid w:val="00395893"/>
    <w:rsid w:val="00395BD7"/>
    <w:rsid w:val="00396097"/>
    <w:rsid w:val="00397236"/>
    <w:rsid w:val="0039769F"/>
    <w:rsid w:val="00397DC6"/>
    <w:rsid w:val="003A182B"/>
    <w:rsid w:val="003A2035"/>
    <w:rsid w:val="003A2E2F"/>
    <w:rsid w:val="003A5F8A"/>
    <w:rsid w:val="003A765D"/>
    <w:rsid w:val="003B0CD1"/>
    <w:rsid w:val="003B53E7"/>
    <w:rsid w:val="003B56C4"/>
    <w:rsid w:val="003B63DE"/>
    <w:rsid w:val="003B71F2"/>
    <w:rsid w:val="003C05CA"/>
    <w:rsid w:val="003C15A8"/>
    <w:rsid w:val="003C2CFB"/>
    <w:rsid w:val="003C3EA8"/>
    <w:rsid w:val="003C4851"/>
    <w:rsid w:val="003C4ABA"/>
    <w:rsid w:val="003C4B46"/>
    <w:rsid w:val="003C7812"/>
    <w:rsid w:val="003D0117"/>
    <w:rsid w:val="003D0967"/>
    <w:rsid w:val="003D2228"/>
    <w:rsid w:val="003D398B"/>
    <w:rsid w:val="003D3A96"/>
    <w:rsid w:val="003D43CC"/>
    <w:rsid w:val="003D5802"/>
    <w:rsid w:val="003D6DDB"/>
    <w:rsid w:val="003E13F8"/>
    <w:rsid w:val="003E291B"/>
    <w:rsid w:val="003E6498"/>
    <w:rsid w:val="003E660D"/>
    <w:rsid w:val="003E66F1"/>
    <w:rsid w:val="003E6A04"/>
    <w:rsid w:val="003F07ED"/>
    <w:rsid w:val="003F0EF2"/>
    <w:rsid w:val="003F1623"/>
    <w:rsid w:val="003F1ACD"/>
    <w:rsid w:val="003F1DEE"/>
    <w:rsid w:val="003F225D"/>
    <w:rsid w:val="003F29EB"/>
    <w:rsid w:val="003F364D"/>
    <w:rsid w:val="003F3901"/>
    <w:rsid w:val="003F3D6E"/>
    <w:rsid w:val="003F62CC"/>
    <w:rsid w:val="003F71BE"/>
    <w:rsid w:val="0040129B"/>
    <w:rsid w:val="0040135E"/>
    <w:rsid w:val="00401496"/>
    <w:rsid w:val="00402497"/>
    <w:rsid w:val="0040349D"/>
    <w:rsid w:val="004034B0"/>
    <w:rsid w:val="00407854"/>
    <w:rsid w:val="00411433"/>
    <w:rsid w:val="00411449"/>
    <w:rsid w:val="00411565"/>
    <w:rsid w:val="00411847"/>
    <w:rsid w:val="0041205A"/>
    <w:rsid w:val="00412276"/>
    <w:rsid w:val="004122A7"/>
    <w:rsid w:val="00413099"/>
    <w:rsid w:val="004140C1"/>
    <w:rsid w:val="004141A9"/>
    <w:rsid w:val="004168F9"/>
    <w:rsid w:val="00417796"/>
    <w:rsid w:val="00417978"/>
    <w:rsid w:val="00417F8B"/>
    <w:rsid w:val="00420B4F"/>
    <w:rsid w:val="0042139B"/>
    <w:rsid w:val="00421AD4"/>
    <w:rsid w:val="00421F73"/>
    <w:rsid w:val="00421FFE"/>
    <w:rsid w:val="00422D74"/>
    <w:rsid w:val="00425B9B"/>
    <w:rsid w:val="004272E6"/>
    <w:rsid w:val="004308D8"/>
    <w:rsid w:val="004324B2"/>
    <w:rsid w:val="00432885"/>
    <w:rsid w:val="004328C9"/>
    <w:rsid w:val="004335E1"/>
    <w:rsid w:val="00433D01"/>
    <w:rsid w:val="00433DDE"/>
    <w:rsid w:val="00433EE1"/>
    <w:rsid w:val="00435A60"/>
    <w:rsid w:val="00435B8E"/>
    <w:rsid w:val="0043687A"/>
    <w:rsid w:val="004374FA"/>
    <w:rsid w:val="00437E0A"/>
    <w:rsid w:val="00445053"/>
    <w:rsid w:val="004452F3"/>
    <w:rsid w:val="0044671E"/>
    <w:rsid w:val="00450E19"/>
    <w:rsid w:val="00451E85"/>
    <w:rsid w:val="0045328F"/>
    <w:rsid w:val="0045376C"/>
    <w:rsid w:val="00454A82"/>
    <w:rsid w:val="00455D0F"/>
    <w:rsid w:val="00456269"/>
    <w:rsid w:val="00457D71"/>
    <w:rsid w:val="0046109E"/>
    <w:rsid w:val="00463693"/>
    <w:rsid w:val="004659D4"/>
    <w:rsid w:val="0046676C"/>
    <w:rsid w:val="00466A14"/>
    <w:rsid w:val="00467504"/>
    <w:rsid w:val="0047052D"/>
    <w:rsid w:val="00471CAD"/>
    <w:rsid w:val="00471FFA"/>
    <w:rsid w:val="00475B3D"/>
    <w:rsid w:val="00476240"/>
    <w:rsid w:val="004765A2"/>
    <w:rsid w:val="004766E0"/>
    <w:rsid w:val="00480C3D"/>
    <w:rsid w:val="00480E5C"/>
    <w:rsid w:val="00481E5A"/>
    <w:rsid w:val="004828FD"/>
    <w:rsid w:val="00482DE3"/>
    <w:rsid w:val="0048301D"/>
    <w:rsid w:val="00483B5D"/>
    <w:rsid w:val="00483E66"/>
    <w:rsid w:val="00484E1F"/>
    <w:rsid w:val="00490743"/>
    <w:rsid w:val="00490861"/>
    <w:rsid w:val="0049127F"/>
    <w:rsid w:val="00491A0D"/>
    <w:rsid w:val="00491ABB"/>
    <w:rsid w:val="004928C1"/>
    <w:rsid w:val="00493AD5"/>
    <w:rsid w:val="00493D63"/>
    <w:rsid w:val="00493F38"/>
    <w:rsid w:val="004955FF"/>
    <w:rsid w:val="004974BD"/>
    <w:rsid w:val="00497F6F"/>
    <w:rsid w:val="004A44EE"/>
    <w:rsid w:val="004A5D9C"/>
    <w:rsid w:val="004A61FD"/>
    <w:rsid w:val="004A730F"/>
    <w:rsid w:val="004A7879"/>
    <w:rsid w:val="004A7F6E"/>
    <w:rsid w:val="004B0127"/>
    <w:rsid w:val="004B2E2A"/>
    <w:rsid w:val="004B44A4"/>
    <w:rsid w:val="004B478B"/>
    <w:rsid w:val="004B4E00"/>
    <w:rsid w:val="004B57EC"/>
    <w:rsid w:val="004B65ED"/>
    <w:rsid w:val="004B6F57"/>
    <w:rsid w:val="004C015C"/>
    <w:rsid w:val="004C057D"/>
    <w:rsid w:val="004C240A"/>
    <w:rsid w:val="004C3845"/>
    <w:rsid w:val="004C476F"/>
    <w:rsid w:val="004C5125"/>
    <w:rsid w:val="004C5A4D"/>
    <w:rsid w:val="004C654B"/>
    <w:rsid w:val="004C6680"/>
    <w:rsid w:val="004D0043"/>
    <w:rsid w:val="004D1BC8"/>
    <w:rsid w:val="004D2991"/>
    <w:rsid w:val="004D2ADB"/>
    <w:rsid w:val="004D2D2A"/>
    <w:rsid w:val="004D4916"/>
    <w:rsid w:val="004D4FC9"/>
    <w:rsid w:val="004D536B"/>
    <w:rsid w:val="004D78CD"/>
    <w:rsid w:val="004D7AB9"/>
    <w:rsid w:val="004D7D72"/>
    <w:rsid w:val="004E080F"/>
    <w:rsid w:val="004E0AFF"/>
    <w:rsid w:val="004E2AF9"/>
    <w:rsid w:val="004E3EB2"/>
    <w:rsid w:val="004E3F79"/>
    <w:rsid w:val="004E5478"/>
    <w:rsid w:val="004E7903"/>
    <w:rsid w:val="004F03A7"/>
    <w:rsid w:val="004F0EE0"/>
    <w:rsid w:val="004F22AA"/>
    <w:rsid w:val="004F36E3"/>
    <w:rsid w:val="004F45AE"/>
    <w:rsid w:val="004F63FD"/>
    <w:rsid w:val="004F6741"/>
    <w:rsid w:val="004F6F09"/>
    <w:rsid w:val="004F7650"/>
    <w:rsid w:val="004F78E1"/>
    <w:rsid w:val="00500496"/>
    <w:rsid w:val="005015ED"/>
    <w:rsid w:val="00503E6F"/>
    <w:rsid w:val="00505201"/>
    <w:rsid w:val="00506F9B"/>
    <w:rsid w:val="0050721D"/>
    <w:rsid w:val="005105DD"/>
    <w:rsid w:val="00510927"/>
    <w:rsid w:val="00512354"/>
    <w:rsid w:val="005179FA"/>
    <w:rsid w:val="00517C86"/>
    <w:rsid w:val="005216FA"/>
    <w:rsid w:val="00525F9A"/>
    <w:rsid w:val="005270D6"/>
    <w:rsid w:val="00527521"/>
    <w:rsid w:val="005278E4"/>
    <w:rsid w:val="00531265"/>
    <w:rsid w:val="00532950"/>
    <w:rsid w:val="00532BCC"/>
    <w:rsid w:val="00532F6C"/>
    <w:rsid w:val="00535CD8"/>
    <w:rsid w:val="00535D55"/>
    <w:rsid w:val="005362F5"/>
    <w:rsid w:val="0053685F"/>
    <w:rsid w:val="005376B9"/>
    <w:rsid w:val="005404E9"/>
    <w:rsid w:val="0054094F"/>
    <w:rsid w:val="00540AC6"/>
    <w:rsid w:val="00541D23"/>
    <w:rsid w:val="00542EF3"/>
    <w:rsid w:val="005439BB"/>
    <w:rsid w:val="0054467A"/>
    <w:rsid w:val="00544FB0"/>
    <w:rsid w:val="00546F08"/>
    <w:rsid w:val="00546FB1"/>
    <w:rsid w:val="0055317B"/>
    <w:rsid w:val="00553938"/>
    <w:rsid w:val="005540BE"/>
    <w:rsid w:val="00554486"/>
    <w:rsid w:val="0055530B"/>
    <w:rsid w:val="005562F4"/>
    <w:rsid w:val="00556BD5"/>
    <w:rsid w:val="0055797F"/>
    <w:rsid w:val="005632D1"/>
    <w:rsid w:val="00563508"/>
    <w:rsid w:val="00565133"/>
    <w:rsid w:val="0056537E"/>
    <w:rsid w:val="00565ECD"/>
    <w:rsid w:val="0056768F"/>
    <w:rsid w:val="00570216"/>
    <w:rsid w:val="0057035D"/>
    <w:rsid w:val="005703C5"/>
    <w:rsid w:val="00571023"/>
    <w:rsid w:val="00574502"/>
    <w:rsid w:val="005746C4"/>
    <w:rsid w:val="00576102"/>
    <w:rsid w:val="005804F2"/>
    <w:rsid w:val="0058064C"/>
    <w:rsid w:val="005806D2"/>
    <w:rsid w:val="00580E8B"/>
    <w:rsid w:val="005811FE"/>
    <w:rsid w:val="00581383"/>
    <w:rsid w:val="00581EC7"/>
    <w:rsid w:val="005822E4"/>
    <w:rsid w:val="00582821"/>
    <w:rsid w:val="00582848"/>
    <w:rsid w:val="0058307E"/>
    <w:rsid w:val="0058389B"/>
    <w:rsid w:val="00584ED6"/>
    <w:rsid w:val="00585EBE"/>
    <w:rsid w:val="005860EC"/>
    <w:rsid w:val="0058636B"/>
    <w:rsid w:val="00587EB8"/>
    <w:rsid w:val="0059064A"/>
    <w:rsid w:val="00590F23"/>
    <w:rsid w:val="00591F0C"/>
    <w:rsid w:val="005931BF"/>
    <w:rsid w:val="00593349"/>
    <w:rsid w:val="005943FF"/>
    <w:rsid w:val="00594AB6"/>
    <w:rsid w:val="0059699D"/>
    <w:rsid w:val="00597152"/>
    <w:rsid w:val="00597DB9"/>
    <w:rsid w:val="005A0190"/>
    <w:rsid w:val="005A1C9A"/>
    <w:rsid w:val="005A1FFA"/>
    <w:rsid w:val="005A2113"/>
    <w:rsid w:val="005A2217"/>
    <w:rsid w:val="005A487A"/>
    <w:rsid w:val="005A7A98"/>
    <w:rsid w:val="005A7D3E"/>
    <w:rsid w:val="005B35D1"/>
    <w:rsid w:val="005B4F34"/>
    <w:rsid w:val="005B5DBB"/>
    <w:rsid w:val="005B6925"/>
    <w:rsid w:val="005B7396"/>
    <w:rsid w:val="005B7AC3"/>
    <w:rsid w:val="005B7C02"/>
    <w:rsid w:val="005C0423"/>
    <w:rsid w:val="005C0AB2"/>
    <w:rsid w:val="005C1997"/>
    <w:rsid w:val="005C3552"/>
    <w:rsid w:val="005C5640"/>
    <w:rsid w:val="005C573B"/>
    <w:rsid w:val="005C63EC"/>
    <w:rsid w:val="005C64CB"/>
    <w:rsid w:val="005C6DA6"/>
    <w:rsid w:val="005C70C0"/>
    <w:rsid w:val="005D05BA"/>
    <w:rsid w:val="005D1692"/>
    <w:rsid w:val="005D1CC4"/>
    <w:rsid w:val="005D1E41"/>
    <w:rsid w:val="005D2299"/>
    <w:rsid w:val="005D22B4"/>
    <w:rsid w:val="005D2833"/>
    <w:rsid w:val="005D39F3"/>
    <w:rsid w:val="005D51CF"/>
    <w:rsid w:val="005D5223"/>
    <w:rsid w:val="005D7F04"/>
    <w:rsid w:val="005E0DEC"/>
    <w:rsid w:val="005E213D"/>
    <w:rsid w:val="005E2621"/>
    <w:rsid w:val="005E7781"/>
    <w:rsid w:val="005E7B13"/>
    <w:rsid w:val="005F3234"/>
    <w:rsid w:val="005F39A8"/>
    <w:rsid w:val="005F3D10"/>
    <w:rsid w:val="005F4465"/>
    <w:rsid w:val="005F6815"/>
    <w:rsid w:val="005F6CAA"/>
    <w:rsid w:val="005F6F11"/>
    <w:rsid w:val="005F75AF"/>
    <w:rsid w:val="005F79AB"/>
    <w:rsid w:val="0060054B"/>
    <w:rsid w:val="0060092B"/>
    <w:rsid w:val="00600F31"/>
    <w:rsid w:val="00601443"/>
    <w:rsid w:val="00601B41"/>
    <w:rsid w:val="00602624"/>
    <w:rsid w:val="00602FF4"/>
    <w:rsid w:val="0060405A"/>
    <w:rsid w:val="00604D53"/>
    <w:rsid w:val="00604F08"/>
    <w:rsid w:val="006070CD"/>
    <w:rsid w:val="0061053D"/>
    <w:rsid w:val="00611086"/>
    <w:rsid w:val="00611798"/>
    <w:rsid w:val="00612281"/>
    <w:rsid w:val="006122DC"/>
    <w:rsid w:val="00613F88"/>
    <w:rsid w:val="00614195"/>
    <w:rsid w:val="006147EE"/>
    <w:rsid w:val="006167F0"/>
    <w:rsid w:val="00617374"/>
    <w:rsid w:val="006216A0"/>
    <w:rsid w:val="00623D61"/>
    <w:rsid w:val="00626A76"/>
    <w:rsid w:val="00627271"/>
    <w:rsid w:val="00627A13"/>
    <w:rsid w:val="00627DD2"/>
    <w:rsid w:val="006310BD"/>
    <w:rsid w:val="00632416"/>
    <w:rsid w:val="00632648"/>
    <w:rsid w:val="00635242"/>
    <w:rsid w:val="0063579A"/>
    <w:rsid w:val="006368D6"/>
    <w:rsid w:val="006375C6"/>
    <w:rsid w:val="00640131"/>
    <w:rsid w:val="00641744"/>
    <w:rsid w:val="00642453"/>
    <w:rsid w:val="006425CA"/>
    <w:rsid w:val="0064264A"/>
    <w:rsid w:val="006431EA"/>
    <w:rsid w:val="006448AC"/>
    <w:rsid w:val="00644B3B"/>
    <w:rsid w:val="00644B47"/>
    <w:rsid w:val="006452CF"/>
    <w:rsid w:val="00645E28"/>
    <w:rsid w:val="0065096C"/>
    <w:rsid w:val="00650FE7"/>
    <w:rsid w:val="006518C9"/>
    <w:rsid w:val="00651AA6"/>
    <w:rsid w:val="0065222F"/>
    <w:rsid w:val="006527C5"/>
    <w:rsid w:val="00652B22"/>
    <w:rsid w:val="0065405C"/>
    <w:rsid w:val="0065477D"/>
    <w:rsid w:val="0065561E"/>
    <w:rsid w:val="0065630A"/>
    <w:rsid w:val="0065678A"/>
    <w:rsid w:val="00657492"/>
    <w:rsid w:val="00657889"/>
    <w:rsid w:val="0065791A"/>
    <w:rsid w:val="00657C95"/>
    <w:rsid w:val="00657EDF"/>
    <w:rsid w:val="006608CC"/>
    <w:rsid w:val="0066109C"/>
    <w:rsid w:val="00662530"/>
    <w:rsid w:val="006626C4"/>
    <w:rsid w:val="006631D4"/>
    <w:rsid w:val="00663962"/>
    <w:rsid w:val="006645C8"/>
    <w:rsid w:val="00665DE3"/>
    <w:rsid w:val="0066649C"/>
    <w:rsid w:val="006672DF"/>
    <w:rsid w:val="00667A59"/>
    <w:rsid w:val="00671D0A"/>
    <w:rsid w:val="00672324"/>
    <w:rsid w:val="00673489"/>
    <w:rsid w:val="00673781"/>
    <w:rsid w:val="00673FD8"/>
    <w:rsid w:val="00675AEC"/>
    <w:rsid w:val="0067618E"/>
    <w:rsid w:val="0067709D"/>
    <w:rsid w:val="00680671"/>
    <w:rsid w:val="006808F7"/>
    <w:rsid w:val="00680C19"/>
    <w:rsid w:val="00681329"/>
    <w:rsid w:val="00681364"/>
    <w:rsid w:val="00681B3E"/>
    <w:rsid w:val="006842EF"/>
    <w:rsid w:val="0068649E"/>
    <w:rsid w:val="00686CC3"/>
    <w:rsid w:val="00686E72"/>
    <w:rsid w:val="00687355"/>
    <w:rsid w:val="00690386"/>
    <w:rsid w:val="00692578"/>
    <w:rsid w:val="006927E4"/>
    <w:rsid w:val="00693694"/>
    <w:rsid w:val="006944EC"/>
    <w:rsid w:val="00695348"/>
    <w:rsid w:val="00696490"/>
    <w:rsid w:val="00696E66"/>
    <w:rsid w:val="006A07FA"/>
    <w:rsid w:val="006A0D6E"/>
    <w:rsid w:val="006A1D57"/>
    <w:rsid w:val="006A2166"/>
    <w:rsid w:val="006A2379"/>
    <w:rsid w:val="006A2433"/>
    <w:rsid w:val="006A26A4"/>
    <w:rsid w:val="006A2A12"/>
    <w:rsid w:val="006A327E"/>
    <w:rsid w:val="006A3D74"/>
    <w:rsid w:val="006A50BB"/>
    <w:rsid w:val="006A6E71"/>
    <w:rsid w:val="006B04CE"/>
    <w:rsid w:val="006B070E"/>
    <w:rsid w:val="006B3B74"/>
    <w:rsid w:val="006B42DF"/>
    <w:rsid w:val="006B4431"/>
    <w:rsid w:val="006B4CAD"/>
    <w:rsid w:val="006B4F0B"/>
    <w:rsid w:val="006B5C40"/>
    <w:rsid w:val="006B5C67"/>
    <w:rsid w:val="006B7892"/>
    <w:rsid w:val="006B78DC"/>
    <w:rsid w:val="006C070A"/>
    <w:rsid w:val="006C0943"/>
    <w:rsid w:val="006C0F39"/>
    <w:rsid w:val="006C2954"/>
    <w:rsid w:val="006C2999"/>
    <w:rsid w:val="006C43D4"/>
    <w:rsid w:val="006C61D1"/>
    <w:rsid w:val="006C639F"/>
    <w:rsid w:val="006D001D"/>
    <w:rsid w:val="006D0FE2"/>
    <w:rsid w:val="006D29DD"/>
    <w:rsid w:val="006D68CE"/>
    <w:rsid w:val="006D713A"/>
    <w:rsid w:val="006E0341"/>
    <w:rsid w:val="006E0867"/>
    <w:rsid w:val="006E0A92"/>
    <w:rsid w:val="006E2105"/>
    <w:rsid w:val="006E50BF"/>
    <w:rsid w:val="006E55DE"/>
    <w:rsid w:val="006E7215"/>
    <w:rsid w:val="006E7985"/>
    <w:rsid w:val="006F019C"/>
    <w:rsid w:val="006F299C"/>
    <w:rsid w:val="006F4599"/>
    <w:rsid w:val="006F5C0A"/>
    <w:rsid w:val="006F65E8"/>
    <w:rsid w:val="006F6CF1"/>
    <w:rsid w:val="00700BF2"/>
    <w:rsid w:val="0070280D"/>
    <w:rsid w:val="00703803"/>
    <w:rsid w:val="007038D9"/>
    <w:rsid w:val="007042EF"/>
    <w:rsid w:val="0070601F"/>
    <w:rsid w:val="00711796"/>
    <w:rsid w:val="007126E8"/>
    <w:rsid w:val="007129E8"/>
    <w:rsid w:val="007130DC"/>
    <w:rsid w:val="00715930"/>
    <w:rsid w:val="007204D4"/>
    <w:rsid w:val="00723A7B"/>
    <w:rsid w:val="00723A86"/>
    <w:rsid w:val="00725223"/>
    <w:rsid w:val="00726CEA"/>
    <w:rsid w:val="00730651"/>
    <w:rsid w:val="0073107F"/>
    <w:rsid w:val="00731761"/>
    <w:rsid w:val="0073195A"/>
    <w:rsid w:val="00731F2D"/>
    <w:rsid w:val="00733C4C"/>
    <w:rsid w:val="0073412B"/>
    <w:rsid w:val="00735FB1"/>
    <w:rsid w:val="0073697F"/>
    <w:rsid w:val="00737AB2"/>
    <w:rsid w:val="00740A70"/>
    <w:rsid w:val="00741F71"/>
    <w:rsid w:val="00742932"/>
    <w:rsid w:val="00742993"/>
    <w:rsid w:val="0074414B"/>
    <w:rsid w:val="007460C5"/>
    <w:rsid w:val="007461D3"/>
    <w:rsid w:val="007476FA"/>
    <w:rsid w:val="00750CF1"/>
    <w:rsid w:val="007515A9"/>
    <w:rsid w:val="007547CB"/>
    <w:rsid w:val="00754E4A"/>
    <w:rsid w:val="00756DBE"/>
    <w:rsid w:val="0076155D"/>
    <w:rsid w:val="0076179E"/>
    <w:rsid w:val="00763096"/>
    <w:rsid w:val="007654F6"/>
    <w:rsid w:val="007658FB"/>
    <w:rsid w:val="007659D1"/>
    <w:rsid w:val="00770013"/>
    <w:rsid w:val="0077064C"/>
    <w:rsid w:val="00771045"/>
    <w:rsid w:val="0077123F"/>
    <w:rsid w:val="00771C2D"/>
    <w:rsid w:val="0077226F"/>
    <w:rsid w:val="0077494C"/>
    <w:rsid w:val="00781290"/>
    <w:rsid w:val="00781D0A"/>
    <w:rsid w:val="00781D7C"/>
    <w:rsid w:val="0078390C"/>
    <w:rsid w:val="0078744C"/>
    <w:rsid w:val="007920D1"/>
    <w:rsid w:val="0079361D"/>
    <w:rsid w:val="0079445C"/>
    <w:rsid w:val="00796F06"/>
    <w:rsid w:val="007971D1"/>
    <w:rsid w:val="007A042E"/>
    <w:rsid w:val="007A0F44"/>
    <w:rsid w:val="007A2104"/>
    <w:rsid w:val="007A2719"/>
    <w:rsid w:val="007A306B"/>
    <w:rsid w:val="007A3C56"/>
    <w:rsid w:val="007A4C91"/>
    <w:rsid w:val="007A4E42"/>
    <w:rsid w:val="007A5206"/>
    <w:rsid w:val="007A7FB1"/>
    <w:rsid w:val="007B0656"/>
    <w:rsid w:val="007B17E8"/>
    <w:rsid w:val="007B2474"/>
    <w:rsid w:val="007B2DAA"/>
    <w:rsid w:val="007B6265"/>
    <w:rsid w:val="007B62DB"/>
    <w:rsid w:val="007B7637"/>
    <w:rsid w:val="007B7D13"/>
    <w:rsid w:val="007C0AAC"/>
    <w:rsid w:val="007C2C78"/>
    <w:rsid w:val="007C2D69"/>
    <w:rsid w:val="007C428E"/>
    <w:rsid w:val="007C482A"/>
    <w:rsid w:val="007C5100"/>
    <w:rsid w:val="007C5CC7"/>
    <w:rsid w:val="007C747B"/>
    <w:rsid w:val="007C7D2D"/>
    <w:rsid w:val="007D0595"/>
    <w:rsid w:val="007D13D3"/>
    <w:rsid w:val="007D1549"/>
    <w:rsid w:val="007D21D6"/>
    <w:rsid w:val="007D278D"/>
    <w:rsid w:val="007D3DDB"/>
    <w:rsid w:val="007D4EF4"/>
    <w:rsid w:val="007D52B9"/>
    <w:rsid w:val="007D5D30"/>
    <w:rsid w:val="007D5E45"/>
    <w:rsid w:val="007D606D"/>
    <w:rsid w:val="007D6722"/>
    <w:rsid w:val="007D7875"/>
    <w:rsid w:val="007E037C"/>
    <w:rsid w:val="007E0F35"/>
    <w:rsid w:val="007E1882"/>
    <w:rsid w:val="007E2140"/>
    <w:rsid w:val="007E23DD"/>
    <w:rsid w:val="007E23FD"/>
    <w:rsid w:val="007E2CA2"/>
    <w:rsid w:val="007E3213"/>
    <w:rsid w:val="007E5501"/>
    <w:rsid w:val="007E6118"/>
    <w:rsid w:val="007E7618"/>
    <w:rsid w:val="007F0BE6"/>
    <w:rsid w:val="007F1799"/>
    <w:rsid w:val="007F1CD5"/>
    <w:rsid w:val="007F2508"/>
    <w:rsid w:val="007F3832"/>
    <w:rsid w:val="007F3C99"/>
    <w:rsid w:val="007F51B4"/>
    <w:rsid w:val="008019FF"/>
    <w:rsid w:val="00804069"/>
    <w:rsid w:val="00805253"/>
    <w:rsid w:val="008106EC"/>
    <w:rsid w:val="008119EF"/>
    <w:rsid w:val="008152CC"/>
    <w:rsid w:val="008154E7"/>
    <w:rsid w:val="0081697D"/>
    <w:rsid w:val="00817D66"/>
    <w:rsid w:val="00817F92"/>
    <w:rsid w:val="00822C97"/>
    <w:rsid w:val="008236C3"/>
    <w:rsid w:val="008239D2"/>
    <w:rsid w:val="00823A93"/>
    <w:rsid w:val="00824453"/>
    <w:rsid w:val="008249C1"/>
    <w:rsid w:val="008257B8"/>
    <w:rsid w:val="00825D46"/>
    <w:rsid w:val="00826096"/>
    <w:rsid w:val="00830C9C"/>
    <w:rsid w:val="00830F51"/>
    <w:rsid w:val="00831153"/>
    <w:rsid w:val="00832679"/>
    <w:rsid w:val="00833D2B"/>
    <w:rsid w:val="00833DDA"/>
    <w:rsid w:val="00834340"/>
    <w:rsid w:val="0083549E"/>
    <w:rsid w:val="00836EA4"/>
    <w:rsid w:val="00837A39"/>
    <w:rsid w:val="0084020E"/>
    <w:rsid w:val="0084120B"/>
    <w:rsid w:val="00841393"/>
    <w:rsid w:val="0084209A"/>
    <w:rsid w:val="00842E8F"/>
    <w:rsid w:val="00842EB0"/>
    <w:rsid w:val="00845CB8"/>
    <w:rsid w:val="00847DEB"/>
    <w:rsid w:val="0085067A"/>
    <w:rsid w:val="008508F9"/>
    <w:rsid w:val="00850ED9"/>
    <w:rsid w:val="0085105B"/>
    <w:rsid w:val="00851782"/>
    <w:rsid w:val="00853454"/>
    <w:rsid w:val="008553FC"/>
    <w:rsid w:val="00855FBA"/>
    <w:rsid w:val="00856F9D"/>
    <w:rsid w:val="008578C8"/>
    <w:rsid w:val="00857A72"/>
    <w:rsid w:val="00857B11"/>
    <w:rsid w:val="00860D26"/>
    <w:rsid w:val="00861642"/>
    <w:rsid w:val="00861DBC"/>
    <w:rsid w:val="008620F3"/>
    <w:rsid w:val="00862AF8"/>
    <w:rsid w:val="00863193"/>
    <w:rsid w:val="00863652"/>
    <w:rsid w:val="00863F5C"/>
    <w:rsid w:val="00864DDC"/>
    <w:rsid w:val="008658A8"/>
    <w:rsid w:val="00865C2D"/>
    <w:rsid w:val="008664BF"/>
    <w:rsid w:val="00866FE8"/>
    <w:rsid w:val="0087021A"/>
    <w:rsid w:val="0087073D"/>
    <w:rsid w:val="008710A9"/>
    <w:rsid w:val="00872EC7"/>
    <w:rsid w:val="008730B7"/>
    <w:rsid w:val="008736D5"/>
    <w:rsid w:val="008743EE"/>
    <w:rsid w:val="00874758"/>
    <w:rsid w:val="00876064"/>
    <w:rsid w:val="00876EAB"/>
    <w:rsid w:val="0087779C"/>
    <w:rsid w:val="0088047E"/>
    <w:rsid w:val="008817DB"/>
    <w:rsid w:val="0088354F"/>
    <w:rsid w:val="008837EA"/>
    <w:rsid w:val="00885756"/>
    <w:rsid w:val="008870AA"/>
    <w:rsid w:val="00887332"/>
    <w:rsid w:val="00887D88"/>
    <w:rsid w:val="00887EAC"/>
    <w:rsid w:val="008909E3"/>
    <w:rsid w:val="00891162"/>
    <w:rsid w:val="00891535"/>
    <w:rsid w:val="00892A4D"/>
    <w:rsid w:val="008948DE"/>
    <w:rsid w:val="008958CC"/>
    <w:rsid w:val="00895908"/>
    <w:rsid w:val="008962F1"/>
    <w:rsid w:val="008971D5"/>
    <w:rsid w:val="008979D9"/>
    <w:rsid w:val="00897FC3"/>
    <w:rsid w:val="008A0D3F"/>
    <w:rsid w:val="008A3BCD"/>
    <w:rsid w:val="008A3FD4"/>
    <w:rsid w:val="008A43B2"/>
    <w:rsid w:val="008A4CAE"/>
    <w:rsid w:val="008A5F77"/>
    <w:rsid w:val="008A6AF2"/>
    <w:rsid w:val="008B02A5"/>
    <w:rsid w:val="008B1C5B"/>
    <w:rsid w:val="008B5A5C"/>
    <w:rsid w:val="008B64D5"/>
    <w:rsid w:val="008B68DF"/>
    <w:rsid w:val="008C0519"/>
    <w:rsid w:val="008C0DDF"/>
    <w:rsid w:val="008C1493"/>
    <w:rsid w:val="008C2940"/>
    <w:rsid w:val="008C2D03"/>
    <w:rsid w:val="008C3E35"/>
    <w:rsid w:val="008C505E"/>
    <w:rsid w:val="008C53E6"/>
    <w:rsid w:val="008C644A"/>
    <w:rsid w:val="008C66F5"/>
    <w:rsid w:val="008C6EF2"/>
    <w:rsid w:val="008D043C"/>
    <w:rsid w:val="008D647E"/>
    <w:rsid w:val="008E3883"/>
    <w:rsid w:val="008E3B13"/>
    <w:rsid w:val="008E3B4F"/>
    <w:rsid w:val="008E59AB"/>
    <w:rsid w:val="008E5C2D"/>
    <w:rsid w:val="008E69F3"/>
    <w:rsid w:val="008E7A8F"/>
    <w:rsid w:val="008E7C74"/>
    <w:rsid w:val="008F0B49"/>
    <w:rsid w:val="008F104D"/>
    <w:rsid w:val="008F44FA"/>
    <w:rsid w:val="008F6BA1"/>
    <w:rsid w:val="00901857"/>
    <w:rsid w:val="00901C4B"/>
    <w:rsid w:val="00902133"/>
    <w:rsid w:val="009021B8"/>
    <w:rsid w:val="00902538"/>
    <w:rsid w:val="009025C5"/>
    <w:rsid w:val="00904311"/>
    <w:rsid w:val="00904C0D"/>
    <w:rsid w:val="009051A3"/>
    <w:rsid w:val="0091038A"/>
    <w:rsid w:val="009112C7"/>
    <w:rsid w:val="0091594C"/>
    <w:rsid w:val="00915AE8"/>
    <w:rsid w:val="00916959"/>
    <w:rsid w:val="009172B3"/>
    <w:rsid w:val="009172CB"/>
    <w:rsid w:val="00920326"/>
    <w:rsid w:val="00920A84"/>
    <w:rsid w:val="00921F0D"/>
    <w:rsid w:val="00922E54"/>
    <w:rsid w:val="00922EA9"/>
    <w:rsid w:val="00923013"/>
    <w:rsid w:val="009244FD"/>
    <w:rsid w:val="00924527"/>
    <w:rsid w:val="00924833"/>
    <w:rsid w:val="00927636"/>
    <w:rsid w:val="00927BDD"/>
    <w:rsid w:val="00927DCE"/>
    <w:rsid w:val="00930D89"/>
    <w:rsid w:val="00930F01"/>
    <w:rsid w:val="00931AD0"/>
    <w:rsid w:val="00931B4A"/>
    <w:rsid w:val="00931BE0"/>
    <w:rsid w:val="00931FAF"/>
    <w:rsid w:val="00932429"/>
    <w:rsid w:val="009324B0"/>
    <w:rsid w:val="009353D5"/>
    <w:rsid w:val="00935A92"/>
    <w:rsid w:val="00937789"/>
    <w:rsid w:val="00940841"/>
    <w:rsid w:val="009411B1"/>
    <w:rsid w:val="009425F6"/>
    <w:rsid w:val="00943041"/>
    <w:rsid w:val="0094632B"/>
    <w:rsid w:val="00946536"/>
    <w:rsid w:val="009472C4"/>
    <w:rsid w:val="00947B7D"/>
    <w:rsid w:val="00947F2C"/>
    <w:rsid w:val="00947FCC"/>
    <w:rsid w:val="0095039B"/>
    <w:rsid w:val="00950FDF"/>
    <w:rsid w:val="00951CD3"/>
    <w:rsid w:val="00951D05"/>
    <w:rsid w:val="00952620"/>
    <w:rsid w:val="00952B2C"/>
    <w:rsid w:val="00954320"/>
    <w:rsid w:val="0095457D"/>
    <w:rsid w:val="00956B11"/>
    <w:rsid w:val="0095767F"/>
    <w:rsid w:val="00964887"/>
    <w:rsid w:val="00967DC1"/>
    <w:rsid w:val="00970938"/>
    <w:rsid w:val="00970A94"/>
    <w:rsid w:val="00972CAC"/>
    <w:rsid w:val="00972CF9"/>
    <w:rsid w:val="00972DDC"/>
    <w:rsid w:val="00973423"/>
    <w:rsid w:val="0097657C"/>
    <w:rsid w:val="00977C26"/>
    <w:rsid w:val="00980A0F"/>
    <w:rsid w:val="00980CF6"/>
    <w:rsid w:val="00982303"/>
    <w:rsid w:val="009828BC"/>
    <w:rsid w:val="00983EB8"/>
    <w:rsid w:val="0098677E"/>
    <w:rsid w:val="0098708E"/>
    <w:rsid w:val="009906FD"/>
    <w:rsid w:val="00990AF8"/>
    <w:rsid w:val="00994B83"/>
    <w:rsid w:val="009952AA"/>
    <w:rsid w:val="009979B8"/>
    <w:rsid w:val="009A0756"/>
    <w:rsid w:val="009A090F"/>
    <w:rsid w:val="009A1F6D"/>
    <w:rsid w:val="009A31E1"/>
    <w:rsid w:val="009A3E32"/>
    <w:rsid w:val="009A4A75"/>
    <w:rsid w:val="009A533F"/>
    <w:rsid w:val="009A6094"/>
    <w:rsid w:val="009A69C5"/>
    <w:rsid w:val="009A7A1F"/>
    <w:rsid w:val="009B13FD"/>
    <w:rsid w:val="009B1F81"/>
    <w:rsid w:val="009B30AC"/>
    <w:rsid w:val="009B3604"/>
    <w:rsid w:val="009B4017"/>
    <w:rsid w:val="009B4EE3"/>
    <w:rsid w:val="009B5782"/>
    <w:rsid w:val="009B598B"/>
    <w:rsid w:val="009B5FC7"/>
    <w:rsid w:val="009B6FD2"/>
    <w:rsid w:val="009B7FE3"/>
    <w:rsid w:val="009C04EC"/>
    <w:rsid w:val="009C1C70"/>
    <w:rsid w:val="009C25AA"/>
    <w:rsid w:val="009C3063"/>
    <w:rsid w:val="009C4216"/>
    <w:rsid w:val="009C59F3"/>
    <w:rsid w:val="009D08ED"/>
    <w:rsid w:val="009D2005"/>
    <w:rsid w:val="009D2447"/>
    <w:rsid w:val="009D2C87"/>
    <w:rsid w:val="009D31F0"/>
    <w:rsid w:val="009D488D"/>
    <w:rsid w:val="009D48ED"/>
    <w:rsid w:val="009D5DA3"/>
    <w:rsid w:val="009D7D2B"/>
    <w:rsid w:val="009E06B0"/>
    <w:rsid w:val="009E0E43"/>
    <w:rsid w:val="009E1061"/>
    <w:rsid w:val="009E3D5D"/>
    <w:rsid w:val="009E494E"/>
    <w:rsid w:val="009E581B"/>
    <w:rsid w:val="009E6FB8"/>
    <w:rsid w:val="009F00CF"/>
    <w:rsid w:val="009F1A12"/>
    <w:rsid w:val="009F2282"/>
    <w:rsid w:val="009F293F"/>
    <w:rsid w:val="009F2ACA"/>
    <w:rsid w:val="009F2FBD"/>
    <w:rsid w:val="009F48C0"/>
    <w:rsid w:val="009F57D4"/>
    <w:rsid w:val="009F611B"/>
    <w:rsid w:val="009F6169"/>
    <w:rsid w:val="009F69D8"/>
    <w:rsid w:val="00A006F6"/>
    <w:rsid w:val="00A00D4F"/>
    <w:rsid w:val="00A0168B"/>
    <w:rsid w:val="00A01A54"/>
    <w:rsid w:val="00A02132"/>
    <w:rsid w:val="00A03634"/>
    <w:rsid w:val="00A04171"/>
    <w:rsid w:val="00A0427B"/>
    <w:rsid w:val="00A05692"/>
    <w:rsid w:val="00A107BE"/>
    <w:rsid w:val="00A12F67"/>
    <w:rsid w:val="00A14906"/>
    <w:rsid w:val="00A16733"/>
    <w:rsid w:val="00A17655"/>
    <w:rsid w:val="00A17BBE"/>
    <w:rsid w:val="00A20E36"/>
    <w:rsid w:val="00A20EBD"/>
    <w:rsid w:val="00A20F5F"/>
    <w:rsid w:val="00A2108A"/>
    <w:rsid w:val="00A21674"/>
    <w:rsid w:val="00A216AC"/>
    <w:rsid w:val="00A21E12"/>
    <w:rsid w:val="00A224E5"/>
    <w:rsid w:val="00A23947"/>
    <w:rsid w:val="00A24028"/>
    <w:rsid w:val="00A245A4"/>
    <w:rsid w:val="00A2461A"/>
    <w:rsid w:val="00A26A9A"/>
    <w:rsid w:val="00A3083D"/>
    <w:rsid w:val="00A34C72"/>
    <w:rsid w:val="00A34CAA"/>
    <w:rsid w:val="00A35598"/>
    <w:rsid w:val="00A36C8A"/>
    <w:rsid w:val="00A372CF"/>
    <w:rsid w:val="00A3730E"/>
    <w:rsid w:val="00A42049"/>
    <w:rsid w:val="00A427A0"/>
    <w:rsid w:val="00A43A8A"/>
    <w:rsid w:val="00A4515C"/>
    <w:rsid w:val="00A4554C"/>
    <w:rsid w:val="00A46D9F"/>
    <w:rsid w:val="00A4798B"/>
    <w:rsid w:val="00A47C30"/>
    <w:rsid w:val="00A50593"/>
    <w:rsid w:val="00A51F3A"/>
    <w:rsid w:val="00A5229D"/>
    <w:rsid w:val="00A523E2"/>
    <w:rsid w:val="00A53232"/>
    <w:rsid w:val="00A53604"/>
    <w:rsid w:val="00A53930"/>
    <w:rsid w:val="00A56199"/>
    <w:rsid w:val="00A566BC"/>
    <w:rsid w:val="00A5754A"/>
    <w:rsid w:val="00A57A86"/>
    <w:rsid w:val="00A610C8"/>
    <w:rsid w:val="00A61110"/>
    <w:rsid w:val="00A6123B"/>
    <w:rsid w:val="00A6284E"/>
    <w:rsid w:val="00A6415F"/>
    <w:rsid w:val="00A66EEA"/>
    <w:rsid w:val="00A677FA"/>
    <w:rsid w:val="00A736F0"/>
    <w:rsid w:val="00A744A9"/>
    <w:rsid w:val="00A77D67"/>
    <w:rsid w:val="00A8053F"/>
    <w:rsid w:val="00A808AA"/>
    <w:rsid w:val="00A811C4"/>
    <w:rsid w:val="00A818AC"/>
    <w:rsid w:val="00A825F2"/>
    <w:rsid w:val="00A85FAF"/>
    <w:rsid w:val="00A86788"/>
    <w:rsid w:val="00A86F05"/>
    <w:rsid w:val="00A90BD4"/>
    <w:rsid w:val="00A91954"/>
    <w:rsid w:val="00A936E7"/>
    <w:rsid w:val="00A9380C"/>
    <w:rsid w:val="00A9382E"/>
    <w:rsid w:val="00A93A53"/>
    <w:rsid w:val="00A94491"/>
    <w:rsid w:val="00A945EB"/>
    <w:rsid w:val="00A949E5"/>
    <w:rsid w:val="00A9509A"/>
    <w:rsid w:val="00A962A7"/>
    <w:rsid w:val="00A96D1C"/>
    <w:rsid w:val="00A979A9"/>
    <w:rsid w:val="00AA0B47"/>
    <w:rsid w:val="00AA16CD"/>
    <w:rsid w:val="00AA1733"/>
    <w:rsid w:val="00AA2439"/>
    <w:rsid w:val="00AA248C"/>
    <w:rsid w:val="00AA2900"/>
    <w:rsid w:val="00AA2C73"/>
    <w:rsid w:val="00AA4F99"/>
    <w:rsid w:val="00AA68AE"/>
    <w:rsid w:val="00AB04B1"/>
    <w:rsid w:val="00AB08FB"/>
    <w:rsid w:val="00AB209B"/>
    <w:rsid w:val="00AB4442"/>
    <w:rsid w:val="00AB44A3"/>
    <w:rsid w:val="00AB4AE6"/>
    <w:rsid w:val="00AB6511"/>
    <w:rsid w:val="00AB6F40"/>
    <w:rsid w:val="00AB7EA4"/>
    <w:rsid w:val="00AC157D"/>
    <w:rsid w:val="00AC214F"/>
    <w:rsid w:val="00AC2307"/>
    <w:rsid w:val="00AC23F4"/>
    <w:rsid w:val="00AC37A6"/>
    <w:rsid w:val="00AC49E6"/>
    <w:rsid w:val="00AC78EE"/>
    <w:rsid w:val="00AD0DB4"/>
    <w:rsid w:val="00AD0EC9"/>
    <w:rsid w:val="00AD1220"/>
    <w:rsid w:val="00AD17A3"/>
    <w:rsid w:val="00AD1A68"/>
    <w:rsid w:val="00AD209C"/>
    <w:rsid w:val="00AD221B"/>
    <w:rsid w:val="00AD3C86"/>
    <w:rsid w:val="00AD62F8"/>
    <w:rsid w:val="00AD683E"/>
    <w:rsid w:val="00AD7BE7"/>
    <w:rsid w:val="00AD7FCE"/>
    <w:rsid w:val="00AE04C1"/>
    <w:rsid w:val="00AE13A8"/>
    <w:rsid w:val="00AE23DE"/>
    <w:rsid w:val="00AE382E"/>
    <w:rsid w:val="00AE5466"/>
    <w:rsid w:val="00AE6DCD"/>
    <w:rsid w:val="00AF2289"/>
    <w:rsid w:val="00AF3E37"/>
    <w:rsid w:val="00AF413B"/>
    <w:rsid w:val="00AF54A6"/>
    <w:rsid w:val="00AF5E27"/>
    <w:rsid w:val="00AF66A4"/>
    <w:rsid w:val="00AF67E1"/>
    <w:rsid w:val="00B01371"/>
    <w:rsid w:val="00B01B44"/>
    <w:rsid w:val="00B022EE"/>
    <w:rsid w:val="00B02444"/>
    <w:rsid w:val="00B02BB7"/>
    <w:rsid w:val="00B03417"/>
    <w:rsid w:val="00B0351C"/>
    <w:rsid w:val="00B038D4"/>
    <w:rsid w:val="00B0397E"/>
    <w:rsid w:val="00B03E1C"/>
    <w:rsid w:val="00B05394"/>
    <w:rsid w:val="00B07CA2"/>
    <w:rsid w:val="00B07E5C"/>
    <w:rsid w:val="00B120A5"/>
    <w:rsid w:val="00B12E13"/>
    <w:rsid w:val="00B12E50"/>
    <w:rsid w:val="00B135ED"/>
    <w:rsid w:val="00B1441E"/>
    <w:rsid w:val="00B149DB"/>
    <w:rsid w:val="00B14FE7"/>
    <w:rsid w:val="00B151A5"/>
    <w:rsid w:val="00B1649E"/>
    <w:rsid w:val="00B16BFB"/>
    <w:rsid w:val="00B1723B"/>
    <w:rsid w:val="00B1757E"/>
    <w:rsid w:val="00B200A3"/>
    <w:rsid w:val="00B215EC"/>
    <w:rsid w:val="00B218C3"/>
    <w:rsid w:val="00B22A75"/>
    <w:rsid w:val="00B23BB3"/>
    <w:rsid w:val="00B2446F"/>
    <w:rsid w:val="00B245B9"/>
    <w:rsid w:val="00B2481E"/>
    <w:rsid w:val="00B24E23"/>
    <w:rsid w:val="00B25014"/>
    <w:rsid w:val="00B25A0A"/>
    <w:rsid w:val="00B267B4"/>
    <w:rsid w:val="00B270D2"/>
    <w:rsid w:val="00B27738"/>
    <w:rsid w:val="00B328BD"/>
    <w:rsid w:val="00B3663A"/>
    <w:rsid w:val="00B37CB5"/>
    <w:rsid w:val="00B40A5D"/>
    <w:rsid w:val="00B41985"/>
    <w:rsid w:val="00B41F1F"/>
    <w:rsid w:val="00B44E91"/>
    <w:rsid w:val="00B453D6"/>
    <w:rsid w:val="00B47D43"/>
    <w:rsid w:val="00B47E43"/>
    <w:rsid w:val="00B520E6"/>
    <w:rsid w:val="00B532D9"/>
    <w:rsid w:val="00B5337F"/>
    <w:rsid w:val="00B554F6"/>
    <w:rsid w:val="00B62A59"/>
    <w:rsid w:val="00B62E36"/>
    <w:rsid w:val="00B631D0"/>
    <w:rsid w:val="00B6345D"/>
    <w:rsid w:val="00B66196"/>
    <w:rsid w:val="00B66B1D"/>
    <w:rsid w:val="00B66B81"/>
    <w:rsid w:val="00B715DD"/>
    <w:rsid w:val="00B72FA5"/>
    <w:rsid w:val="00B73E7D"/>
    <w:rsid w:val="00B74D39"/>
    <w:rsid w:val="00B74E19"/>
    <w:rsid w:val="00B754CA"/>
    <w:rsid w:val="00B756B4"/>
    <w:rsid w:val="00B75BCE"/>
    <w:rsid w:val="00B80445"/>
    <w:rsid w:val="00B833C4"/>
    <w:rsid w:val="00B852D2"/>
    <w:rsid w:val="00B85812"/>
    <w:rsid w:val="00B85D1F"/>
    <w:rsid w:val="00B85DB3"/>
    <w:rsid w:val="00B8650D"/>
    <w:rsid w:val="00B9010E"/>
    <w:rsid w:val="00B905DF"/>
    <w:rsid w:val="00B90D11"/>
    <w:rsid w:val="00B91474"/>
    <w:rsid w:val="00B927E3"/>
    <w:rsid w:val="00B92C9D"/>
    <w:rsid w:val="00B9384E"/>
    <w:rsid w:val="00B94312"/>
    <w:rsid w:val="00B9435A"/>
    <w:rsid w:val="00B95F11"/>
    <w:rsid w:val="00B96720"/>
    <w:rsid w:val="00BA0A24"/>
    <w:rsid w:val="00BA0A78"/>
    <w:rsid w:val="00BA1DED"/>
    <w:rsid w:val="00BA2771"/>
    <w:rsid w:val="00BA3353"/>
    <w:rsid w:val="00BA36BC"/>
    <w:rsid w:val="00BB0004"/>
    <w:rsid w:val="00BB1E5B"/>
    <w:rsid w:val="00BB2FD5"/>
    <w:rsid w:val="00BB4369"/>
    <w:rsid w:val="00BB4697"/>
    <w:rsid w:val="00BC0026"/>
    <w:rsid w:val="00BC0313"/>
    <w:rsid w:val="00BC1230"/>
    <w:rsid w:val="00BC1D17"/>
    <w:rsid w:val="00BC1D43"/>
    <w:rsid w:val="00BC1D59"/>
    <w:rsid w:val="00BC2FC0"/>
    <w:rsid w:val="00BC704B"/>
    <w:rsid w:val="00BC7208"/>
    <w:rsid w:val="00BC7FF0"/>
    <w:rsid w:val="00BD0F5A"/>
    <w:rsid w:val="00BD174B"/>
    <w:rsid w:val="00BD1B90"/>
    <w:rsid w:val="00BD6E42"/>
    <w:rsid w:val="00BD7557"/>
    <w:rsid w:val="00BD7CDA"/>
    <w:rsid w:val="00BD7E89"/>
    <w:rsid w:val="00BE0FFD"/>
    <w:rsid w:val="00BE3B51"/>
    <w:rsid w:val="00BE5EF7"/>
    <w:rsid w:val="00BE68D7"/>
    <w:rsid w:val="00BE78C6"/>
    <w:rsid w:val="00BE7AC1"/>
    <w:rsid w:val="00BF050C"/>
    <w:rsid w:val="00BF0B31"/>
    <w:rsid w:val="00BF13B7"/>
    <w:rsid w:val="00BF1BBB"/>
    <w:rsid w:val="00BF20B0"/>
    <w:rsid w:val="00BF295E"/>
    <w:rsid w:val="00BF3E95"/>
    <w:rsid w:val="00BF4DCF"/>
    <w:rsid w:val="00BF5D4D"/>
    <w:rsid w:val="00BF5E25"/>
    <w:rsid w:val="00BF6544"/>
    <w:rsid w:val="00BF6C26"/>
    <w:rsid w:val="00BF6C47"/>
    <w:rsid w:val="00BF7691"/>
    <w:rsid w:val="00C02003"/>
    <w:rsid w:val="00C034F1"/>
    <w:rsid w:val="00C0449A"/>
    <w:rsid w:val="00C04974"/>
    <w:rsid w:val="00C06DDC"/>
    <w:rsid w:val="00C07C8D"/>
    <w:rsid w:val="00C103D9"/>
    <w:rsid w:val="00C106E9"/>
    <w:rsid w:val="00C11DB2"/>
    <w:rsid w:val="00C143F3"/>
    <w:rsid w:val="00C145A9"/>
    <w:rsid w:val="00C14B38"/>
    <w:rsid w:val="00C1526B"/>
    <w:rsid w:val="00C15315"/>
    <w:rsid w:val="00C1540F"/>
    <w:rsid w:val="00C1570F"/>
    <w:rsid w:val="00C170C4"/>
    <w:rsid w:val="00C17963"/>
    <w:rsid w:val="00C17D8F"/>
    <w:rsid w:val="00C20B40"/>
    <w:rsid w:val="00C2184F"/>
    <w:rsid w:val="00C21A1E"/>
    <w:rsid w:val="00C2273F"/>
    <w:rsid w:val="00C22D0C"/>
    <w:rsid w:val="00C23D11"/>
    <w:rsid w:val="00C23F0A"/>
    <w:rsid w:val="00C24069"/>
    <w:rsid w:val="00C24FE7"/>
    <w:rsid w:val="00C25281"/>
    <w:rsid w:val="00C25911"/>
    <w:rsid w:val="00C270D5"/>
    <w:rsid w:val="00C27F96"/>
    <w:rsid w:val="00C30212"/>
    <w:rsid w:val="00C30AEF"/>
    <w:rsid w:val="00C30BE4"/>
    <w:rsid w:val="00C312C8"/>
    <w:rsid w:val="00C32BCD"/>
    <w:rsid w:val="00C33382"/>
    <w:rsid w:val="00C33D88"/>
    <w:rsid w:val="00C34249"/>
    <w:rsid w:val="00C3532D"/>
    <w:rsid w:val="00C35C10"/>
    <w:rsid w:val="00C36152"/>
    <w:rsid w:val="00C36801"/>
    <w:rsid w:val="00C373C0"/>
    <w:rsid w:val="00C379B3"/>
    <w:rsid w:val="00C37AC5"/>
    <w:rsid w:val="00C41649"/>
    <w:rsid w:val="00C4187C"/>
    <w:rsid w:val="00C4250F"/>
    <w:rsid w:val="00C45A55"/>
    <w:rsid w:val="00C467A2"/>
    <w:rsid w:val="00C468B5"/>
    <w:rsid w:val="00C469CB"/>
    <w:rsid w:val="00C46D65"/>
    <w:rsid w:val="00C5142F"/>
    <w:rsid w:val="00C5144B"/>
    <w:rsid w:val="00C51F46"/>
    <w:rsid w:val="00C5401E"/>
    <w:rsid w:val="00C56690"/>
    <w:rsid w:val="00C567C2"/>
    <w:rsid w:val="00C57262"/>
    <w:rsid w:val="00C60205"/>
    <w:rsid w:val="00C614CB"/>
    <w:rsid w:val="00C6634B"/>
    <w:rsid w:val="00C6649D"/>
    <w:rsid w:val="00C6706F"/>
    <w:rsid w:val="00C670D0"/>
    <w:rsid w:val="00C67CF5"/>
    <w:rsid w:val="00C71368"/>
    <w:rsid w:val="00C713FF"/>
    <w:rsid w:val="00C7175E"/>
    <w:rsid w:val="00C72525"/>
    <w:rsid w:val="00C738F8"/>
    <w:rsid w:val="00C73AB6"/>
    <w:rsid w:val="00C748B1"/>
    <w:rsid w:val="00C75A2F"/>
    <w:rsid w:val="00C7665A"/>
    <w:rsid w:val="00C76E0A"/>
    <w:rsid w:val="00C81ACD"/>
    <w:rsid w:val="00C823CB"/>
    <w:rsid w:val="00C86712"/>
    <w:rsid w:val="00C878D4"/>
    <w:rsid w:val="00C87CD0"/>
    <w:rsid w:val="00C90BF0"/>
    <w:rsid w:val="00C910FE"/>
    <w:rsid w:val="00C9401B"/>
    <w:rsid w:val="00C94117"/>
    <w:rsid w:val="00C94CCD"/>
    <w:rsid w:val="00C95176"/>
    <w:rsid w:val="00C96147"/>
    <w:rsid w:val="00CA0333"/>
    <w:rsid w:val="00CA0CE1"/>
    <w:rsid w:val="00CA0F38"/>
    <w:rsid w:val="00CA137D"/>
    <w:rsid w:val="00CA28BE"/>
    <w:rsid w:val="00CA2A7A"/>
    <w:rsid w:val="00CA2B8C"/>
    <w:rsid w:val="00CA3357"/>
    <w:rsid w:val="00CA4DE8"/>
    <w:rsid w:val="00CA4E3A"/>
    <w:rsid w:val="00CA5393"/>
    <w:rsid w:val="00CA7CCC"/>
    <w:rsid w:val="00CB00F7"/>
    <w:rsid w:val="00CB1176"/>
    <w:rsid w:val="00CB1874"/>
    <w:rsid w:val="00CB4C90"/>
    <w:rsid w:val="00CB57CA"/>
    <w:rsid w:val="00CB6AE2"/>
    <w:rsid w:val="00CB73FF"/>
    <w:rsid w:val="00CB7672"/>
    <w:rsid w:val="00CB78C3"/>
    <w:rsid w:val="00CC226F"/>
    <w:rsid w:val="00CC43E4"/>
    <w:rsid w:val="00CC5513"/>
    <w:rsid w:val="00CC6DAC"/>
    <w:rsid w:val="00CC7A72"/>
    <w:rsid w:val="00CD0E2D"/>
    <w:rsid w:val="00CD168F"/>
    <w:rsid w:val="00CD2105"/>
    <w:rsid w:val="00CD241F"/>
    <w:rsid w:val="00CD3272"/>
    <w:rsid w:val="00CD48F5"/>
    <w:rsid w:val="00CD6A17"/>
    <w:rsid w:val="00CE10BB"/>
    <w:rsid w:val="00CE1BE2"/>
    <w:rsid w:val="00CE2A0E"/>
    <w:rsid w:val="00CE3095"/>
    <w:rsid w:val="00CE30F6"/>
    <w:rsid w:val="00CE3D84"/>
    <w:rsid w:val="00CE4233"/>
    <w:rsid w:val="00CE460D"/>
    <w:rsid w:val="00CE484C"/>
    <w:rsid w:val="00CE4F42"/>
    <w:rsid w:val="00CE506A"/>
    <w:rsid w:val="00CE5444"/>
    <w:rsid w:val="00CE5A40"/>
    <w:rsid w:val="00CE77FA"/>
    <w:rsid w:val="00CF051B"/>
    <w:rsid w:val="00CF4E96"/>
    <w:rsid w:val="00CF5070"/>
    <w:rsid w:val="00CF69C5"/>
    <w:rsid w:val="00D0027D"/>
    <w:rsid w:val="00D0057E"/>
    <w:rsid w:val="00D01836"/>
    <w:rsid w:val="00D02383"/>
    <w:rsid w:val="00D023AB"/>
    <w:rsid w:val="00D02505"/>
    <w:rsid w:val="00D02C94"/>
    <w:rsid w:val="00D02FC5"/>
    <w:rsid w:val="00D03191"/>
    <w:rsid w:val="00D03747"/>
    <w:rsid w:val="00D0727E"/>
    <w:rsid w:val="00D07A98"/>
    <w:rsid w:val="00D07CFD"/>
    <w:rsid w:val="00D07D00"/>
    <w:rsid w:val="00D11A42"/>
    <w:rsid w:val="00D127D0"/>
    <w:rsid w:val="00D134A3"/>
    <w:rsid w:val="00D140FF"/>
    <w:rsid w:val="00D149E4"/>
    <w:rsid w:val="00D15574"/>
    <w:rsid w:val="00D166A0"/>
    <w:rsid w:val="00D16D60"/>
    <w:rsid w:val="00D1791E"/>
    <w:rsid w:val="00D17ABA"/>
    <w:rsid w:val="00D20409"/>
    <w:rsid w:val="00D20EAF"/>
    <w:rsid w:val="00D20ECF"/>
    <w:rsid w:val="00D22874"/>
    <w:rsid w:val="00D233B8"/>
    <w:rsid w:val="00D23493"/>
    <w:rsid w:val="00D2444B"/>
    <w:rsid w:val="00D24D0A"/>
    <w:rsid w:val="00D24DA8"/>
    <w:rsid w:val="00D24EC1"/>
    <w:rsid w:val="00D27BFC"/>
    <w:rsid w:val="00D300C8"/>
    <w:rsid w:val="00D32773"/>
    <w:rsid w:val="00D334EF"/>
    <w:rsid w:val="00D3390A"/>
    <w:rsid w:val="00D3658A"/>
    <w:rsid w:val="00D36E3F"/>
    <w:rsid w:val="00D40E4B"/>
    <w:rsid w:val="00D41017"/>
    <w:rsid w:val="00D4154A"/>
    <w:rsid w:val="00D4156E"/>
    <w:rsid w:val="00D42C2D"/>
    <w:rsid w:val="00D43090"/>
    <w:rsid w:val="00D44073"/>
    <w:rsid w:val="00D45307"/>
    <w:rsid w:val="00D462A2"/>
    <w:rsid w:val="00D46384"/>
    <w:rsid w:val="00D46612"/>
    <w:rsid w:val="00D500A6"/>
    <w:rsid w:val="00D505D7"/>
    <w:rsid w:val="00D50B30"/>
    <w:rsid w:val="00D51977"/>
    <w:rsid w:val="00D51F47"/>
    <w:rsid w:val="00D5248A"/>
    <w:rsid w:val="00D52A4C"/>
    <w:rsid w:val="00D52E6B"/>
    <w:rsid w:val="00D53F63"/>
    <w:rsid w:val="00D541F9"/>
    <w:rsid w:val="00D55189"/>
    <w:rsid w:val="00D554CF"/>
    <w:rsid w:val="00D55634"/>
    <w:rsid w:val="00D5567D"/>
    <w:rsid w:val="00D569CA"/>
    <w:rsid w:val="00D57C78"/>
    <w:rsid w:val="00D6044C"/>
    <w:rsid w:val="00D60D8E"/>
    <w:rsid w:val="00D61145"/>
    <w:rsid w:val="00D6132C"/>
    <w:rsid w:val="00D6295A"/>
    <w:rsid w:val="00D63358"/>
    <w:rsid w:val="00D64759"/>
    <w:rsid w:val="00D66A00"/>
    <w:rsid w:val="00D66A64"/>
    <w:rsid w:val="00D73C7D"/>
    <w:rsid w:val="00D75924"/>
    <w:rsid w:val="00D80392"/>
    <w:rsid w:val="00D80E10"/>
    <w:rsid w:val="00D81595"/>
    <w:rsid w:val="00D81C3C"/>
    <w:rsid w:val="00D81FC5"/>
    <w:rsid w:val="00D821C3"/>
    <w:rsid w:val="00D831F5"/>
    <w:rsid w:val="00D83EAC"/>
    <w:rsid w:val="00D84892"/>
    <w:rsid w:val="00D90D2E"/>
    <w:rsid w:val="00D9120E"/>
    <w:rsid w:val="00D919DB"/>
    <w:rsid w:val="00D9454E"/>
    <w:rsid w:val="00D94D9B"/>
    <w:rsid w:val="00D9741A"/>
    <w:rsid w:val="00D97E22"/>
    <w:rsid w:val="00DA0021"/>
    <w:rsid w:val="00DA06B7"/>
    <w:rsid w:val="00DA3DE0"/>
    <w:rsid w:val="00DA484D"/>
    <w:rsid w:val="00DA4D9A"/>
    <w:rsid w:val="00DA5471"/>
    <w:rsid w:val="00DA5DA8"/>
    <w:rsid w:val="00DB237D"/>
    <w:rsid w:val="00DB288D"/>
    <w:rsid w:val="00DB29B8"/>
    <w:rsid w:val="00DB6C52"/>
    <w:rsid w:val="00DB78B5"/>
    <w:rsid w:val="00DC08D3"/>
    <w:rsid w:val="00DC1D6E"/>
    <w:rsid w:val="00DC34BB"/>
    <w:rsid w:val="00DC3E0E"/>
    <w:rsid w:val="00DC40FE"/>
    <w:rsid w:val="00DC4547"/>
    <w:rsid w:val="00DC465C"/>
    <w:rsid w:val="00DC48C3"/>
    <w:rsid w:val="00DC4F94"/>
    <w:rsid w:val="00DC65EE"/>
    <w:rsid w:val="00DD0684"/>
    <w:rsid w:val="00DD2F36"/>
    <w:rsid w:val="00DD344E"/>
    <w:rsid w:val="00DD6F2C"/>
    <w:rsid w:val="00DE048D"/>
    <w:rsid w:val="00DE2F16"/>
    <w:rsid w:val="00DE36C7"/>
    <w:rsid w:val="00DE3A27"/>
    <w:rsid w:val="00DE4BBD"/>
    <w:rsid w:val="00DE6DAB"/>
    <w:rsid w:val="00DF0718"/>
    <w:rsid w:val="00DF17D5"/>
    <w:rsid w:val="00DF193E"/>
    <w:rsid w:val="00DF1F30"/>
    <w:rsid w:val="00DF29CD"/>
    <w:rsid w:val="00DF3206"/>
    <w:rsid w:val="00DF3475"/>
    <w:rsid w:val="00DF3905"/>
    <w:rsid w:val="00DF3982"/>
    <w:rsid w:val="00DF3BD3"/>
    <w:rsid w:val="00DF6581"/>
    <w:rsid w:val="00DF66BD"/>
    <w:rsid w:val="00DF6843"/>
    <w:rsid w:val="00DF7658"/>
    <w:rsid w:val="00DF7A39"/>
    <w:rsid w:val="00E00EF8"/>
    <w:rsid w:val="00E015AE"/>
    <w:rsid w:val="00E01753"/>
    <w:rsid w:val="00E017B2"/>
    <w:rsid w:val="00E01FCA"/>
    <w:rsid w:val="00E020FE"/>
    <w:rsid w:val="00E03B35"/>
    <w:rsid w:val="00E0481F"/>
    <w:rsid w:val="00E054D4"/>
    <w:rsid w:val="00E058BE"/>
    <w:rsid w:val="00E073FB"/>
    <w:rsid w:val="00E10254"/>
    <w:rsid w:val="00E1156E"/>
    <w:rsid w:val="00E1564D"/>
    <w:rsid w:val="00E16097"/>
    <w:rsid w:val="00E17051"/>
    <w:rsid w:val="00E1713F"/>
    <w:rsid w:val="00E20332"/>
    <w:rsid w:val="00E2090D"/>
    <w:rsid w:val="00E235AA"/>
    <w:rsid w:val="00E240C7"/>
    <w:rsid w:val="00E25039"/>
    <w:rsid w:val="00E30C65"/>
    <w:rsid w:val="00E322D0"/>
    <w:rsid w:val="00E4033C"/>
    <w:rsid w:val="00E40C79"/>
    <w:rsid w:val="00E41F81"/>
    <w:rsid w:val="00E44588"/>
    <w:rsid w:val="00E46320"/>
    <w:rsid w:val="00E5055B"/>
    <w:rsid w:val="00E51179"/>
    <w:rsid w:val="00E512F5"/>
    <w:rsid w:val="00E51AC3"/>
    <w:rsid w:val="00E54BDD"/>
    <w:rsid w:val="00E54F6C"/>
    <w:rsid w:val="00E56870"/>
    <w:rsid w:val="00E572C8"/>
    <w:rsid w:val="00E578A3"/>
    <w:rsid w:val="00E62D3E"/>
    <w:rsid w:val="00E636C6"/>
    <w:rsid w:val="00E64E8E"/>
    <w:rsid w:val="00E65C45"/>
    <w:rsid w:val="00E66272"/>
    <w:rsid w:val="00E6712B"/>
    <w:rsid w:val="00E6743F"/>
    <w:rsid w:val="00E708AB"/>
    <w:rsid w:val="00E712E3"/>
    <w:rsid w:val="00E74125"/>
    <w:rsid w:val="00E749C6"/>
    <w:rsid w:val="00E75076"/>
    <w:rsid w:val="00E75637"/>
    <w:rsid w:val="00E77E4E"/>
    <w:rsid w:val="00E81735"/>
    <w:rsid w:val="00E847F4"/>
    <w:rsid w:val="00E84854"/>
    <w:rsid w:val="00E84A24"/>
    <w:rsid w:val="00E84A5B"/>
    <w:rsid w:val="00E8524B"/>
    <w:rsid w:val="00E87223"/>
    <w:rsid w:val="00E9086F"/>
    <w:rsid w:val="00E91132"/>
    <w:rsid w:val="00E929D5"/>
    <w:rsid w:val="00E92C2F"/>
    <w:rsid w:val="00E93D38"/>
    <w:rsid w:val="00E94DE6"/>
    <w:rsid w:val="00E94EE3"/>
    <w:rsid w:val="00E954F3"/>
    <w:rsid w:val="00EA0D64"/>
    <w:rsid w:val="00EA13A7"/>
    <w:rsid w:val="00EA19C6"/>
    <w:rsid w:val="00EA1FCB"/>
    <w:rsid w:val="00EA207A"/>
    <w:rsid w:val="00EA3635"/>
    <w:rsid w:val="00EA578A"/>
    <w:rsid w:val="00EA6A89"/>
    <w:rsid w:val="00EA78B4"/>
    <w:rsid w:val="00EA794A"/>
    <w:rsid w:val="00EA7C5E"/>
    <w:rsid w:val="00EB3BBC"/>
    <w:rsid w:val="00EB40E8"/>
    <w:rsid w:val="00EB4260"/>
    <w:rsid w:val="00EB46CD"/>
    <w:rsid w:val="00EB53C0"/>
    <w:rsid w:val="00EB605A"/>
    <w:rsid w:val="00EB6ACC"/>
    <w:rsid w:val="00EB6B5C"/>
    <w:rsid w:val="00EC3E80"/>
    <w:rsid w:val="00EC4328"/>
    <w:rsid w:val="00EC64B5"/>
    <w:rsid w:val="00EC7074"/>
    <w:rsid w:val="00EC70B9"/>
    <w:rsid w:val="00EC7AA6"/>
    <w:rsid w:val="00ED0047"/>
    <w:rsid w:val="00ED0192"/>
    <w:rsid w:val="00ED20BE"/>
    <w:rsid w:val="00ED2237"/>
    <w:rsid w:val="00ED25C9"/>
    <w:rsid w:val="00ED38D0"/>
    <w:rsid w:val="00ED3EE3"/>
    <w:rsid w:val="00ED4BC3"/>
    <w:rsid w:val="00ED5DE9"/>
    <w:rsid w:val="00ED622B"/>
    <w:rsid w:val="00ED6445"/>
    <w:rsid w:val="00ED7D49"/>
    <w:rsid w:val="00EE1BAB"/>
    <w:rsid w:val="00EE2CB2"/>
    <w:rsid w:val="00EE4B72"/>
    <w:rsid w:val="00EE4CAE"/>
    <w:rsid w:val="00EE5B04"/>
    <w:rsid w:val="00EE6786"/>
    <w:rsid w:val="00EE687D"/>
    <w:rsid w:val="00EE6B9D"/>
    <w:rsid w:val="00EF0A27"/>
    <w:rsid w:val="00EF13FF"/>
    <w:rsid w:val="00EF2A3A"/>
    <w:rsid w:val="00EF4988"/>
    <w:rsid w:val="00EF4DB4"/>
    <w:rsid w:val="00EF5647"/>
    <w:rsid w:val="00EF5FB3"/>
    <w:rsid w:val="00EF6B93"/>
    <w:rsid w:val="00EF6BAD"/>
    <w:rsid w:val="00EF6FEB"/>
    <w:rsid w:val="00EF7549"/>
    <w:rsid w:val="00EF7931"/>
    <w:rsid w:val="00F02911"/>
    <w:rsid w:val="00F03C20"/>
    <w:rsid w:val="00F04795"/>
    <w:rsid w:val="00F07370"/>
    <w:rsid w:val="00F07613"/>
    <w:rsid w:val="00F07A30"/>
    <w:rsid w:val="00F11602"/>
    <w:rsid w:val="00F12062"/>
    <w:rsid w:val="00F12ED1"/>
    <w:rsid w:val="00F13E1E"/>
    <w:rsid w:val="00F15034"/>
    <w:rsid w:val="00F15D47"/>
    <w:rsid w:val="00F16FFA"/>
    <w:rsid w:val="00F17121"/>
    <w:rsid w:val="00F204F0"/>
    <w:rsid w:val="00F23A46"/>
    <w:rsid w:val="00F24738"/>
    <w:rsid w:val="00F249FB"/>
    <w:rsid w:val="00F25723"/>
    <w:rsid w:val="00F25B56"/>
    <w:rsid w:val="00F26E2E"/>
    <w:rsid w:val="00F27E7C"/>
    <w:rsid w:val="00F27F06"/>
    <w:rsid w:val="00F312FF"/>
    <w:rsid w:val="00F315AF"/>
    <w:rsid w:val="00F31B4F"/>
    <w:rsid w:val="00F33AD9"/>
    <w:rsid w:val="00F349A8"/>
    <w:rsid w:val="00F35357"/>
    <w:rsid w:val="00F36F1F"/>
    <w:rsid w:val="00F37658"/>
    <w:rsid w:val="00F37A8C"/>
    <w:rsid w:val="00F37CA4"/>
    <w:rsid w:val="00F41005"/>
    <w:rsid w:val="00F423C5"/>
    <w:rsid w:val="00F42994"/>
    <w:rsid w:val="00F429E9"/>
    <w:rsid w:val="00F42D38"/>
    <w:rsid w:val="00F43F5E"/>
    <w:rsid w:val="00F4449A"/>
    <w:rsid w:val="00F455C3"/>
    <w:rsid w:val="00F461F0"/>
    <w:rsid w:val="00F474B0"/>
    <w:rsid w:val="00F47513"/>
    <w:rsid w:val="00F510B8"/>
    <w:rsid w:val="00F511FA"/>
    <w:rsid w:val="00F527BE"/>
    <w:rsid w:val="00F52A49"/>
    <w:rsid w:val="00F53399"/>
    <w:rsid w:val="00F53408"/>
    <w:rsid w:val="00F54A78"/>
    <w:rsid w:val="00F57029"/>
    <w:rsid w:val="00F57727"/>
    <w:rsid w:val="00F6116A"/>
    <w:rsid w:val="00F6378E"/>
    <w:rsid w:val="00F645C9"/>
    <w:rsid w:val="00F65815"/>
    <w:rsid w:val="00F66F12"/>
    <w:rsid w:val="00F67C03"/>
    <w:rsid w:val="00F71BFB"/>
    <w:rsid w:val="00F735FF"/>
    <w:rsid w:val="00F73706"/>
    <w:rsid w:val="00F7373C"/>
    <w:rsid w:val="00F73ADE"/>
    <w:rsid w:val="00F75595"/>
    <w:rsid w:val="00F7590D"/>
    <w:rsid w:val="00F80C33"/>
    <w:rsid w:val="00F826E8"/>
    <w:rsid w:val="00F839E8"/>
    <w:rsid w:val="00F8585B"/>
    <w:rsid w:val="00F85AEB"/>
    <w:rsid w:val="00F86A1C"/>
    <w:rsid w:val="00F902E3"/>
    <w:rsid w:val="00F9083C"/>
    <w:rsid w:val="00F91D42"/>
    <w:rsid w:val="00F921BB"/>
    <w:rsid w:val="00F9424B"/>
    <w:rsid w:val="00F945D1"/>
    <w:rsid w:val="00FA08D8"/>
    <w:rsid w:val="00FA1073"/>
    <w:rsid w:val="00FA228B"/>
    <w:rsid w:val="00FA22E2"/>
    <w:rsid w:val="00FA35D8"/>
    <w:rsid w:val="00FA56EF"/>
    <w:rsid w:val="00FA6194"/>
    <w:rsid w:val="00FA6E9A"/>
    <w:rsid w:val="00FA727B"/>
    <w:rsid w:val="00FB08E8"/>
    <w:rsid w:val="00FB0D5B"/>
    <w:rsid w:val="00FB25CF"/>
    <w:rsid w:val="00FB3250"/>
    <w:rsid w:val="00FB53AD"/>
    <w:rsid w:val="00FB5A76"/>
    <w:rsid w:val="00FB5ED9"/>
    <w:rsid w:val="00FB5F23"/>
    <w:rsid w:val="00FC1C07"/>
    <w:rsid w:val="00FC388B"/>
    <w:rsid w:val="00FC40E8"/>
    <w:rsid w:val="00FC604F"/>
    <w:rsid w:val="00FC64AA"/>
    <w:rsid w:val="00FC6B03"/>
    <w:rsid w:val="00FC6F37"/>
    <w:rsid w:val="00FC7352"/>
    <w:rsid w:val="00FC77E0"/>
    <w:rsid w:val="00FD06EA"/>
    <w:rsid w:val="00FD093B"/>
    <w:rsid w:val="00FD3EE7"/>
    <w:rsid w:val="00FD3FAB"/>
    <w:rsid w:val="00FD5A57"/>
    <w:rsid w:val="00FD6294"/>
    <w:rsid w:val="00FD733E"/>
    <w:rsid w:val="00FD7DEE"/>
    <w:rsid w:val="00FD7F5C"/>
    <w:rsid w:val="00FE0752"/>
    <w:rsid w:val="00FE2263"/>
    <w:rsid w:val="00FE4C1C"/>
    <w:rsid w:val="00FE575B"/>
    <w:rsid w:val="00FE5A54"/>
    <w:rsid w:val="00FE616D"/>
    <w:rsid w:val="00FE6788"/>
    <w:rsid w:val="00FF01EA"/>
    <w:rsid w:val="00FF0C19"/>
    <w:rsid w:val="00FF0FA4"/>
    <w:rsid w:val="00FF23A6"/>
    <w:rsid w:val="00FF4DAF"/>
    <w:rsid w:val="00FF5141"/>
    <w:rsid w:val="00FF5C06"/>
    <w:rsid w:val="00FF5E3D"/>
    <w:rsid w:val="00FF6C63"/>
    <w:rsid w:val="00FF72B6"/>
    <w:rsid w:val="00FF7481"/>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CE15C"/>
  <w15:chartTrackingRefBased/>
  <w15:docId w15:val="{89BC480E-67D3-4F59-8167-DE6AF800D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2C8"/>
  </w:style>
  <w:style w:type="paragraph" w:styleId="Heading1">
    <w:name w:val="heading 1"/>
    <w:basedOn w:val="Normal"/>
    <w:next w:val="Normal"/>
    <w:link w:val="Heading1Char"/>
    <w:uiPriority w:val="9"/>
    <w:qFormat/>
    <w:rsid w:val="00A938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5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5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25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23F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82E"/>
    <w:rPr>
      <w:rFonts w:asciiTheme="majorHAnsi" w:eastAsiaTheme="majorEastAsia" w:hAnsiTheme="majorHAnsi" w:cstheme="majorBidi"/>
      <w:color w:val="2F5496" w:themeColor="accent1" w:themeShade="BF"/>
      <w:sz w:val="32"/>
      <w:szCs w:val="32"/>
    </w:rPr>
  </w:style>
  <w:style w:type="paragraph" w:styleId="ListParagraph">
    <w:name w:val="List Paragraph"/>
    <w:aliases w:val="Bullets,References,Liste 1,Numbered List Paragraph,ReferencesCxSpLast,normal,List Paragraph1,Normal2,Normal3,Normal4,Normal5,Normal6,Normal7,Normal11,Normal111,Normal8"/>
    <w:basedOn w:val="Normal"/>
    <w:link w:val="ListParagraphChar"/>
    <w:uiPriority w:val="34"/>
    <w:qFormat/>
    <w:rsid w:val="00A9382E"/>
    <w:pPr>
      <w:ind w:left="720"/>
      <w:contextualSpacing/>
    </w:pPr>
  </w:style>
  <w:style w:type="table" w:styleId="TableGrid">
    <w:name w:val="Table Grid"/>
    <w:basedOn w:val="TableNormal"/>
    <w:uiPriority w:val="39"/>
    <w:rsid w:val="00A93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382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382E"/>
  </w:style>
  <w:style w:type="paragraph" w:styleId="Footer">
    <w:name w:val="footer"/>
    <w:basedOn w:val="Normal"/>
    <w:link w:val="FooterChar"/>
    <w:uiPriority w:val="99"/>
    <w:unhideWhenUsed/>
    <w:rsid w:val="00A938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382E"/>
  </w:style>
  <w:style w:type="character" w:customStyle="1" w:styleId="ListParagraphChar">
    <w:name w:val="List Paragraph Char"/>
    <w:aliases w:val="Bullets Char,References Char,Liste 1 Char,Numbered List Paragraph Char,ReferencesCxSpLast Char,normal Char,List Paragraph1 Char,Normal2 Char,Normal3 Char,Normal4 Char,Normal5 Char,Normal6 Char,Normal7 Char,Normal11 Char,Normal8 Char"/>
    <w:link w:val="ListParagraph"/>
    <w:uiPriority w:val="34"/>
    <w:locked/>
    <w:rsid w:val="006A327E"/>
  </w:style>
  <w:style w:type="character" w:styleId="PageNumber">
    <w:name w:val="page number"/>
    <w:rsid w:val="006A327E"/>
    <w:rPr>
      <w:lang w:val="en-US"/>
    </w:rPr>
  </w:style>
  <w:style w:type="paragraph" w:styleId="BodyText">
    <w:name w:val="Body Text"/>
    <w:link w:val="BodyTextChar"/>
    <w:rsid w:val="004C3845"/>
    <w:pPr>
      <w:widowControl w:val="0"/>
      <w:pBdr>
        <w:top w:val="nil"/>
        <w:left w:val="nil"/>
        <w:bottom w:val="nil"/>
        <w:right w:val="nil"/>
        <w:between w:val="nil"/>
        <w:bar w:val="nil"/>
      </w:pBdr>
      <w:spacing w:after="120" w:line="240" w:lineRule="auto"/>
      <w:jc w:val="both"/>
    </w:pPr>
    <w:rPr>
      <w:rFonts w:ascii="Arial" w:eastAsia="Arial Unicode MS" w:hAnsi="Arial" w:cs="Arial Unicode MS"/>
      <w:color w:val="000000"/>
      <w:u w:color="000000"/>
      <w:bdr w:val="nil"/>
      <w:lang w:val="en-US" w:eastAsia="de-DE"/>
    </w:rPr>
  </w:style>
  <w:style w:type="character" w:customStyle="1" w:styleId="BodyTextChar">
    <w:name w:val="Body Text Char"/>
    <w:basedOn w:val="DefaultParagraphFont"/>
    <w:link w:val="BodyText"/>
    <w:rsid w:val="004C3845"/>
    <w:rPr>
      <w:rFonts w:ascii="Arial" w:eastAsia="Arial Unicode MS" w:hAnsi="Arial" w:cs="Arial Unicode MS"/>
      <w:color w:val="000000"/>
      <w:u w:color="000000"/>
      <w:bdr w:val="nil"/>
      <w:lang w:val="en-US" w:eastAsia="de-DE"/>
    </w:rPr>
  </w:style>
  <w:style w:type="character" w:customStyle="1" w:styleId="Heading2Char">
    <w:name w:val="Heading 2 Char"/>
    <w:basedOn w:val="DefaultParagraphFont"/>
    <w:link w:val="Heading2"/>
    <w:uiPriority w:val="9"/>
    <w:rsid w:val="00C725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252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2525"/>
    <w:rPr>
      <w:rFonts w:asciiTheme="majorHAnsi" w:eastAsiaTheme="majorEastAsia" w:hAnsiTheme="majorHAnsi" w:cstheme="majorBidi"/>
      <w:i/>
      <w:iCs/>
      <w:color w:val="2F5496" w:themeColor="accent1" w:themeShade="BF"/>
    </w:rPr>
  </w:style>
  <w:style w:type="table" w:styleId="GridTable4-Accent1">
    <w:name w:val="Grid Table 4 Accent 1"/>
    <w:basedOn w:val="TableNormal"/>
    <w:uiPriority w:val="49"/>
    <w:rsid w:val="00C7252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C725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arkwyroj28xe">
    <w:name w:val="markwyroj28xe"/>
    <w:basedOn w:val="DefaultParagraphFont"/>
    <w:rsid w:val="00C72525"/>
  </w:style>
  <w:style w:type="character" w:styleId="Hyperlink">
    <w:name w:val="Hyperlink"/>
    <w:basedOn w:val="DefaultParagraphFont"/>
    <w:uiPriority w:val="99"/>
    <w:unhideWhenUsed/>
    <w:rsid w:val="00C72525"/>
    <w:rPr>
      <w:color w:val="0563C1" w:themeColor="hyperlink"/>
      <w:u w:val="single"/>
    </w:rPr>
  </w:style>
  <w:style w:type="character" w:styleId="UnresolvedMention">
    <w:name w:val="Unresolved Mention"/>
    <w:basedOn w:val="DefaultParagraphFont"/>
    <w:uiPriority w:val="99"/>
    <w:unhideWhenUsed/>
    <w:rsid w:val="00C72525"/>
    <w:rPr>
      <w:color w:val="605E5C"/>
      <w:shd w:val="clear" w:color="auto" w:fill="E1DFDD"/>
    </w:rPr>
  </w:style>
  <w:style w:type="paragraph" w:styleId="TOCHeading">
    <w:name w:val="TOC Heading"/>
    <w:basedOn w:val="Heading1"/>
    <w:next w:val="Normal"/>
    <w:link w:val="TOCHeadingChar"/>
    <w:uiPriority w:val="39"/>
    <w:unhideWhenUsed/>
    <w:qFormat/>
    <w:rsid w:val="00C72525"/>
    <w:pPr>
      <w:outlineLvl w:val="9"/>
    </w:pPr>
    <w:rPr>
      <w:lang w:eastAsia="fr-FR"/>
    </w:rPr>
  </w:style>
  <w:style w:type="paragraph" w:styleId="TOC1">
    <w:name w:val="toc 1"/>
    <w:basedOn w:val="Normal"/>
    <w:next w:val="Normal"/>
    <w:autoRedefine/>
    <w:uiPriority w:val="39"/>
    <w:unhideWhenUsed/>
    <w:rsid w:val="00CC43E4"/>
    <w:pPr>
      <w:tabs>
        <w:tab w:val="right" w:leader="dot" w:pos="9062"/>
      </w:tabs>
      <w:spacing w:after="100"/>
    </w:pPr>
  </w:style>
  <w:style w:type="paragraph" w:styleId="TOC2">
    <w:name w:val="toc 2"/>
    <w:basedOn w:val="Normal"/>
    <w:next w:val="Normal"/>
    <w:autoRedefine/>
    <w:uiPriority w:val="39"/>
    <w:unhideWhenUsed/>
    <w:rsid w:val="002D2079"/>
    <w:pPr>
      <w:tabs>
        <w:tab w:val="right" w:leader="dot" w:pos="9062"/>
      </w:tabs>
      <w:spacing w:after="100"/>
      <w:ind w:left="220"/>
    </w:pPr>
  </w:style>
  <w:style w:type="character" w:styleId="CommentReference">
    <w:name w:val="annotation reference"/>
    <w:basedOn w:val="DefaultParagraphFont"/>
    <w:uiPriority w:val="99"/>
    <w:semiHidden/>
    <w:unhideWhenUsed/>
    <w:rsid w:val="00C72525"/>
    <w:rPr>
      <w:sz w:val="16"/>
      <w:szCs w:val="16"/>
    </w:rPr>
  </w:style>
  <w:style w:type="paragraph" w:styleId="CommentText">
    <w:name w:val="annotation text"/>
    <w:basedOn w:val="Normal"/>
    <w:link w:val="CommentTextChar"/>
    <w:uiPriority w:val="99"/>
    <w:unhideWhenUsed/>
    <w:rsid w:val="00C72525"/>
    <w:pPr>
      <w:spacing w:line="240" w:lineRule="auto"/>
    </w:pPr>
    <w:rPr>
      <w:sz w:val="20"/>
      <w:szCs w:val="20"/>
    </w:rPr>
  </w:style>
  <w:style w:type="character" w:customStyle="1" w:styleId="CommentTextChar">
    <w:name w:val="Comment Text Char"/>
    <w:basedOn w:val="DefaultParagraphFont"/>
    <w:link w:val="CommentText"/>
    <w:uiPriority w:val="99"/>
    <w:rsid w:val="00C72525"/>
    <w:rPr>
      <w:sz w:val="20"/>
      <w:szCs w:val="20"/>
    </w:rPr>
  </w:style>
  <w:style w:type="paragraph" w:styleId="CommentSubject">
    <w:name w:val="annotation subject"/>
    <w:basedOn w:val="CommentText"/>
    <w:next w:val="CommentText"/>
    <w:link w:val="CommentSubjectChar"/>
    <w:uiPriority w:val="99"/>
    <w:semiHidden/>
    <w:unhideWhenUsed/>
    <w:rsid w:val="00C72525"/>
    <w:rPr>
      <w:b/>
      <w:bCs/>
    </w:rPr>
  </w:style>
  <w:style w:type="character" w:customStyle="1" w:styleId="CommentSubjectChar">
    <w:name w:val="Comment Subject Char"/>
    <w:basedOn w:val="CommentTextChar"/>
    <w:link w:val="CommentSubject"/>
    <w:uiPriority w:val="99"/>
    <w:semiHidden/>
    <w:rsid w:val="00C72525"/>
    <w:rPr>
      <w:b/>
      <w:bCs/>
      <w:sz w:val="20"/>
      <w:szCs w:val="20"/>
    </w:rPr>
  </w:style>
  <w:style w:type="paragraph" w:styleId="Revision">
    <w:name w:val="Revision"/>
    <w:hidden/>
    <w:uiPriority w:val="99"/>
    <w:semiHidden/>
    <w:rsid w:val="00C72525"/>
    <w:pPr>
      <w:spacing w:after="0" w:line="240" w:lineRule="auto"/>
    </w:pPr>
  </w:style>
  <w:style w:type="table" w:styleId="GridTable4-Accent6">
    <w:name w:val="Grid Table 4 Accent 6"/>
    <w:basedOn w:val="TableNormal"/>
    <w:uiPriority w:val="49"/>
    <w:rsid w:val="00C7252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C7252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C725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C7252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310BD"/>
    <w:pPr>
      <w:tabs>
        <w:tab w:val="right" w:leader="dot" w:pos="9062"/>
      </w:tabs>
      <w:spacing w:after="100"/>
      <w:ind w:left="440"/>
    </w:pPr>
  </w:style>
  <w:style w:type="character" w:styleId="FollowedHyperlink">
    <w:name w:val="FollowedHyperlink"/>
    <w:basedOn w:val="DefaultParagraphFont"/>
    <w:uiPriority w:val="99"/>
    <w:semiHidden/>
    <w:unhideWhenUsed/>
    <w:rsid w:val="00C72525"/>
    <w:rPr>
      <w:color w:val="954F72" w:themeColor="followedHyperlink"/>
      <w:u w:val="single"/>
    </w:rPr>
  </w:style>
  <w:style w:type="character" w:customStyle="1" w:styleId="Mentionnonrsolue1">
    <w:name w:val="Mention non résolue1"/>
    <w:basedOn w:val="DefaultParagraphFont"/>
    <w:uiPriority w:val="99"/>
    <w:semiHidden/>
    <w:unhideWhenUsed/>
    <w:rsid w:val="001F4860"/>
    <w:rPr>
      <w:color w:val="605E5C"/>
      <w:shd w:val="clear" w:color="auto" w:fill="E1DFDD"/>
    </w:rPr>
  </w:style>
  <w:style w:type="paragraph" w:styleId="BalloonText">
    <w:name w:val="Balloon Text"/>
    <w:basedOn w:val="Normal"/>
    <w:link w:val="BalloonTextChar"/>
    <w:uiPriority w:val="99"/>
    <w:semiHidden/>
    <w:unhideWhenUsed/>
    <w:rsid w:val="001F486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4860"/>
    <w:rPr>
      <w:rFonts w:ascii="Times New Roman" w:hAnsi="Times New Roman" w:cs="Times New Roman"/>
      <w:sz w:val="18"/>
      <w:szCs w:val="18"/>
    </w:rPr>
  </w:style>
  <w:style w:type="paragraph" w:styleId="DocumentMap">
    <w:name w:val="Document Map"/>
    <w:basedOn w:val="Normal"/>
    <w:link w:val="DocumentMapChar"/>
    <w:uiPriority w:val="99"/>
    <w:semiHidden/>
    <w:unhideWhenUsed/>
    <w:rsid w:val="001F4860"/>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F4860"/>
    <w:rPr>
      <w:rFonts w:ascii="Times New Roman" w:hAnsi="Times New Roman" w:cs="Times New Roman"/>
      <w:sz w:val="24"/>
      <w:szCs w:val="24"/>
    </w:rPr>
  </w:style>
  <w:style w:type="table" w:styleId="GridTable2-Accent6">
    <w:name w:val="Grid Table 2 Accent 6"/>
    <w:basedOn w:val="TableNormal"/>
    <w:uiPriority w:val="47"/>
    <w:rsid w:val="0039589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4F6F09"/>
    <w:rPr>
      <w:i/>
      <w:iCs/>
    </w:rPr>
  </w:style>
  <w:style w:type="paragraph" w:customStyle="1" w:styleId="BodyA">
    <w:name w:val="Body A"/>
    <w:rsid w:val="004F6F09"/>
    <w:pPr>
      <w:pBdr>
        <w:top w:val="nil"/>
        <w:left w:val="nil"/>
        <w:bottom w:val="nil"/>
        <w:right w:val="nil"/>
        <w:between w:val="nil"/>
        <w:bar w:val="nil"/>
      </w:pBdr>
    </w:pPr>
    <w:rPr>
      <w:rFonts w:ascii="Calibri" w:eastAsia="Arial Unicode MS" w:hAnsi="Calibri" w:cs="Arial Unicode MS"/>
      <w:color w:val="000000"/>
      <w:u w:color="000000"/>
      <w:bdr w:val="nil"/>
      <w:lang w:val="de-DE" w:eastAsia="en-CA"/>
      <w14:textOutline w14:w="12700" w14:cap="flat" w14:cmpd="sng" w14:algn="ctr">
        <w14:noFill/>
        <w14:prstDash w14:val="solid"/>
        <w14:miter w14:lim="400000"/>
      </w14:textOutline>
    </w:rPr>
  </w:style>
  <w:style w:type="paragraph" w:styleId="NoSpacing">
    <w:name w:val="No Spacing"/>
    <w:uiPriority w:val="1"/>
    <w:qFormat/>
    <w:rsid w:val="00A936E7"/>
    <w:pPr>
      <w:spacing w:after="0" w:line="240" w:lineRule="auto"/>
    </w:pPr>
  </w:style>
  <w:style w:type="paragraph" w:styleId="TOC4">
    <w:name w:val="toc 4"/>
    <w:basedOn w:val="Normal"/>
    <w:next w:val="Normal"/>
    <w:autoRedefine/>
    <w:uiPriority w:val="39"/>
    <w:unhideWhenUsed/>
    <w:rsid w:val="002E6DE7"/>
    <w:pPr>
      <w:spacing w:after="100"/>
      <w:ind w:left="660"/>
    </w:pPr>
    <w:rPr>
      <w:rFonts w:eastAsiaTheme="minorEastAsia"/>
      <w:lang w:val="en-US" w:eastAsia="zh-CN"/>
    </w:rPr>
  </w:style>
  <w:style w:type="paragraph" w:styleId="TOC5">
    <w:name w:val="toc 5"/>
    <w:basedOn w:val="Normal"/>
    <w:next w:val="Normal"/>
    <w:autoRedefine/>
    <w:uiPriority w:val="39"/>
    <w:unhideWhenUsed/>
    <w:rsid w:val="002E6DE7"/>
    <w:pPr>
      <w:spacing w:after="100"/>
      <w:ind w:left="880"/>
    </w:pPr>
    <w:rPr>
      <w:rFonts w:eastAsiaTheme="minorEastAsia"/>
      <w:lang w:val="en-US" w:eastAsia="zh-CN"/>
    </w:rPr>
  </w:style>
  <w:style w:type="paragraph" w:styleId="TOC6">
    <w:name w:val="toc 6"/>
    <w:basedOn w:val="Normal"/>
    <w:next w:val="Normal"/>
    <w:autoRedefine/>
    <w:uiPriority w:val="39"/>
    <w:unhideWhenUsed/>
    <w:rsid w:val="002E6DE7"/>
    <w:pPr>
      <w:spacing w:after="100"/>
      <w:ind w:left="1100"/>
    </w:pPr>
    <w:rPr>
      <w:rFonts w:eastAsiaTheme="minorEastAsia"/>
      <w:lang w:val="en-US" w:eastAsia="zh-CN"/>
    </w:rPr>
  </w:style>
  <w:style w:type="paragraph" w:styleId="TOC7">
    <w:name w:val="toc 7"/>
    <w:basedOn w:val="Normal"/>
    <w:next w:val="Normal"/>
    <w:autoRedefine/>
    <w:uiPriority w:val="39"/>
    <w:unhideWhenUsed/>
    <w:rsid w:val="002E6DE7"/>
    <w:pPr>
      <w:spacing w:after="100"/>
      <w:ind w:left="1320"/>
    </w:pPr>
    <w:rPr>
      <w:rFonts w:eastAsiaTheme="minorEastAsia"/>
      <w:lang w:val="en-US" w:eastAsia="zh-CN"/>
    </w:rPr>
  </w:style>
  <w:style w:type="paragraph" w:styleId="TOC8">
    <w:name w:val="toc 8"/>
    <w:basedOn w:val="Normal"/>
    <w:next w:val="Normal"/>
    <w:autoRedefine/>
    <w:uiPriority w:val="39"/>
    <w:unhideWhenUsed/>
    <w:rsid w:val="002E6DE7"/>
    <w:pPr>
      <w:spacing w:after="100"/>
      <w:ind w:left="1540"/>
    </w:pPr>
    <w:rPr>
      <w:rFonts w:eastAsiaTheme="minorEastAsia"/>
      <w:lang w:val="en-US" w:eastAsia="zh-CN"/>
    </w:rPr>
  </w:style>
  <w:style w:type="paragraph" w:styleId="TOC9">
    <w:name w:val="toc 9"/>
    <w:basedOn w:val="Normal"/>
    <w:next w:val="Normal"/>
    <w:autoRedefine/>
    <w:uiPriority w:val="39"/>
    <w:unhideWhenUsed/>
    <w:rsid w:val="002E6DE7"/>
    <w:pPr>
      <w:spacing w:after="100"/>
      <w:ind w:left="1760"/>
    </w:pPr>
    <w:rPr>
      <w:rFonts w:eastAsiaTheme="minorEastAsia"/>
      <w:lang w:val="en-US" w:eastAsia="zh-CN"/>
    </w:rPr>
  </w:style>
  <w:style w:type="character" w:styleId="IntenseEmphasis">
    <w:name w:val="Intense Emphasis"/>
    <w:basedOn w:val="DefaultParagraphFont"/>
    <w:uiPriority w:val="21"/>
    <w:qFormat/>
    <w:rsid w:val="00967DC1"/>
    <w:rPr>
      <w:i/>
      <w:iCs/>
      <w:color w:val="4472C4" w:themeColor="accent1"/>
    </w:rPr>
  </w:style>
  <w:style w:type="paragraph" w:customStyle="1" w:styleId="InSectionHeading">
    <w:name w:val="In Section Heading"/>
    <w:basedOn w:val="Heading4"/>
    <w:link w:val="InSectionHeadingChar"/>
    <w:qFormat/>
    <w:rsid w:val="00FA35D8"/>
  </w:style>
  <w:style w:type="paragraph" w:customStyle="1" w:styleId="InSectionHeading1">
    <w:name w:val="In Section Heading1"/>
    <w:basedOn w:val="TOCHeading"/>
    <w:link w:val="InSectionHeading1Char"/>
    <w:qFormat/>
    <w:rsid w:val="00FA35D8"/>
    <w:rPr>
      <w:b/>
      <w:bCs/>
      <w:color w:val="auto"/>
      <w:sz w:val="22"/>
      <w:szCs w:val="22"/>
    </w:rPr>
  </w:style>
  <w:style w:type="character" w:customStyle="1" w:styleId="InSectionHeadingChar">
    <w:name w:val="In Section Heading Char"/>
    <w:basedOn w:val="Heading4Char"/>
    <w:link w:val="InSectionHeading"/>
    <w:rsid w:val="00FA35D8"/>
    <w:rPr>
      <w:rFonts w:asciiTheme="majorHAnsi" w:eastAsiaTheme="majorEastAsia" w:hAnsiTheme="majorHAnsi" w:cstheme="majorBidi"/>
      <w:i/>
      <w:iCs/>
      <w:color w:val="2F5496" w:themeColor="accent1" w:themeShade="BF"/>
    </w:rPr>
  </w:style>
  <w:style w:type="character" w:customStyle="1" w:styleId="TOCHeadingChar">
    <w:name w:val="TOC Heading Char"/>
    <w:basedOn w:val="Heading1Char"/>
    <w:link w:val="TOCHeading"/>
    <w:uiPriority w:val="39"/>
    <w:rsid w:val="00FA35D8"/>
    <w:rPr>
      <w:rFonts w:asciiTheme="majorHAnsi" w:eastAsiaTheme="majorEastAsia" w:hAnsiTheme="majorHAnsi" w:cstheme="majorBidi"/>
      <w:color w:val="2F5496" w:themeColor="accent1" w:themeShade="BF"/>
      <w:sz w:val="32"/>
      <w:szCs w:val="32"/>
      <w:lang w:eastAsia="fr-FR"/>
    </w:rPr>
  </w:style>
  <w:style w:type="character" w:customStyle="1" w:styleId="InSectionHeading1Char">
    <w:name w:val="In Section Heading1 Char"/>
    <w:basedOn w:val="TOCHeadingChar"/>
    <w:link w:val="InSectionHeading1"/>
    <w:rsid w:val="00FA35D8"/>
    <w:rPr>
      <w:rFonts w:asciiTheme="majorHAnsi" w:eastAsiaTheme="majorEastAsia" w:hAnsiTheme="majorHAnsi" w:cstheme="majorBidi"/>
      <w:b/>
      <w:bCs/>
      <w:color w:val="2F5496" w:themeColor="accent1" w:themeShade="BF"/>
      <w:sz w:val="32"/>
      <w:szCs w:val="32"/>
      <w:lang w:eastAsia="fr-FR"/>
    </w:rPr>
  </w:style>
  <w:style w:type="character" w:customStyle="1" w:styleId="Heading5Char">
    <w:name w:val="Heading 5 Char"/>
    <w:basedOn w:val="DefaultParagraphFont"/>
    <w:link w:val="Heading5"/>
    <w:uiPriority w:val="9"/>
    <w:rsid w:val="00AC23F4"/>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664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49C"/>
    <w:rPr>
      <w:rFonts w:asciiTheme="majorHAnsi" w:eastAsiaTheme="majorEastAsia" w:hAnsiTheme="majorHAnsi" w:cstheme="majorBidi"/>
      <w:spacing w:val="-10"/>
      <w:kern w:val="28"/>
      <w:sz w:val="56"/>
      <w:szCs w:val="56"/>
    </w:rPr>
  </w:style>
  <w:style w:type="table" w:styleId="GridTable4-Accent2">
    <w:name w:val="Grid Table 4 Accent 2"/>
    <w:basedOn w:val="TableNormal"/>
    <w:uiPriority w:val="49"/>
    <w:rsid w:val="00185C8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bitextlink">
    <w:name w:val="bitextlink"/>
    <w:basedOn w:val="DefaultParagraphFont"/>
    <w:rsid w:val="00733C4C"/>
  </w:style>
  <w:style w:type="character" w:customStyle="1" w:styleId="bitextdate">
    <w:name w:val="bitextdate"/>
    <w:basedOn w:val="DefaultParagraphFont"/>
    <w:rsid w:val="00733C4C"/>
  </w:style>
  <w:style w:type="character" w:customStyle="1" w:styleId="bitexthits">
    <w:name w:val="bitexthits"/>
    <w:basedOn w:val="DefaultParagraphFont"/>
    <w:rsid w:val="00733C4C"/>
  </w:style>
  <w:style w:type="character" w:customStyle="1" w:styleId="search-highlight">
    <w:name w:val="search-highlight"/>
    <w:basedOn w:val="DefaultParagraphFont"/>
    <w:rsid w:val="00733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95741">
      <w:bodyDiv w:val="1"/>
      <w:marLeft w:val="0"/>
      <w:marRight w:val="0"/>
      <w:marTop w:val="0"/>
      <w:marBottom w:val="0"/>
      <w:divBdr>
        <w:top w:val="none" w:sz="0" w:space="0" w:color="auto"/>
        <w:left w:val="none" w:sz="0" w:space="0" w:color="auto"/>
        <w:bottom w:val="none" w:sz="0" w:space="0" w:color="auto"/>
        <w:right w:val="none" w:sz="0" w:space="0" w:color="auto"/>
      </w:divBdr>
    </w:div>
    <w:div w:id="1857769085">
      <w:bodyDiv w:val="1"/>
      <w:marLeft w:val="0"/>
      <w:marRight w:val="0"/>
      <w:marTop w:val="0"/>
      <w:marBottom w:val="0"/>
      <w:divBdr>
        <w:top w:val="none" w:sz="0" w:space="0" w:color="auto"/>
        <w:left w:val="none" w:sz="0" w:space="0" w:color="auto"/>
        <w:bottom w:val="none" w:sz="0" w:space="0" w:color="auto"/>
        <w:right w:val="none" w:sz="0" w:space="0" w:color="auto"/>
      </w:divBdr>
      <w:divsChild>
        <w:div w:id="1151019323">
          <w:marLeft w:val="0"/>
          <w:marRight w:val="0"/>
          <w:marTop w:val="0"/>
          <w:marBottom w:val="0"/>
          <w:divBdr>
            <w:top w:val="none" w:sz="0" w:space="0" w:color="auto"/>
            <w:left w:val="none" w:sz="0" w:space="0" w:color="auto"/>
            <w:bottom w:val="none" w:sz="0" w:space="0" w:color="auto"/>
            <w:right w:val="none" w:sz="0" w:space="0" w:color="auto"/>
          </w:divBdr>
        </w:div>
      </w:divsChild>
    </w:div>
    <w:div w:id="210969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resourcehub01.blob.core.windows.net/training-files/Training%20Materials/024%20STM-UNPOL/024-026%20UNPOL%20STM%202021%20CARANA%20COUNTRY%20STUDY.pdf" TargetMode="External"/><Relationship Id="rId2" Type="http://schemas.openxmlformats.org/officeDocument/2006/relationships/hyperlink" Target="https://resourcehub01.blob.core.windows.net/training-files/Training%20Materials/024%20STM-UNPOL/024-026%20UNPOL%20STM%202021%20CARANA%20COUNTRY%20STUDY.pdf" TargetMode="External"/><Relationship Id="rId1" Type="http://schemas.openxmlformats.org/officeDocument/2006/relationships/hyperlink" Target="mailto:kelly1@un.org"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jp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8A87079BE917469101071A8C95A492" ma:contentTypeVersion="16" ma:contentTypeDescription="Create a new document." ma:contentTypeScope="" ma:versionID="86ec9d89eef9a11226955483f409f35e">
  <xsd:schema xmlns:xsd="http://www.w3.org/2001/XMLSchema" xmlns:xs="http://www.w3.org/2001/XMLSchema" xmlns:p="http://schemas.microsoft.com/office/2006/metadata/properties" xmlns:ns2="ff390913-0a23-479f-8ac8-2b54e7c47cdc" xmlns:ns3="ea0ec693-b112-41c0-8629-e3b04af4f42e" xmlns:ns4="985ec44e-1bab-4c0b-9df0-6ba128686fc9" targetNamespace="http://schemas.microsoft.com/office/2006/metadata/properties" ma:root="true" ma:fieldsID="2e48a14c9e32f92d7f40bae729415f3f" ns2:_="" ns3:_="" ns4:_="">
    <xsd:import namespace="ff390913-0a23-479f-8ac8-2b54e7c47cdc"/>
    <xsd:import namespace="ea0ec693-b112-41c0-8629-e3b04af4f42e"/>
    <xsd:import namespace="985ec44e-1bab-4c0b-9df0-6ba128686f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90913-0a23-479f-8ac8-2b54e7c47c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8175662-8596-484a-92c7-351d01561e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a0ec693-b112-41c0-8629-e3b04af4f42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5ec44e-1bab-4c0b-9df0-6ba128686fc9"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80f89bb-8e87-4607-b6e0-4f50a40fb328}" ma:internalName="TaxCatchAll" ma:showField="CatchAllData" ma:web="ea0ec693-b112-41c0-8629-e3b04af4f42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390913-0a23-479f-8ac8-2b54e7c47cdc">
      <Terms xmlns="http://schemas.microsoft.com/office/infopath/2007/PartnerControls"/>
    </lcf76f155ced4ddcb4097134ff3c332f>
    <TaxCatchAll xmlns="985ec44e-1bab-4c0b-9df0-6ba128686fc9" xsi:nil="true"/>
  </documentManagement>
</p:properties>
</file>

<file path=customXml/itemProps1.xml><?xml version="1.0" encoding="utf-8"?>
<ds:datastoreItem xmlns:ds="http://schemas.openxmlformats.org/officeDocument/2006/customXml" ds:itemID="{21C80F40-105B-4C66-A193-1D5B19F4984D}">
  <ds:schemaRefs>
    <ds:schemaRef ds:uri="http://schemas.microsoft.com/sharepoint/v3/contenttype/forms"/>
  </ds:schemaRefs>
</ds:datastoreItem>
</file>

<file path=customXml/itemProps2.xml><?xml version="1.0" encoding="utf-8"?>
<ds:datastoreItem xmlns:ds="http://schemas.openxmlformats.org/officeDocument/2006/customXml" ds:itemID="{36ED06CF-5D89-48D5-91E2-5993C110D4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90913-0a23-479f-8ac8-2b54e7c47cdc"/>
    <ds:schemaRef ds:uri="ea0ec693-b112-41c0-8629-e3b04af4f42e"/>
    <ds:schemaRef ds:uri="985ec44e-1bab-4c0b-9df0-6ba128686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1F9974-773D-48E0-B1BD-E19C77012142}">
  <ds:schemaRefs>
    <ds:schemaRef ds:uri="http://schemas.openxmlformats.org/officeDocument/2006/bibliography"/>
  </ds:schemaRefs>
</ds:datastoreItem>
</file>

<file path=customXml/itemProps4.xml><?xml version="1.0" encoding="utf-8"?>
<ds:datastoreItem xmlns:ds="http://schemas.openxmlformats.org/officeDocument/2006/customXml" ds:itemID="{26FDC92A-4FD1-4C34-AB47-68238193AE7F}">
  <ds:schemaRefs>
    <ds:schemaRef ds:uri="http://schemas.microsoft.com/office/2006/metadata/properties"/>
    <ds:schemaRef ds:uri="http://schemas.microsoft.com/office/infopath/2007/PartnerControls"/>
    <ds:schemaRef ds:uri="ff390913-0a23-479f-8ac8-2b54e7c47cdc"/>
    <ds:schemaRef ds:uri="985ec44e-1bab-4c0b-9df0-6ba128686fc9"/>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72</Pages>
  <Words>19027</Words>
  <Characters>108458</Characters>
  <Application>Microsoft Office Word</Application>
  <DocSecurity>0</DocSecurity>
  <Lines>903</Lines>
  <Paragraphs>254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Le Priol</dc:creator>
  <cp:keywords/>
  <dc:description/>
  <cp:lastModifiedBy>Amy FRUCHTER</cp:lastModifiedBy>
  <cp:revision>64</cp:revision>
  <cp:lastPrinted>2022-04-10T11:35:00Z</cp:lastPrinted>
  <dcterms:created xsi:type="dcterms:W3CDTF">2023-04-14T14:46:00Z</dcterms:created>
  <dcterms:modified xsi:type="dcterms:W3CDTF">2023-04-14T22:30:00Z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0x010100148A87079BE917469101071A8C95A492</vt:lpwstr>
  </property>
  <property fmtid="{D5CDD505-2E9C-101B-9397-08002B2CF9AE}" pid="3" name="MediaServiceImageTags">
    <vt:lpwstr/>
  </property>
</Properties>
</file>